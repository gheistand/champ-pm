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E041E8" w14:paraId="6DC08352" w14:textId="77777777">
        <w:trPr>
          <w:trHeight w:hRule="exact" w:val="6030"/>
        </w:trPr>
        <w:tc>
          <w:tcPr>
            <w:tcW w:w="11635" w:type="dxa"/>
            <w:tcMar>
              <w:left w:w="0" w:type="dxa"/>
              <w:right w:w="0" w:type="dxa"/>
            </w:tcMar>
          </w:tcPr>
          <w:p w14:paraId="43173E5E" w14:textId="77777777" w:rsidR="00E041E8" w:rsidRDefault="00E041E8">
            <w:pPr>
              <w:pStyle w:val="NoSpace"/>
            </w:pPr>
            <w:bookmarkStart w:id="0" w:name="_Toc447704530"/>
            <w:r>
              <w:drawing>
                <wp:inline distT="0" distB="0" distL="0" distR="0" wp14:anchorId="7FF525E2" wp14:editId="3E12E5AB">
                  <wp:extent cx="7406005" cy="3854112"/>
                  <wp:effectExtent l="0" t="0" r="4445" b="0"/>
                  <wp:docPr id="2" name="Picture 2" descr="picture of a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 of a waterfall"/>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0597"/>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41E8" w14:paraId="5E9955E8" w14:textId="77777777">
        <w:trPr>
          <w:trHeight w:hRule="exact" w:val="9198"/>
        </w:trPr>
        <w:tc>
          <w:tcPr>
            <w:tcW w:w="11635" w:type="dxa"/>
            <w:shd w:val="clear" w:color="auto" w:fill="003E67"/>
          </w:tcPr>
          <w:p w14:paraId="0D7AE591" w14:textId="3929CDEC" w:rsidR="00E041E8" w:rsidRPr="007C1DBA" w:rsidRDefault="0043002F">
            <w:pPr>
              <w:pStyle w:val="Title"/>
            </w:pPr>
            <w:r w:rsidRPr="0043002F">
              <w:rPr>
                <w:noProof/>
                <w:color w:val="833C0B"/>
                <w:sz w:val="72"/>
                <w:szCs w:val="10"/>
              </w:rPr>
              <w:fldChar w:fldCharType="begin">
                <w:ffData>
                  <w:name w:val=""/>
                  <w:enabled/>
                  <w:calcOnExit w:val="0"/>
                  <w:textInput>
                    <w:default w:val="Illinois State Water Survey (ISWS)"/>
                  </w:textInput>
                </w:ffData>
              </w:fldChar>
            </w:r>
            <w:r w:rsidRPr="0043002F">
              <w:rPr>
                <w:noProof/>
                <w:color w:val="833C0B"/>
                <w:sz w:val="72"/>
                <w:szCs w:val="10"/>
              </w:rPr>
              <w:instrText xml:space="preserve"> FORMTEXT </w:instrText>
            </w:r>
            <w:r w:rsidRPr="0043002F">
              <w:rPr>
                <w:noProof/>
                <w:color w:val="833C0B"/>
                <w:sz w:val="72"/>
                <w:szCs w:val="10"/>
              </w:rPr>
            </w:r>
            <w:r w:rsidRPr="0043002F">
              <w:rPr>
                <w:noProof/>
                <w:color w:val="833C0B"/>
                <w:sz w:val="72"/>
                <w:szCs w:val="10"/>
              </w:rPr>
              <w:fldChar w:fldCharType="separate"/>
            </w:r>
            <w:r w:rsidRPr="0043002F">
              <w:rPr>
                <w:noProof/>
                <w:color w:val="833C0B"/>
                <w:sz w:val="72"/>
                <w:szCs w:val="10"/>
              </w:rPr>
              <w:t>Illinois State Water Survey (ISWS)</w:t>
            </w:r>
            <w:r w:rsidRPr="0043002F">
              <w:rPr>
                <w:noProof/>
                <w:color w:val="833C0B"/>
                <w:sz w:val="72"/>
                <w:szCs w:val="10"/>
              </w:rPr>
              <w:fldChar w:fldCharType="end"/>
            </w:r>
          </w:p>
          <w:p w14:paraId="3EC59A0F" w14:textId="77777777" w:rsidR="00E041E8" w:rsidRPr="007C1DBA" w:rsidRDefault="00E041E8">
            <w:pPr>
              <w:pStyle w:val="Subtitle"/>
            </w:pPr>
            <w:r w:rsidRPr="007C1DBA">
              <w:t>COOPERATING TECHNICAL PARTNERS</w:t>
            </w:r>
          </w:p>
          <w:p w14:paraId="3DB3F5A2" w14:textId="77777777" w:rsidR="00E041E8" w:rsidRPr="007C1DBA" w:rsidRDefault="00E041E8">
            <w:pPr>
              <w:pStyle w:val="Subtitle"/>
            </w:pPr>
            <w:r>
              <w:t>FEMA-APPROVED COMMUNITY OUTREACH AND MITIGATION STRATEGIES</w:t>
            </w:r>
          </w:p>
          <w:p w14:paraId="3BE32CEE" w14:textId="77777777" w:rsidR="00E041E8" w:rsidRDefault="00E041E8">
            <w:pPr>
              <w:pStyle w:val="Subtitle"/>
            </w:pPr>
            <w:r w:rsidRPr="007C1DBA">
              <w:t>STATEMENT OF WORK</w:t>
            </w:r>
          </w:p>
          <w:p w14:paraId="153F8194" w14:textId="100D16C9" w:rsidR="00E041E8" w:rsidRPr="007C1DBA" w:rsidRDefault="00E041E8">
            <w:pPr>
              <w:pStyle w:val="Subtitle"/>
            </w:pPr>
            <w:r>
              <w:t>COMS</w:t>
            </w:r>
            <w:r w:rsidRPr="007C1DBA">
              <w:t xml:space="preserve"> SOW No. </w:t>
            </w:r>
            <w:r w:rsidR="0043002F" w:rsidRPr="0043002F">
              <w:rPr>
                <w:color w:val="833C0B" w:themeColor="accent2" w:themeShade="80"/>
                <w:highlight w:val="darkGray"/>
              </w:rPr>
              <w:fldChar w:fldCharType="begin">
                <w:ffData>
                  <w:name w:val=""/>
                  <w:enabled/>
                  <w:calcOnExit w:val="0"/>
                  <w:textInput>
                    <w:default w:val="ISWS 25-02"/>
                  </w:textInput>
                </w:ffData>
              </w:fldChar>
            </w:r>
            <w:r w:rsidR="0043002F" w:rsidRPr="0043002F">
              <w:rPr>
                <w:color w:val="833C0B" w:themeColor="accent2" w:themeShade="80"/>
                <w:highlight w:val="darkGray"/>
              </w:rPr>
              <w:instrText xml:space="preserve"> FORMTEXT </w:instrText>
            </w:r>
            <w:r w:rsidR="0043002F" w:rsidRPr="0043002F">
              <w:rPr>
                <w:color w:val="833C0B" w:themeColor="accent2" w:themeShade="80"/>
                <w:highlight w:val="darkGray"/>
              </w:rPr>
            </w:r>
            <w:r w:rsidR="0043002F" w:rsidRPr="0043002F">
              <w:rPr>
                <w:color w:val="833C0B" w:themeColor="accent2" w:themeShade="80"/>
                <w:highlight w:val="darkGray"/>
              </w:rPr>
              <w:fldChar w:fldCharType="separate"/>
            </w:r>
            <w:r w:rsidR="0043002F" w:rsidRPr="0043002F">
              <w:rPr>
                <w:color w:val="833C0B" w:themeColor="accent2" w:themeShade="80"/>
                <w:highlight w:val="darkGray"/>
              </w:rPr>
              <w:t>ISWS 25-02</w:t>
            </w:r>
            <w:r w:rsidR="0043002F" w:rsidRPr="0043002F">
              <w:rPr>
                <w:color w:val="833C0B" w:themeColor="accent2" w:themeShade="80"/>
                <w:highlight w:val="darkGray"/>
              </w:rPr>
              <w:fldChar w:fldCharType="end"/>
            </w:r>
          </w:p>
          <w:p w14:paraId="405AB972" w14:textId="77777777" w:rsidR="00E041E8" w:rsidRDefault="00E041E8">
            <w:pPr>
              <w:pStyle w:val="FEMANormal"/>
              <w:rPr>
                <w:rFonts w:ascii="Joanna MT Std" w:hAnsi="Joanna MT Std"/>
                <w:b/>
                <w:sz w:val="48"/>
                <w:szCs w:val="48"/>
              </w:rPr>
            </w:pPr>
          </w:p>
          <w:p w14:paraId="73892A78" w14:textId="6BC6937D" w:rsidR="00E041E8" w:rsidRDefault="004E00C2">
            <w:pPr>
              <w:pStyle w:val="Subtitle"/>
            </w:pPr>
            <w:r w:rsidRPr="007C1DBA">
              <w:rPr>
                <w:b/>
                <w:noProof/>
                <w:szCs w:val="48"/>
              </w:rPr>
              <w:drawing>
                <wp:anchor distT="0" distB="0" distL="114300" distR="114300" simplePos="0" relativeHeight="251658240" behindDoc="0" locked="0" layoutInCell="1" allowOverlap="1" wp14:anchorId="0042A50D" wp14:editId="1D603B0F">
                  <wp:simplePos x="0" y="0"/>
                  <wp:positionH relativeFrom="column">
                    <wp:posOffset>73964</wp:posOffset>
                  </wp:positionH>
                  <wp:positionV relativeFrom="paragraph">
                    <wp:posOffset>371475</wp:posOffset>
                  </wp:positionV>
                  <wp:extent cx="1899920" cy="672465"/>
                  <wp:effectExtent l="0" t="0" r="5080" b="0"/>
                  <wp:wrapSquare wrapText="bothSides"/>
                  <wp:docPr id="58" name="Picture 58" descr="U.S. Department of Homeland Security Seal: Federal Emergency Management Agen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HS_fema_4R_at_grey_lef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99920" cy="672465"/>
                          </a:xfrm>
                          <a:prstGeom prst="rect">
                            <a:avLst/>
                          </a:prstGeom>
                        </pic:spPr>
                      </pic:pic>
                    </a:graphicData>
                  </a:graphic>
                  <wp14:sizeRelH relativeFrom="margin">
                    <wp14:pctWidth>0</wp14:pctWidth>
                  </wp14:sizeRelH>
                  <wp14:sizeRelV relativeFrom="margin">
                    <wp14:pctHeight>0</wp14:pctHeight>
                  </wp14:sizeRelV>
                </wp:anchor>
              </w:drawing>
            </w:r>
            <w:r w:rsidR="00E041E8">
              <w:t xml:space="preserve">Fiscal Year </w:t>
            </w:r>
            <w:r w:rsidR="00D7700E">
              <w:t>2025</w:t>
            </w:r>
          </w:p>
          <w:p w14:paraId="702F388C" w14:textId="2300ABAB" w:rsidR="00E041E8" w:rsidRPr="00D443BD" w:rsidRDefault="00E041E8">
            <w:pPr>
              <w:pStyle w:val="Subtitle"/>
            </w:pPr>
          </w:p>
        </w:tc>
      </w:tr>
    </w:tbl>
    <w:p w14:paraId="3B8199A5" w14:textId="77777777" w:rsidR="00E041E8" w:rsidRDefault="00E041E8" w:rsidP="00E041E8">
      <w:pPr>
        <w:sectPr w:rsidR="00E041E8" w:rsidSect="00E041E8">
          <w:pgSz w:w="12240" w:h="15840"/>
          <w:pgMar w:top="288" w:right="288" w:bottom="288" w:left="288" w:header="0" w:footer="0" w:gutter="0"/>
          <w:cols w:space="720"/>
          <w:docGrid w:linePitch="360"/>
        </w:sectPr>
      </w:pPr>
    </w:p>
    <w:p w14:paraId="75F02C26" w14:textId="77777777" w:rsidR="00E041E8" w:rsidRDefault="00E041E8" w:rsidP="00E041E8">
      <w:pPr>
        <w:pStyle w:val="FEMABlankPageNote"/>
        <w:sectPr w:rsidR="00E041E8" w:rsidSect="00E041E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rsidRPr="00CF4B71">
        <w:lastRenderedPageBreak/>
        <w:t xml:space="preserve">This page intentionally left blank </w:t>
      </w:r>
    </w:p>
    <w:sdt>
      <w:sdtPr>
        <w:rPr>
          <w:rFonts w:cstheme="minorBidi"/>
          <w:color w:val="auto"/>
          <w:sz w:val="22"/>
          <w:szCs w:val="22"/>
        </w:rPr>
        <w:id w:val="-912392481"/>
        <w:docPartObj>
          <w:docPartGallery w:val="Table of Contents"/>
          <w:docPartUnique/>
        </w:docPartObj>
      </w:sdtPr>
      <w:sdtEndPr>
        <w:rPr>
          <w:b/>
          <w:bCs/>
          <w:noProof/>
        </w:rPr>
      </w:sdtEndPr>
      <w:sdtContent>
        <w:p w14:paraId="19DAAC83" w14:textId="77777777" w:rsidR="00E041E8" w:rsidRDefault="00E041E8" w:rsidP="00E041E8">
          <w:pPr>
            <w:pStyle w:val="FEMATableofContentsHeading"/>
          </w:pPr>
          <w:r>
            <w:t>Table of Contents</w:t>
          </w:r>
        </w:p>
        <w:p w14:paraId="100D4125" w14:textId="2A352A08" w:rsidR="00302CA7" w:rsidRDefault="00E041E8">
          <w:pPr>
            <w:pStyle w:val="TOC2"/>
            <w:rPr>
              <w:rFonts w:asciiTheme="minorHAnsi" w:hAnsiTheme="minorHAnsi"/>
              <w:b w:val="0"/>
              <w:kern w:val="2"/>
              <w:sz w:val="24"/>
              <w:szCs w:val="24"/>
              <w14:ligatures w14:val="standardContextual"/>
            </w:rPr>
          </w:pPr>
          <w:r>
            <w:fldChar w:fldCharType="begin"/>
          </w:r>
          <w:r>
            <w:instrText xml:space="preserve"> TOC \o "1-3" \h \z \u </w:instrText>
          </w:r>
          <w:r>
            <w:fldChar w:fldCharType="separate"/>
          </w:r>
          <w:hyperlink w:anchor="_Toc191031170" w:history="1">
            <w:r w:rsidR="00302CA7" w:rsidRPr="00025B76">
              <w:rPr>
                <w:rStyle w:val="Hyperlink"/>
              </w:rPr>
              <w:t>Document Organization and Instructions</w:t>
            </w:r>
            <w:r w:rsidR="00302CA7">
              <w:rPr>
                <w:webHidden/>
              </w:rPr>
              <w:tab/>
            </w:r>
            <w:r w:rsidR="00302CA7">
              <w:rPr>
                <w:webHidden/>
              </w:rPr>
              <w:fldChar w:fldCharType="begin"/>
            </w:r>
            <w:r w:rsidR="00302CA7">
              <w:rPr>
                <w:webHidden/>
              </w:rPr>
              <w:instrText xml:space="preserve"> PAGEREF _Toc191031170 \h </w:instrText>
            </w:r>
            <w:r w:rsidR="00302CA7">
              <w:rPr>
                <w:webHidden/>
              </w:rPr>
            </w:r>
            <w:r w:rsidR="00302CA7">
              <w:rPr>
                <w:webHidden/>
              </w:rPr>
              <w:fldChar w:fldCharType="separate"/>
            </w:r>
            <w:r w:rsidR="00302CA7">
              <w:rPr>
                <w:webHidden/>
              </w:rPr>
              <w:t>1</w:t>
            </w:r>
            <w:r w:rsidR="00302CA7">
              <w:rPr>
                <w:webHidden/>
              </w:rPr>
              <w:fldChar w:fldCharType="end"/>
            </w:r>
          </w:hyperlink>
        </w:p>
        <w:p w14:paraId="6788E967" w14:textId="23814803" w:rsidR="00302CA7" w:rsidRDefault="00302CA7">
          <w:pPr>
            <w:pStyle w:val="TOC2"/>
            <w:rPr>
              <w:rFonts w:asciiTheme="minorHAnsi" w:hAnsiTheme="minorHAnsi"/>
              <w:b w:val="0"/>
              <w:kern w:val="2"/>
              <w:sz w:val="24"/>
              <w:szCs w:val="24"/>
              <w14:ligatures w14:val="standardContextual"/>
            </w:rPr>
          </w:pPr>
          <w:hyperlink w:anchor="_Toc191031171" w:history="1">
            <w:r w:rsidRPr="00025B76">
              <w:rPr>
                <w:rStyle w:val="Hyperlink"/>
              </w:rPr>
              <w:t>1.</w:t>
            </w:r>
            <w:r>
              <w:rPr>
                <w:rFonts w:asciiTheme="minorHAnsi" w:hAnsiTheme="minorHAnsi"/>
                <w:b w:val="0"/>
                <w:kern w:val="2"/>
                <w:sz w:val="24"/>
                <w:szCs w:val="24"/>
                <w14:ligatures w14:val="standardContextual"/>
              </w:rPr>
              <w:tab/>
            </w:r>
            <w:r w:rsidRPr="00025B76">
              <w:rPr>
                <w:rStyle w:val="Hyperlink"/>
              </w:rPr>
              <w:t>Part 1 – Custom Statement of Work Information</w:t>
            </w:r>
            <w:r>
              <w:rPr>
                <w:webHidden/>
              </w:rPr>
              <w:tab/>
            </w:r>
            <w:r>
              <w:rPr>
                <w:webHidden/>
              </w:rPr>
              <w:fldChar w:fldCharType="begin"/>
            </w:r>
            <w:r>
              <w:rPr>
                <w:webHidden/>
              </w:rPr>
              <w:instrText xml:space="preserve"> PAGEREF _Toc191031171 \h </w:instrText>
            </w:r>
            <w:r>
              <w:rPr>
                <w:webHidden/>
              </w:rPr>
            </w:r>
            <w:r>
              <w:rPr>
                <w:webHidden/>
              </w:rPr>
              <w:fldChar w:fldCharType="separate"/>
            </w:r>
            <w:r>
              <w:rPr>
                <w:webHidden/>
              </w:rPr>
              <w:t>2</w:t>
            </w:r>
            <w:r>
              <w:rPr>
                <w:webHidden/>
              </w:rPr>
              <w:fldChar w:fldCharType="end"/>
            </w:r>
          </w:hyperlink>
        </w:p>
        <w:p w14:paraId="0A6F00C5" w14:textId="457B89A0" w:rsidR="00302CA7" w:rsidRDefault="00302CA7">
          <w:pPr>
            <w:pStyle w:val="TOC3"/>
            <w:rPr>
              <w:rFonts w:asciiTheme="minorHAnsi" w:hAnsiTheme="minorHAnsi"/>
              <w:kern w:val="2"/>
              <w:sz w:val="24"/>
              <w:szCs w:val="24"/>
              <w14:ligatures w14:val="standardContextual"/>
            </w:rPr>
          </w:pPr>
          <w:hyperlink w:anchor="_Toc191031172" w:history="1">
            <w:r w:rsidRPr="00025B76">
              <w:rPr>
                <w:rStyle w:val="Hyperlink"/>
              </w:rPr>
              <w:t>1.1.</w:t>
            </w:r>
            <w:r>
              <w:rPr>
                <w:rFonts w:asciiTheme="minorHAnsi" w:hAnsiTheme="minorHAnsi"/>
                <w:kern w:val="2"/>
                <w:sz w:val="24"/>
                <w:szCs w:val="24"/>
                <w14:ligatures w14:val="standardContextual"/>
              </w:rPr>
              <w:tab/>
            </w:r>
            <w:r w:rsidRPr="00025B76">
              <w:rPr>
                <w:rStyle w:val="Hyperlink"/>
              </w:rPr>
              <w:t>Project and Point of Contact Information</w:t>
            </w:r>
            <w:r>
              <w:rPr>
                <w:webHidden/>
              </w:rPr>
              <w:tab/>
            </w:r>
            <w:r>
              <w:rPr>
                <w:webHidden/>
              </w:rPr>
              <w:fldChar w:fldCharType="begin"/>
            </w:r>
            <w:r>
              <w:rPr>
                <w:webHidden/>
              </w:rPr>
              <w:instrText xml:space="preserve"> PAGEREF _Toc191031172 \h </w:instrText>
            </w:r>
            <w:r>
              <w:rPr>
                <w:webHidden/>
              </w:rPr>
            </w:r>
            <w:r>
              <w:rPr>
                <w:webHidden/>
              </w:rPr>
              <w:fldChar w:fldCharType="separate"/>
            </w:r>
            <w:r>
              <w:rPr>
                <w:webHidden/>
              </w:rPr>
              <w:t>2</w:t>
            </w:r>
            <w:r>
              <w:rPr>
                <w:webHidden/>
              </w:rPr>
              <w:fldChar w:fldCharType="end"/>
            </w:r>
          </w:hyperlink>
        </w:p>
        <w:p w14:paraId="5F7D2BB4" w14:textId="40E0A001" w:rsidR="00302CA7" w:rsidRDefault="00302CA7">
          <w:pPr>
            <w:pStyle w:val="TOC3"/>
            <w:rPr>
              <w:rFonts w:asciiTheme="minorHAnsi" w:hAnsiTheme="minorHAnsi"/>
              <w:kern w:val="2"/>
              <w:sz w:val="24"/>
              <w:szCs w:val="24"/>
              <w14:ligatures w14:val="standardContextual"/>
            </w:rPr>
          </w:pPr>
          <w:hyperlink w:anchor="_Toc191031173" w:history="1">
            <w:r w:rsidRPr="00025B76">
              <w:rPr>
                <w:rStyle w:val="Hyperlink"/>
              </w:rPr>
              <w:t>1.2.</w:t>
            </w:r>
            <w:r>
              <w:rPr>
                <w:rFonts w:asciiTheme="minorHAnsi" w:hAnsiTheme="minorHAnsi"/>
                <w:kern w:val="2"/>
                <w:sz w:val="24"/>
                <w:szCs w:val="24"/>
                <w14:ligatures w14:val="standardContextual"/>
              </w:rPr>
              <w:tab/>
            </w:r>
            <w:r w:rsidRPr="00025B76">
              <w:rPr>
                <w:rStyle w:val="Hyperlink"/>
              </w:rPr>
              <w:t>Tasks and Deliverables to be Completed Under this SOW</w:t>
            </w:r>
            <w:r>
              <w:rPr>
                <w:webHidden/>
              </w:rPr>
              <w:tab/>
            </w:r>
            <w:r>
              <w:rPr>
                <w:webHidden/>
              </w:rPr>
              <w:fldChar w:fldCharType="begin"/>
            </w:r>
            <w:r>
              <w:rPr>
                <w:webHidden/>
              </w:rPr>
              <w:instrText xml:space="preserve"> PAGEREF _Toc191031173 \h </w:instrText>
            </w:r>
            <w:r>
              <w:rPr>
                <w:webHidden/>
              </w:rPr>
            </w:r>
            <w:r>
              <w:rPr>
                <w:webHidden/>
              </w:rPr>
              <w:fldChar w:fldCharType="separate"/>
            </w:r>
            <w:r>
              <w:rPr>
                <w:webHidden/>
              </w:rPr>
              <w:t>3</w:t>
            </w:r>
            <w:r>
              <w:rPr>
                <w:webHidden/>
              </w:rPr>
              <w:fldChar w:fldCharType="end"/>
            </w:r>
          </w:hyperlink>
        </w:p>
        <w:p w14:paraId="600283B0" w14:textId="66A5A397" w:rsidR="00302CA7" w:rsidRDefault="00302CA7">
          <w:pPr>
            <w:pStyle w:val="TOC3"/>
            <w:rPr>
              <w:rFonts w:asciiTheme="minorHAnsi" w:hAnsiTheme="minorHAnsi"/>
              <w:kern w:val="2"/>
              <w:sz w:val="24"/>
              <w:szCs w:val="24"/>
              <w14:ligatures w14:val="standardContextual"/>
            </w:rPr>
          </w:pPr>
          <w:hyperlink w:anchor="_Toc191031174" w:history="1">
            <w:r w:rsidRPr="00025B76">
              <w:rPr>
                <w:rStyle w:val="Hyperlink"/>
              </w:rPr>
              <w:t>1.3.</w:t>
            </w:r>
            <w:r>
              <w:rPr>
                <w:rFonts w:asciiTheme="minorHAnsi" w:hAnsiTheme="minorHAnsi"/>
                <w:kern w:val="2"/>
                <w:sz w:val="24"/>
                <w:szCs w:val="24"/>
                <w14:ligatures w14:val="standardContextual"/>
              </w:rPr>
              <w:tab/>
            </w:r>
            <w:r w:rsidRPr="00025B76">
              <w:rPr>
                <w:rStyle w:val="Hyperlink"/>
              </w:rPr>
              <w:t>Schedule and Performance</w:t>
            </w:r>
            <w:r>
              <w:rPr>
                <w:webHidden/>
              </w:rPr>
              <w:tab/>
            </w:r>
            <w:r>
              <w:rPr>
                <w:webHidden/>
              </w:rPr>
              <w:fldChar w:fldCharType="begin"/>
            </w:r>
            <w:r>
              <w:rPr>
                <w:webHidden/>
              </w:rPr>
              <w:instrText xml:space="preserve"> PAGEREF _Toc191031174 \h </w:instrText>
            </w:r>
            <w:r>
              <w:rPr>
                <w:webHidden/>
              </w:rPr>
            </w:r>
            <w:r>
              <w:rPr>
                <w:webHidden/>
              </w:rPr>
              <w:fldChar w:fldCharType="separate"/>
            </w:r>
            <w:r>
              <w:rPr>
                <w:webHidden/>
              </w:rPr>
              <w:t>19</w:t>
            </w:r>
            <w:r>
              <w:rPr>
                <w:webHidden/>
              </w:rPr>
              <w:fldChar w:fldCharType="end"/>
            </w:r>
          </w:hyperlink>
        </w:p>
        <w:p w14:paraId="5B82D4F9" w14:textId="0FABB06D" w:rsidR="00302CA7" w:rsidRDefault="00302CA7">
          <w:pPr>
            <w:pStyle w:val="TOC3"/>
            <w:rPr>
              <w:rFonts w:asciiTheme="minorHAnsi" w:hAnsiTheme="minorHAnsi"/>
              <w:kern w:val="2"/>
              <w:sz w:val="24"/>
              <w:szCs w:val="24"/>
              <w14:ligatures w14:val="standardContextual"/>
            </w:rPr>
          </w:pPr>
          <w:hyperlink w:anchor="_Toc191031175" w:history="1">
            <w:r w:rsidRPr="00025B76">
              <w:rPr>
                <w:rStyle w:val="Hyperlink"/>
              </w:rPr>
              <w:t>1.4.</w:t>
            </w:r>
            <w:r>
              <w:rPr>
                <w:rFonts w:asciiTheme="minorHAnsi" w:hAnsiTheme="minorHAnsi"/>
                <w:kern w:val="2"/>
                <w:sz w:val="24"/>
                <w:szCs w:val="24"/>
                <w14:ligatures w14:val="standardContextual"/>
              </w:rPr>
              <w:tab/>
            </w:r>
            <w:r w:rsidRPr="00025B76">
              <w:rPr>
                <w:rStyle w:val="Hyperlink"/>
              </w:rPr>
              <w:t>Guidelines and Standards</w:t>
            </w:r>
            <w:r>
              <w:rPr>
                <w:webHidden/>
              </w:rPr>
              <w:tab/>
            </w:r>
            <w:r>
              <w:rPr>
                <w:webHidden/>
              </w:rPr>
              <w:fldChar w:fldCharType="begin"/>
            </w:r>
            <w:r>
              <w:rPr>
                <w:webHidden/>
              </w:rPr>
              <w:instrText xml:space="preserve"> PAGEREF _Toc191031175 \h </w:instrText>
            </w:r>
            <w:r>
              <w:rPr>
                <w:webHidden/>
              </w:rPr>
            </w:r>
            <w:r>
              <w:rPr>
                <w:webHidden/>
              </w:rPr>
              <w:fldChar w:fldCharType="separate"/>
            </w:r>
            <w:r>
              <w:rPr>
                <w:webHidden/>
              </w:rPr>
              <w:t>20</w:t>
            </w:r>
            <w:r>
              <w:rPr>
                <w:webHidden/>
              </w:rPr>
              <w:fldChar w:fldCharType="end"/>
            </w:r>
          </w:hyperlink>
        </w:p>
        <w:p w14:paraId="45312CB9" w14:textId="42B16169" w:rsidR="00302CA7" w:rsidRDefault="00302CA7">
          <w:pPr>
            <w:pStyle w:val="TOC3"/>
            <w:rPr>
              <w:rFonts w:asciiTheme="minorHAnsi" w:hAnsiTheme="minorHAnsi"/>
              <w:kern w:val="2"/>
              <w:sz w:val="24"/>
              <w:szCs w:val="24"/>
              <w14:ligatures w14:val="standardContextual"/>
            </w:rPr>
          </w:pPr>
          <w:hyperlink w:anchor="_Toc191031176" w:history="1">
            <w:r w:rsidRPr="00025B76">
              <w:rPr>
                <w:rStyle w:val="Hyperlink"/>
              </w:rPr>
              <w:t>1.5.</w:t>
            </w:r>
            <w:r>
              <w:rPr>
                <w:rFonts w:asciiTheme="minorHAnsi" w:hAnsiTheme="minorHAnsi"/>
                <w:kern w:val="2"/>
                <w:sz w:val="24"/>
                <w:szCs w:val="24"/>
                <w14:ligatures w14:val="standardContextual"/>
              </w:rPr>
              <w:tab/>
            </w:r>
            <w:r w:rsidRPr="00025B76">
              <w:rPr>
                <w:rStyle w:val="Hyperlink"/>
              </w:rPr>
              <w:t>Use of Contractors</w:t>
            </w:r>
            <w:r>
              <w:rPr>
                <w:webHidden/>
              </w:rPr>
              <w:tab/>
            </w:r>
            <w:r>
              <w:rPr>
                <w:webHidden/>
              </w:rPr>
              <w:fldChar w:fldCharType="begin"/>
            </w:r>
            <w:r>
              <w:rPr>
                <w:webHidden/>
              </w:rPr>
              <w:instrText xml:space="preserve"> PAGEREF _Toc191031176 \h </w:instrText>
            </w:r>
            <w:r>
              <w:rPr>
                <w:webHidden/>
              </w:rPr>
            </w:r>
            <w:r>
              <w:rPr>
                <w:webHidden/>
              </w:rPr>
              <w:fldChar w:fldCharType="separate"/>
            </w:r>
            <w:r>
              <w:rPr>
                <w:webHidden/>
              </w:rPr>
              <w:t>21</w:t>
            </w:r>
            <w:r>
              <w:rPr>
                <w:webHidden/>
              </w:rPr>
              <w:fldChar w:fldCharType="end"/>
            </w:r>
          </w:hyperlink>
        </w:p>
        <w:p w14:paraId="0A8D8E00" w14:textId="4FA9C7BB" w:rsidR="00302CA7" w:rsidRDefault="00302CA7">
          <w:pPr>
            <w:pStyle w:val="TOC3"/>
            <w:rPr>
              <w:rFonts w:asciiTheme="minorHAnsi" w:hAnsiTheme="minorHAnsi"/>
              <w:kern w:val="2"/>
              <w:sz w:val="24"/>
              <w:szCs w:val="24"/>
              <w14:ligatures w14:val="standardContextual"/>
            </w:rPr>
          </w:pPr>
          <w:hyperlink w:anchor="_Toc191031177" w:history="1">
            <w:r w:rsidRPr="00025B76">
              <w:rPr>
                <w:rStyle w:val="Hyperlink"/>
              </w:rPr>
              <w:t>1.6.</w:t>
            </w:r>
            <w:r>
              <w:rPr>
                <w:rFonts w:asciiTheme="minorHAnsi" w:hAnsiTheme="minorHAnsi"/>
                <w:kern w:val="2"/>
                <w:sz w:val="24"/>
                <w:szCs w:val="24"/>
                <w14:ligatures w14:val="standardContextual"/>
              </w:rPr>
              <w:tab/>
            </w:r>
            <w:r w:rsidRPr="00025B76">
              <w:rPr>
                <w:rStyle w:val="Hyperlink"/>
              </w:rPr>
              <w:t>Reporting and Performance</w:t>
            </w:r>
            <w:r>
              <w:rPr>
                <w:webHidden/>
              </w:rPr>
              <w:tab/>
            </w:r>
            <w:r>
              <w:rPr>
                <w:webHidden/>
              </w:rPr>
              <w:fldChar w:fldCharType="begin"/>
            </w:r>
            <w:r>
              <w:rPr>
                <w:webHidden/>
              </w:rPr>
              <w:instrText xml:space="preserve"> PAGEREF _Toc191031177 \h </w:instrText>
            </w:r>
            <w:r>
              <w:rPr>
                <w:webHidden/>
              </w:rPr>
            </w:r>
            <w:r>
              <w:rPr>
                <w:webHidden/>
              </w:rPr>
              <w:fldChar w:fldCharType="separate"/>
            </w:r>
            <w:r>
              <w:rPr>
                <w:webHidden/>
              </w:rPr>
              <w:t>21</w:t>
            </w:r>
            <w:r>
              <w:rPr>
                <w:webHidden/>
              </w:rPr>
              <w:fldChar w:fldCharType="end"/>
            </w:r>
          </w:hyperlink>
        </w:p>
        <w:p w14:paraId="738D52D7" w14:textId="4FD19E4A" w:rsidR="00302CA7" w:rsidRDefault="00302CA7">
          <w:pPr>
            <w:pStyle w:val="TOC3"/>
            <w:rPr>
              <w:rFonts w:asciiTheme="minorHAnsi" w:hAnsiTheme="minorHAnsi"/>
              <w:kern w:val="2"/>
              <w:sz w:val="24"/>
              <w:szCs w:val="24"/>
              <w14:ligatures w14:val="standardContextual"/>
            </w:rPr>
          </w:pPr>
          <w:hyperlink w:anchor="_Toc191031178" w:history="1">
            <w:r w:rsidRPr="00025B76">
              <w:rPr>
                <w:rStyle w:val="Hyperlink"/>
              </w:rPr>
              <w:t>1.7.</w:t>
            </w:r>
            <w:r>
              <w:rPr>
                <w:rFonts w:asciiTheme="minorHAnsi" w:hAnsiTheme="minorHAnsi"/>
                <w:kern w:val="2"/>
                <w:sz w:val="24"/>
                <w:szCs w:val="24"/>
                <w14:ligatures w14:val="standardContextual"/>
              </w:rPr>
              <w:tab/>
            </w:r>
            <w:r w:rsidRPr="00025B76">
              <w:rPr>
                <w:rStyle w:val="Hyperlink"/>
              </w:rPr>
              <w:t>Privacy and Protection of Personally Identifiable Information</w:t>
            </w:r>
            <w:r>
              <w:rPr>
                <w:webHidden/>
              </w:rPr>
              <w:tab/>
            </w:r>
            <w:r>
              <w:rPr>
                <w:webHidden/>
              </w:rPr>
              <w:fldChar w:fldCharType="begin"/>
            </w:r>
            <w:r>
              <w:rPr>
                <w:webHidden/>
              </w:rPr>
              <w:instrText xml:space="preserve"> PAGEREF _Toc191031178 \h </w:instrText>
            </w:r>
            <w:r>
              <w:rPr>
                <w:webHidden/>
              </w:rPr>
            </w:r>
            <w:r>
              <w:rPr>
                <w:webHidden/>
              </w:rPr>
              <w:fldChar w:fldCharType="separate"/>
            </w:r>
            <w:r>
              <w:rPr>
                <w:webHidden/>
              </w:rPr>
              <w:t>23</w:t>
            </w:r>
            <w:r>
              <w:rPr>
                <w:webHidden/>
              </w:rPr>
              <w:fldChar w:fldCharType="end"/>
            </w:r>
          </w:hyperlink>
        </w:p>
        <w:p w14:paraId="0FAFEED4" w14:textId="7828A1D8" w:rsidR="00302CA7" w:rsidRDefault="00302CA7">
          <w:pPr>
            <w:pStyle w:val="TOC2"/>
            <w:rPr>
              <w:rFonts w:asciiTheme="minorHAnsi" w:hAnsiTheme="minorHAnsi"/>
              <w:b w:val="0"/>
              <w:kern w:val="2"/>
              <w:sz w:val="24"/>
              <w:szCs w:val="24"/>
              <w14:ligatures w14:val="standardContextual"/>
            </w:rPr>
          </w:pPr>
          <w:hyperlink w:anchor="_Toc191031179" w:history="1">
            <w:r w:rsidRPr="00025B76">
              <w:rPr>
                <w:rStyle w:val="Hyperlink"/>
              </w:rPr>
              <w:t>2.</w:t>
            </w:r>
            <w:r>
              <w:rPr>
                <w:rFonts w:asciiTheme="minorHAnsi" w:hAnsiTheme="minorHAnsi"/>
                <w:b w:val="0"/>
                <w:kern w:val="2"/>
                <w:sz w:val="24"/>
                <w:szCs w:val="24"/>
                <w14:ligatures w14:val="standardContextual"/>
              </w:rPr>
              <w:tab/>
            </w:r>
            <w:r w:rsidRPr="00025B76">
              <w:rPr>
                <w:rStyle w:val="Hyperlink"/>
              </w:rPr>
              <w:t>Part 2 – Available COMS Scope Activities</w:t>
            </w:r>
            <w:r>
              <w:rPr>
                <w:webHidden/>
              </w:rPr>
              <w:tab/>
            </w:r>
            <w:r>
              <w:rPr>
                <w:webHidden/>
              </w:rPr>
              <w:fldChar w:fldCharType="begin"/>
            </w:r>
            <w:r>
              <w:rPr>
                <w:webHidden/>
              </w:rPr>
              <w:instrText xml:space="preserve"> PAGEREF _Toc191031179 \h </w:instrText>
            </w:r>
            <w:r>
              <w:rPr>
                <w:webHidden/>
              </w:rPr>
            </w:r>
            <w:r>
              <w:rPr>
                <w:webHidden/>
              </w:rPr>
              <w:fldChar w:fldCharType="separate"/>
            </w:r>
            <w:r>
              <w:rPr>
                <w:webHidden/>
              </w:rPr>
              <w:t>24</w:t>
            </w:r>
            <w:r>
              <w:rPr>
                <w:webHidden/>
              </w:rPr>
              <w:fldChar w:fldCharType="end"/>
            </w:r>
          </w:hyperlink>
        </w:p>
        <w:p w14:paraId="6B6A0412" w14:textId="4BE5B135" w:rsidR="00302CA7" w:rsidRDefault="00302CA7">
          <w:pPr>
            <w:pStyle w:val="TOC3"/>
            <w:rPr>
              <w:rFonts w:asciiTheme="minorHAnsi" w:hAnsiTheme="minorHAnsi"/>
              <w:kern w:val="2"/>
              <w:sz w:val="24"/>
              <w:szCs w:val="24"/>
              <w14:ligatures w14:val="standardContextual"/>
            </w:rPr>
          </w:pPr>
          <w:hyperlink w:anchor="_Toc191031180" w:history="1">
            <w:r w:rsidRPr="00025B76">
              <w:rPr>
                <w:rStyle w:val="Hyperlink"/>
              </w:rPr>
              <w:t>2.1.</w:t>
            </w:r>
            <w:r>
              <w:rPr>
                <w:rFonts w:asciiTheme="minorHAnsi" w:hAnsiTheme="minorHAnsi"/>
                <w:kern w:val="2"/>
                <w:sz w:val="24"/>
                <w:szCs w:val="24"/>
                <w14:ligatures w14:val="standardContextual"/>
              </w:rPr>
              <w:tab/>
            </w:r>
            <w:r w:rsidRPr="00025B76">
              <w:rPr>
                <w:rStyle w:val="Hyperlink"/>
              </w:rPr>
              <w:t>COMS Engagement Plan (Required)</w:t>
            </w:r>
            <w:r>
              <w:rPr>
                <w:webHidden/>
              </w:rPr>
              <w:tab/>
            </w:r>
            <w:r>
              <w:rPr>
                <w:webHidden/>
              </w:rPr>
              <w:fldChar w:fldCharType="begin"/>
            </w:r>
            <w:r>
              <w:rPr>
                <w:webHidden/>
              </w:rPr>
              <w:instrText xml:space="preserve"> PAGEREF _Toc191031180 \h </w:instrText>
            </w:r>
            <w:r>
              <w:rPr>
                <w:webHidden/>
              </w:rPr>
            </w:r>
            <w:r>
              <w:rPr>
                <w:webHidden/>
              </w:rPr>
              <w:fldChar w:fldCharType="separate"/>
            </w:r>
            <w:r>
              <w:rPr>
                <w:webHidden/>
              </w:rPr>
              <w:t>25</w:t>
            </w:r>
            <w:r>
              <w:rPr>
                <w:webHidden/>
              </w:rPr>
              <w:fldChar w:fldCharType="end"/>
            </w:r>
          </w:hyperlink>
        </w:p>
        <w:p w14:paraId="5D2B0433" w14:textId="63D50371" w:rsidR="00302CA7" w:rsidRDefault="00302CA7">
          <w:pPr>
            <w:pStyle w:val="TOC3"/>
            <w:rPr>
              <w:rFonts w:asciiTheme="minorHAnsi" w:hAnsiTheme="minorHAnsi"/>
              <w:kern w:val="2"/>
              <w:sz w:val="24"/>
              <w:szCs w:val="24"/>
              <w14:ligatures w14:val="standardContextual"/>
            </w:rPr>
          </w:pPr>
          <w:hyperlink w:anchor="_Toc191031181" w:history="1">
            <w:r w:rsidRPr="00025B76">
              <w:rPr>
                <w:rStyle w:val="Hyperlink"/>
              </w:rPr>
              <w:t>2.2.</w:t>
            </w:r>
            <w:r>
              <w:rPr>
                <w:rFonts w:asciiTheme="minorHAnsi" w:hAnsiTheme="minorHAnsi"/>
                <w:kern w:val="2"/>
                <w:sz w:val="24"/>
                <w:szCs w:val="24"/>
                <w14:ligatures w14:val="standardContextual"/>
              </w:rPr>
              <w:tab/>
            </w:r>
            <w:r w:rsidRPr="00025B76">
              <w:rPr>
                <w:rStyle w:val="Hyperlink"/>
              </w:rPr>
              <w:t>Strategic Planning for Community Outreach and Engagement</w:t>
            </w:r>
            <w:r>
              <w:rPr>
                <w:webHidden/>
              </w:rPr>
              <w:tab/>
            </w:r>
            <w:r>
              <w:rPr>
                <w:webHidden/>
              </w:rPr>
              <w:fldChar w:fldCharType="begin"/>
            </w:r>
            <w:r>
              <w:rPr>
                <w:webHidden/>
              </w:rPr>
              <w:instrText xml:space="preserve"> PAGEREF _Toc191031181 \h </w:instrText>
            </w:r>
            <w:r>
              <w:rPr>
                <w:webHidden/>
              </w:rPr>
            </w:r>
            <w:r>
              <w:rPr>
                <w:webHidden/>
              </w:rPr>
              <w:fldChar w:fldCharType="separate"/>
            </w:r>
            <w:r>
              <w:rPr>
                <w:webHidden/>
              </w:rPr>
              <w:t>25</w:t>
            </w:r>
            <w:r>
              <w:rPr>
                <w:webHidden/>
              </w:rPr>
              <w:fldChar w:fldCharType="end"/>
            </w:r>
          </w:hyperlink>
        </w:p>
        <w:p w14:paraId="564CF477" w14:textId="1DFDE888" w:rsidR="00302CA7" w:rsidRDefault="00302CA7">
          <w:pPr>
            <w:pStyle w:val="TOC3"/>
            <w:rPr>
              <w:rFonts w:asciiTheme="minorHAnsi" w:hAnsiTheme="minorHAnsi"/>
              <w:kern w:val="2"/>
              <w:sz w:val="24"/>
              <w:szCs w:val="24"/>
              <w14:ligatures w14:val="standardContextual"/>
            </w:rPr>
          </w:pPr>
          <w:hyperlink w:anchor="_Toc191031182" w:history="1">
            <w:r w:rsidRPr="00025B76">
              <w:rPr>
                <w:rStyle w:val="Hyperlink"/>
              </w:rPr>
              <w:t>2.3.</w:t>
            </w:r>
            <w:r>
              <w:rPr>
                <w:rFonts w:asciiTheme="minorHAnsi" w:hAnsiTheme="minorHAnsi"/>
                <w:kern w:val="2"/>
                <w:sz w:val="24"/>
                <w:szCs w:val="24"/>
                <w14:ligatures w14:val="standardContextual"/>
              </w:rPr>
              <w:tab/>
            </w:r>
            <w:r w:rsidRPr="00025B76">
              <w:rPr>
                <w:rStyle w:val="Hyperlink"/>
              </w:rPr>
              <w:t>Meetings and Process Facilitation (if needed)</w:t>
            </w:r>
            <w:r>
              <w:rPr>
                <w:webHidden/>
              </w:rPr>
              <w:tab/>
            </w:r>
            <w:r>
              <w:rPr>
                <w:webHidden/>
              </w:rPr>
              <w:fldChar w:fldCharType="begin"/>
            </w:r>
            <w:r>
              <w:rPr>
                <w:webHidden/>
              </w:rPr>
              <w:instrText xml:space="preserve"> PAGEREF _Toc191031182 \h </w:instrText>
            </w:r>
            <w:r>
              <w:rPr>
                <w:webHidden/>
              </w:rPr>
            </w:r>
            <w:r>
              <w:rPr>
                <w:webHidden/>
              </w:rPr>
              <w:fldChar w:fldCharType="separate"/>
            </w:r>
            <w:r>
              <w:rPr>
                <w:webHidden/>
              </w:rPr>
              <w:t>27</w:t>
            </w:r>
            <w:r>
              <w:rPr>
                <w:webHidden/>
              </w:rPr>
              <w:fldChar w:fldCharType="end"/>
            </w:r>
          </w:hyperlink>
        </w:p>
        <w:p w14:paraId="614B4E33" w14:textId="73EDC2D6" w:rsidR="00302CA7" w:rsidRDefault="00302CA7">
          <w:pPr>
            <w:pStyle w:val="TOC3"/>
            <w:rPr>
              <w:rFonts w:asciiTheme="minorHAnsi" w:hAnsiTheme="minorHAnsi"/>
              <w:kern w:val="2"/>
              <w:sz w:val="24"/>
              <w:szCs w:val="24"/>
              <w14:ligatures w14:val="standardContextual"/>
            </w:rPr>
          </w:pPr>
          <w:hyperlink w:anchor="_Toc191031183" w:history="1">
            <w:r w:rsidRPr="00025B76">
              <w:rPr>
                <w:rStyle w:val="Hyperlink"/>
              </w:rPr>
              <w:t>2.4.</w:t>
            </w:r>
            <w:r>
              <w:rPr>
                <w:rFonts w:asciiTheme="minorHAnsi" w:hAnsiTheme="minorHAnsi"/>
                <w:kern w:val="2"/>
                <w:sz w:val="24"/>
                <w:szCs w:val="24"/>
                <w14:ligatures w14:val="standardContextual"/>
              </w:rPr>
              <w:tab/>
            </w:r>
            <w:r w:rsidRPr="00025B76">
              <w:rPr>
                <w:rStyle w:val="Hyperlink"/>
              </w:rPr>
              <w:t>Mitigation Support</w:t>
            </w:r>
            <w:r>
              <w:rPr>
                <w:webHidden/>
              </w:rPr>
              <w:tab/>
            </w:r>
            <w:r>
              <w:rPr>
                <w:webHidden/>
              </w:rPr>
              <w:fldChar w:fldCharType="begin"/>
            </w:r>
            <w:r>
              <w:rPr>
                <w:webHidden/>
              </w:rPr>
              <w:instrText xml:space="preserve"> PAGEREF _Toc191031183 \h </w:instrText>
            </w:r>
            <w:r>
              <w:rPr>
                <w:webHidden/>
              </w:rPr>
            </w:r>
            <w:r>
              <w:rPr>
                <w:webHidden/>
              </w:rPr>
              <w:fldChar w:fldCharType="separate"/>
            </w:r>
            <w:r>
              <w:rPr>
                <w:webHidden/>
              </w:rPr>
              <w:t>28</w:t>
            </w:r>
            <w:r>
              <w:rPr>
                <w:webHidden/>
              </w:rPr>
              <w:fldChar w:fldCharType="end"/>
            </w:r>
          </w:hyperlink>
        </w:p>
        <w:p w14:paraId="2103D39F" w14:textId="2ABB0F10" w:rsidR="00302CA7" w:rsidRDefault="00302CA7">
          <w:pPr>
            <w:pStyle w:val="TOC3"/>
            <w:rPr>
              <w:rFonts w:asciiTheme="minorHAnsi" w:hAnsiTheme="minorHAnsi"/>
              <w:kern w:val="2"/>
              <w:sz w:val="24"/>
              <w:szCs w:val="24"/>
              <w14:ligatures w14:val="standardContextual"/>
            </w:rPr>
          </w:pPr>
          <w:hyperlink w:anchor="_Toc191031184" w:history="1">
            <w:r w:rsidRPr="00025B76">
              <w:rPr>
                <w:rStyle w:val="Hyperlink"/>
              </w:rPr>
              <w:t>2.5.</w:t>
            </w:r>
            <w:r>
              <w:rPr>
                <w:rFonts w:asciiTheme="minorHAnsi" w:hAnsiTheme="minorHAnsi"/>
                <w:kern w:val="2"/>
                <w:sz w:val="24"/>
                <w:szCs w:val="24"/>
                <w14:ligatures w14:val="standardContextual"/>
              </w:rPr>
              <w:tab/>
            </w:r>
            <w:r w:rsidRPr="00025B76">
              <w:rPr>
                <w:rStyle w:val="Hyperlink"/>
              </w:rPr>
              <w:t>Communication and Outreach to Communities</w:t>
            </w:r>
            <w:r>
              <w:rPr>
                <w:webHidden/>
              </w:rPr>
              <w:tab/>
            </w:r>
            <w:r>
              <w:rPr>
                <w:webHidden/>
              </w:rPr>
              <w:fldChar w:fldCharType="begin"/>
            </w:r>
            <w:r>
              <w:rPr>
                <w:webHidden/>
              </w:rPr>
              <w:instrText xml:space="preserve"> PAGEREF _Toc191031184 \h </w:instrText>
            </w:r>
            <w:r>
              <w:rPr>
                <w:webHidden/>
              </w:rPr>
            </w:r>
            <w:r>
              <w:rPr>
                <w:webHidden/>
              </w:rPr>
              <w:fldChar w:fldCharType="separate"/>
            </w:r>
            <w:r>
              <w:rPr>
                <w:webHidden/>
              </w:rPr>
              <w:t>29</w:t>
            </w:r>
            <w:r>
              <w:rPr>
                <w:webHidden/>
              </w:rPr>
              <w:fldChar w:fldCharType="end"/>
            </w:r>
          </w:hyperlink>
        </w:p>
        <w:p w14:paraId="2ADA2D1D" w14:textId="58D8504B" w:rsidR="00302CA7" w:rsidRDefault="00302CA7">
          <w:pPr>
            <w:pStyle w:val="TOC3"/>
            <w:rPr>
              <w:rFonts w:asciiTheme="minorHAnsi" w:hAnsiTheme="minorHAnsi"/>
              <w:kern w:val="2"/>
              <w:sz w:val="24"/>
              <w:szCs w:val="24"/>
              <w14:ligatures w14:val="standardContextual"/>
            </w:rPr>
          </w:pPr>
          <w:hyperlink w:anchor="_Toc191031185" w:history="1">
            <w:r w:rsidRPr="00025B76">
              <w:rPr>
                <w:rStyle w:val="Hyperlink"/>
              </w:rPr>
              <w:t>2.6.</w:t>
            </w:r>
            <w:r>
              <w:rPr>
                <w:rFonts w:asciiTheme="minorHAnsi" w:hAnsiTheme="minorHAnsi"/>
                <w:kern w:val="2"/>
                <w:sz w:val="24"/>
                <w:szCs w:val="24"/>
                <w14:ligatures w14:val="standardContextual"/>
              </w:rPr>
              <w:tab/>
            </w:r>
            <w:r w:rsidRPr="00025B76">
              <w:rPr>
                <w:rStyle w:val="Hyperlink"/>
              </w:rPr>
              <w:t>Training and Community Capability Development</w:t>
            </w:r>
            <w:r>
              <w:rPr>
                <w:webHidden/>
              </w:rPr>
              <w:tab/>
            </w:r>
            <w:r>
              <w:rPr>
                <w:webHidden/>
              </w:rPr>
              <w:fldChar w:fldCharType="begin"/>
            </w:r>
            <w:r>
              <w:rPr>
                <w:webHidden/>
              </w:rPr>
              <w:instrText xml:space="preserve"> PAGEREF _Toc191031185 \h </w:instrText>
            </w:r>
            <w:r>
              <w:rPr>
                <w:webHidden/>
              </w:rPr>
            </w:r>
            <w:r>
              <w:rPr>
                <w:webHidden/>
              </w:rPr>
              <w:fldChar w:fldCharType="separate"/>
            </w:r>
            <w:r>
              <w:rPr>
                <w:webHidden/>
              </w:rPr>
              <w:t>29</w:t>
            </w:r>
            <w:r>
              <w:rPr>
                <w:webHidden/>
              </w:rPr>
              <w:fldChar w:fldCharType="end"/>
            </w:r>
          </w:hyperlink>
        </w:p>
        <w:p w14:paraId="0F018DC6" w14:textId="3CFF7EBC" w:rsidR="00302CA7" w:rsidRDefault="00302CA7">
          <w:pPr>
            <w:pStyle w:val="TOC3"/>
            <w:rPr>
              <w:rFonts w:asciiTheme="minorHAnsi" w:hAnsiTheme="minorHAnsi"/>
              <w:kern w:val="2"/>
              <w:sz w:val="24"/>
              <w:szCs w:val="24"/>
              <w14:ligatures w14:val="standardContextual"/>
            </w:rPr>
          </w:pPr>
          <w:hyperlink w:anchor="_Toc191031186" w:history="1">
            <w:r w:rsidRPr="00025B76">
              <w:rPr>
                <w:rStyle w:val="Hyperlink"/>
              </w:rPr>
              <w:t>2.7.</w:t>
            </w:r>
            <w:r>
              <w:rPr>
                <w:rFonts w:asciiTheme="minorHAnsi" w:hAnsiTheme="minorHAnsi"/>
                <w:kern w:val="2"/>
                <w:sz w:val="24"/>
                <w:szCs w:val="24"/>
                <w14:ligatures w14:val="standardContextual"/>
              </w:rPr>
              <w:tab/>
            </w:r>
            <w:r w:rsidRPr="00025B76">
              <w:rPr>
                <w:rStyle w:val="Hyperlink"/>
              </w:rPr>
              <w:t>Mitigation Planning Technical Assistance</w:t>
            </w:r>
            <w:r>
              <w:rPr>
                <w:webHidden/>
              </w:rPr>
              <w:tab/>
            </w:r>
            <w:r>
              <w:rPr>
                <w:webHidden/>
              </w:rPr>
              <w:fldChar w:fldCharType="begin"/>
            </w:r>
            <w:r>
              <w:rPr>
                <w:webHidden/>
              </w:rPr>
              <w:instrText xml:space="preserve"> PAGEREF _Toc191031186 \h </w:instrText>
            </w:r>
            <w:r>
              <w:rPr>
                <w:webHidden/>
              </w:rPr>
            </w:r>
            <w:r>
              <w:rPr>
                <w:webHidden/>
              </w:rPr>
              <w:fldChar w:fldCharType="separate"/>
            </w:r>
            <w:r>
              <w:rPr>
                <w:webHidden/>
              </w:rPr>
              <w:t>31</w:t>
            </w:r>
            <w:r>
              <w:rPr>
                <w:webHidden/>
              </w:rPr>
              <w:fldChar w:fldCharType="end"/>
            </w:r>
          </w:hyperlink>
        </w:p>
        <w:p w14:paraId="49A8AF68" w14:textId="513CDFB7" w:rsidR="00302CA7" w:rsidRDefault="00302CA7">
          <w:pPr>
            <w:pStyle w:val="TOC3"/>
            <w:rPr>
              <w:rFonts w:asciiTheme="minorHAnsi" w:hAnsiTheme="minorHAnsi"/>
              <w:kern w:val="2"/>
              <w:sz w:val="24"/>
              <w:szCs w:val="24"/>
              <w14:ligatures w14:val="standardContextual"/>
            </w:rPr>
          </w:pPr>
          <w:hyperlink w:anchor="_Toc191031187" w:history="1">
            <w:r w:rsidRPr="00025B76">
              <w:rPr>
                <w:rStyle w:val="Hyperlink"/>
              </w:rPr>
              <w:t>2.8.</w:t>
            </w:r>
            <w:r>
              <w:rPr>
                <w:rFonts w:asciiTheme="minorHAnsi" w:hAnsiTheme="minorHAnsi"/>
                <w:kern w:val="2"/>
                <w:sz w:val="24"/>
                <w:szCs w:val="24"/>
                <w14:ligatures w14:val="standardContextual"/>
              </w:rPr>
              <w:tab/>
            </w:r>
            <w:r w:rsidRPr="00025B76">
              <w:rPr>
                <w:rStyle w:val="Hyperlink"/>
              </w:rPr>
              <w:t>Staffing</w:t>
            </w:r>
            <w:r>
              <w:rPr>
                <w:webHidden/>
              </w:rPr>
              <w:tab/>
            </w:r>
            <w:r>
              <w:rPr>
                <w:webHidden/>
              </w:rPr>
              <w:fldChar w:fldCharType="begin"/>
            </w:r>
            <w:r>
              <w:rPr>
                <w:webHidden/>
              </w:rPr>
              <w:instrText xml:space="preserve"> PAGEREF _Toc191031187 \h </w:instrText>
            </w:r>
            <w:r>
              <w:rPr>
                <w:webHidden/>
              </w:rPr>
            </w:r>
            <w:r>
              <w:rPr>
                <w:webHidden/>
              </w:rPr>
              <w:fldChar w:fldCharType="separate"/>
            </w:r>
            <w:r>
              <w:rPr>
                <w:webHidden/>
              </w:rPr>
              <w:t>31</w:t>
            </w:r>
            <w:r>
              <w:rPr>
                <w:webHidden/>
              </w:rPr>
              <w:fldChar w:fldCharType="end"/>
            </w:r>
          </w:hyperlink>
        </w:p>
        <w:p w14:paraId="675E17BF" w14:textId="70F39100" w:rsidR="00302CA7" w:rsidRDefault="00302CA7">
          <w:pPr>
            <w:pStyle w:val="TOC3"/>
            <w:rPr>
              <w:rFonts w:asciiTheme="minorHAnsi" w:hAnsiTheme="minorHAnsi"/>
              <w:kern w:val="2"/>
              <w:sz w:val="24"/>
              <w:szCs w:val="24"/>
              <w14:ligatures w14:val="standardContextual"/>
            </w:rPr>
          </w:pPr>
          <w:hyperlink w:anchor="_Toc191031188" w:history="1">
            <w:r w:rsidRPr="00025B76">
              <w:rPr>
                <w:rStyle w:val="Hyperlink"/>
              </w:rPr>
              <w:t>2.9.</w:t>
            </w:r>
            <w:r>
              <w:rPr>
                <w:rFonts w:asciiTheme="minorHAnsi" w:hAnsiTheme="minorHAnsi"/>
                <w:kern w:val="2"/>
                <w:sz w:val="24"/>
                <w:szCs w:val="24"/>
                <w14:ligatures w14:val="standardContextual"/>
              </w:rPr>
              <w:tab/>
            </w:r>
            <w:r w:rsidRPr="00025B76">
              <w:rPr>
                <w:rStyle w:val="Hyperlink"/>
              </w:rPr>
              <w:t>Mentoring</w:t>
            </w:r>
            <w:r>
              <w:rPr>
                <w:webHidden/>
              </w:rPr>
              <w:tab/>
            </w:r>
            <w:r>
              <w:rPr>
                <w:webHidden/>
              </w:rPr>
              <w:fldChar w:fldCharType="begin"/>
            </w:r>
            <w:r>
              <w:rPr>
                <w:webHidden/>
              </w:rPr>
              <w:instrText xml:space="preserve"> PAGEREF _Toc191031188 \h </w:instrText>
            </w:r>
            <w:r>
              <w:rPr>
                <w:webHidden/>
              </w:rPr>
            </w:r>
            <w:r>
              <w:rPr>
                <w:webHidden/>
              </w:rPr>
              <w:fldChar w:fldCharType="separate"/>
            </w:r>
            <w:r>
              <w:rPr>
                <w:webHidden/>
              </w:rPr>
              <w:t>31</w:t>
            </w:r>
            <w:r>
              <w:rPr>
                <w:webHidden/>
              </w:rPr>
              <w:fldChar w:fldCharType="end"/>
            </w:r>
          </w:hyperlink>
        </w:p>
        <w:p w14:paraId="1FC1FAF7" w14:textId="52322567" w:rsidR="00302CA7" w:rsidRDefault="00302CA7">
          <w:pPr>
            <w:pStyle w:val="TOC3"/>
            <w:rPr>
              <w:rFonts w:asciiTheme="minorHAnsi" w:hAnsiTheme="minorHAnsi"/>
              <w:kern w:val="2"/>
              <w:sz w:val="24"/>
              <w:szCs w:val="24"/>
              <w14:ligatures w14:val="standardContextual"/>
            </w:rPr>
          </w:pPr>
          <w:hyperlink w:anchor="_Toc191031189" w:history="1">
            <w:r w:rsidRPr="00025B76">
              <w:rPr>
                <w:rStyle w:val="Hyperlink"/>
              </w:rPr>
              <w:t>2.10.</w:t>
            </w:r>
            <w:r>
              <w:rPr>
                <w:rFonts w:asciiTheme="minorHAnsi" w:hAnsiTheme="minorHAnsi"/>
                <w:kern w:val="2"/>
                <w:sz w:val="24"/>
                <w:szCs w:val="24"/>
                <w14:ligatures w14:val="standardContextual"/>
              </w:rPr>
              <w:tab/>
            </w:r>
            <w:r w:rsidRPr="00025B76">
              <w:rPr>
                <w:rStyle w:val="Hyperlink"/>
              </w:rPr>
              <w:t>COMS Pilot Projects</w:t>
            </w:r>
            <w:r>
              <w:rPr>
                <w:webHidden/>
              </w:rPr>
              <w:tab/>
            </w:r>
            <w:r>
              <w:rPr>
                <w:webHidden/>
              </w:rPr>
              <w:fldChar w:fldCharType="begin"/>
            </w:r>
            <w:r>
              <w:rPr>
                <w:webHidden/>
              </w:rPr>
              <w:instrText xml:space="preserve"> PAGEREF _Toc191031189 \h </w:instrText>
            </w:r>
            <w:r>
              <w:rPr>
                <w:webHidden/>
              </w:rPr>
            </w:r>
            <w:r>
              <w:rPr>
                <w:webHidden/>
              </w:rPr>
              <w:fldChar w:fldCharType="separate"/>
            </w:r>
            <w:r>
              <w:rPr>
                <w:webHidden/>
              </w:rPr>
              <w:t>32</w:t>
            </w:r>
            <w:r>
              <w:rPr>
                <w:webHidden/>
              </w:rPr>
              <w:fldChar w:fldCharType="end"/>
            </w:r>
          </w:hyperlink>
        </w:p>
        <w:p w14:paraId="6FC5A3E1" w14:textId="654F412B" w:rsidR="00302CA7" w:rsidRDefault="00302CA7">
          <w:pPr>
            <w:pStyle w:val="TOC3"/>
            <w:rPr>
              <w:rFonts w:asciiTheme="minorHAnsi" w:hAnsiTheme="minorHAnsi"/>
              <w:kern w:val="2"/>
              <w:sz w:val="24"/>
              <w:szCs w:val="24"/>
              <w14:ligatures w14:val="standardContextual"/>
            </w:rPr>
          </w:pPr>
          <w:hyperlink w:anchor="_Toc191031190" w:history="1">
            <w:r w:rsidRPr="00025B76">
              <w:rPr>
                <w:rStyle w:val="Hyperlink"/>
              </w:rPr>
              <w:t>2.11.</w:t>
            </w:r>
            <w:r>
              <w:rPr>
                <w:rFonts w:asciiTheme="minorHAnsi" w:hAnsiTheme="minorHAnsi"/>
                <w:kern w:val="2"/>
                <w:sz w:val="24"/>
                <w:szCs w:val="24"/>
                <w14:ligatures w14:val="standardContextual"/>
              </w:rPr>
              <w:tab/>
            </w:r>
            <w:r w:rsidRPr="00025B76">
              <w:rPr>
                <w:rStyle w:val="Hyperlink"/>
              </w:rPr>
              <w:t>CTP Engagement</w:t>
            </w:r>
            <w:r>
              <w:rPr>
                <w:webHidden/>
              </w:rPr>
              <w:tab/>
            </w:r>
            <w:r>
              <w:rPr>
                <w:webHidden/>
              </w:rPr>
              <w:fldChar w:fldCharType="begin"/>
            </w:r>
            <w:r>
              <w:rPr>
                <w:webHidden/>
              </w:rPr>
              <w:instrText xml:space="preserve"> PAGEREF _Toc191031190 \h </w:instrText>
            </w:r>
            <w:r>
              <w:rPr>
                <w:webHidden/>
              </w:rPr>
            </w:r>
            <w:r>
              <w:rPr>
                <w:webHidden/>
              </w:rPr>
              <w:fldChar w:fldCharType="separate"/>
            </w:r>
            <w:r>
              <w:rPr>
                <w:webHidden/>
              </w:rPr>
              <w:t>32</w:t>
            </w:r>
            <w:r>
              <w:rPr>
                <w:webHidden/>
              </w:rPr>
              <w:fldChar w:fldCharType="end"/>
            </w:r>
          </w:hyperlink>
        </w:p>
        <w:p w14:paraId="0C2CD9E4" w14:textId="6FE2F8D1" w:rsidR="00302CA7" w:rsidRDefault="00302CA7">
          <w:pPr>
            <w:pStyle w:val="TOC2"/>
            <w:rPr>
              <w:rFonts w:asciiTheme="minorHAnsi" w:hAnsiTheme="minorHAnsi"/>
              <w:b w:val="0"/>
              <w:kern w:val="2"/>
              <w:sz w:val="24"/>
              <w:szCs w:val="24"/>
              <w14:ligatures w14:val="standardContextual"/>
            </w:rPr>
          </w:pPr>
          <w:hyperlink w:anchor="_Toc191031191" w:history="1">
            <w:r w:rsidRPr="00025B76">
              <w:rPr>
                <w:rStyle w:val="Hyperlink"/>
              </w:rPr>
              <w:t>Authorized Representative Signatures</w:t>
            </w:r>
            <w:r>
              <w:rPr>
                <w:webHidden/>
              </w:rPr>
              <w:tab/>
            </w:r>
            <w:r>
              <w:rPr>
                <w:webHidden/>
              </w:rPr>
              <w:fldChar w:fldCharType="begin"/>
            </w:r>
            <w:r>
              <w:rPr>
                <w:webHidden/>
              </w:rPr>
              <w:instrText xml:space="preserve"> PAGEREF _Toc191031191 \h </w:instrText>
            </w:r>
            <w:r>
              <w:rPr>
                <w:webHidden/>
              </w:rPr>
            </w:r>
            <w:r>
              <w:rPr>
                <w:webHidden/>
              </w:rPr>
              <w:fldChar w:fldCharType="separate"/>
            </w:r>
            <w:r>
              <w:rPr>
                <w:webHidden/>
              </w:rPr>
              <w:t>33</w:t>
            </w:r>
            <w:r>
              <w:rPr>
                <w:webHidden/>
              </w:rPr>
              <w:fldChar w:fldCharType="end"/>
            </w:r>
          </w:hyperlink>
        </w:p>
        <w:p w14:paraId="2FAFA9B7" w14:textId="1194EF2C" w:rsidR="00302CA7" w:rsidRDefault="00302CA7">
          <w:pPr>
            <w:pStyle w:val="TOC2"/>
            <w:rPr>
              <w:rFonts w:asciiTheme="minorHAnsi" w:hAnsiTheme="minorHAnsi"/>
              <w:b w:val="0"/>
              <w:kern w:val="2"/>
              <w:sz w:val="24"/>
              <w:szCs w:val="24"/>
              <w14:ligatures w14:val="standardContextual"/>
            </w:rPr>
          </w:pPr>
          <w:hyperlink w:anchor="_Toc191031192" w:history="1">
            <w:r w:rsidRPr="00025B76">
              <w:rPr>
                <w:rStyle w:val="Hyperlink"/>
              </w:rPr>
              <w:t>List of Tables</w:t>
            </w:r>
            <w:r>
              <w:rPr>
                <w:webHidden/>
              </w:rPr>
              <w:tab/>
            </w:r>
            <w:r>
              <w:rPr>
                <w:webHidden/>
              </w:rPr>
              <w:fldChar w:fldCharType="begin"/>
            </w:r>
            <w:r>
              <w:rPr>
                <w:webHidden/>
              </w:rPr>
              <w:instrText xml:space="preserve"> PAGEREF _Toc191031192 \h </w:instrText>
            </w:r>
            <w:r>
              <w:rPr>
                <w:webHidden/>
              </w:rPr>
            </w:r>
            <w:r>
              <w:rPr>
                <w:webHidden/>
              </w:rPr>
              <w:fldChar w:fldCharType="separate"/>
            </w:r>
            <w:r>
              <w:rPr>
                <w:webHidden/>
              </w:rPr>
              <w:t>34</w:t>
            </w:r>
            <w:r>
              <w:rPr>
                <w:webHidden/>
              </w:rPr>
              <w:fldChar w:fldCharType="end"/>
            </w:r>
          </w:hyperlink>
        </w:p>
        <w:p w14:paraId="010E9991" w14:textId="776A83A9" w:rsidR="00302CA7" w:rsidRDefault="00302CA7">
          <w:pPr>
            <w:pStyle w:val="TOC2"/>
            <w:rPr>
              <w:rFonts w:asciiTheme="minorHAnsi" w:hAnsiTheme="minorHAnsi"/>
              <w:b w:val="0"/>
              <w:kern w:val="2"/>
              <w:sz w:val="24"/>
              <w:szCs w:val="24"/>
              <w14:ligatures w14:val="standardContextual"/>
            </w:rPr>
          </w:pPr>
          <w:hyperlink w:anchor="_Toc191031193" w:history="1">
            <w:r w:rsidRPr="00025B76">
              <w:rPr>
                <w:rStyle w:val="Hyperlink"/>
              </w:rPr>
              <w:t>Acronyms</w:t>
            </w:r>
            <w:r>
              <w:rPr>
                <w:webHidden/>
              </w:rPr>
              <w:tab/>
            </w:r>
            <w:r>
              <w:rPr>
                <w:webHidden/>
              </w:rPr>
              <w:fldChar w:fldCharType="begin"/>
            </w:r>
            <w:r>
              <w:rPr>
                <w:webHidden/>
              </w:rPr>
              <w:instrText xml:space="preserve"> PAGEREF _Toc191031193 \h </w:instrText>
            </w:r>
            <w:r>
              <w:rPr>
                <w:webHidden/>
              </w:rPr>
            </w:r>
            <w:r>
              <w:rPr>
                <w:webHidden/>
              </w:rPr>
              <w:fldChar w:fldCharType="separate"/>
            </w:r>
            <w:r>
              <w:rPr>
                <w:webHidden/>
              </w:rPr>
              <w:t>34</w:t>
            </w:r>
            <w:r>
              <w:rPr>
                <w:webHidden/>
              </w:rPr>
              <w:fldChar w:fldCharType="end"/>
            </w:r>
          </w:hyperlink>
        </w:p>
        <w:p w14:paraId="1DDA17BB" w14:textId="2825F91D" w:rsidR="00E041E8" w:rsidRDefault="00E041E8" w:rsidP="00E041E8">
          <w:r>
            <w:rPr>
              <w:b/>
              <w:bCs/>
              <w:noProof/>
            </w:rPr>
            <w:fldChar w:fldCharType="end"/>
          </w:r>
        </w:p>
      </w:sdtContent>
    </w:sdt>
    <w:p w14:paraId="52CD189B" w14:textId="77777777" w:rsidR="00E041E8" w:rsidRDefault="00E041E8" w:rsidP="00E041E8">
      <w:pPr>
        <w:pStyle w:val="FEMATableofContentsHeading"/>
        <w:rPr>
          <w:noProof/>
        </w:rPr>
        <w:sectPr w:rsidR="00E041E8" w:rsidSect="00E041E8">
          <w:headerReference w:type="even" r:id="rId20"/>
          <w:footerReference w:type="even" r:id="rId21"/>
          <w:footerReference w:type="default" r:id="rId22"/>
          <w:headerReference w:type="first" r:id="rId23"/>
          <w:pgSz w:w="12240" w:h="15840"/>
          <w:pgMar w:top="1440" w:right="1440" w:bottom="1440" w:left="1440" w:header="720" w:footer="720" w:gutter="0"/>
          <w:pgNumType w:fmt="lowerRoman" w:start="1"/>
          <w:cols w:space="720"/>
          <w:docGrid w:linePitch="360"/>
        </w:sectPr>
      </w:pPr>
    </w:p>
    <w:p w14:paraId="2135CA94" w14:textId="77777777" w:rsidR="00E041E8" w:rsidRDefault="00E041E8" w:rsidP="00E041E8">
      <w:pPr>
        <w:pStyle w:val="FEMAHeading1"/>
        <w:numPr>
          <w:ilvl w:val="0"/>
          <w:numId w:val="0"/>
        </w:numPr>
      </w:pPr>
      <w:bookmarkStart w:id="1" w:name="_Toc45880562"/>
      <w:bookmarkStart w:id="2" w:name="_Toc191031170"/>
      <w:bookmarkEnd w:id="0"/>
      <w:r>
        <w:lastRenderedPageBreak/>
        <w:t>Document Organization and Instructions</w:t>
      </w:r>
      <w:bookmarkEnd w:id="1"/>
      <w:bookmarkEnd w:id="2"/>
    </w:p>
    <w:p w14:paraId="27A94232" w14:textId="77777777" w:rsidR="00E041E8" w:rsidRDefault="00E041E8" w:rsidP="00E041E8">
      <w:pPr>
        <w:pStyle w:val="FEMACallout-CASESTUDYText"/>
        <w:jc w:val="center"/>
      </w:pPr>
      <w:r>
        <w:t>Cooperating Technical Partners (CTPs) should use this template to apply for an award to complete Community Outreach and Mitigation Strategies activities.</w:t>
      </w:r>
    </w:p>
    <w:p w14:paraId="235D3502" w14:textId="77777777" w:rsidR="00E041E8" w:rsidRDefault="00E041E8" w:rsidP="00E041E8">
      <w:pPr>
        <w:pStyle w:val="FEMANormal"/>
      </w:pPr>
      <w:r>
        <w:t xml:space="preserve">This document is organized into two parts. The goal is to simplify and streamline Statement of Work (SOW) completion and improve its use for both CTPs and the Federal Emergency Management Agency (FEMA). </w:t>
      </w:r>
    </w:p>
    <w:p w14:paraId="49C75415" w14:textId="77777777" w:rsidR="00E041E8" w:rsidRDefault="00E041E8" w:rsidP="00E041E8">
      <w:pPr>
        <w:pStyle w:val="FEMANormal"/>
      </w:pPr>
      <w:r>
        <w:t>Part 1 lists SOW elements that the CTP can customize (formatted in tables). These areas also contain required elements which cannot be modified:</w:t>
      </w:r>
    </w:p>
    <w:p w14:paraId="7EF198F8" w14:textId="77777777" w:rsidR="00E041E8" w:rsidRDefault="00E041E8" w:rsidP="00E041E8">
      <w:pPr>
        <w:pStyle w:val="FEMABullet-1"/>
      </w:pPr>
      <w:r>
        <w:t>Parts 1.1 – 1.3. In these sections, the CTP will describe the project and identify the scope elements to be completed under this SOW. The CTP can clarify or modify the standard descriptions and deliverables on fundable activities (as shown in Part 2). The CTP will also indicate the schedule for delivery, leverage, budget, performance measures and other related parts of the SOW.</w:t>
      </w:r>
    </w:p>
    <w:p w14:paraId="15865F27" w14:textId="77777777" w:rsidR="00E041E8" w:rsidRDefault="00E041E8" w:rsidP="00E041E8">
      <w:pPr>
        <w:pStyle w:val="FEMABullet-1"/>
      </w:pPr>
      <w:r>
        <w:t>Parts 1.4 – 1.7. These sections include standard language, to which the CTP is agreeing, that addresses standards, hiring contractors, reporting and performance, and protection of Personally Identifiable Information (PII). The CTP may not edit this language.</w:t>
      </w:r>
    </w:p>
    <w:p w14:paraId="5EFD14C9" w14:textId="77777777" w:rsidR="00E041E8" w:rsidRPr="00B41366" w:rsidRDefault="00E041E8" w:rsidP="00E041E8">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2E135703" w14:textId="77777777" w:rsidR="00E041E8" w:rsidRDefault="00E041E8" w:rsidP="00E041E8">
      <w:pPr>
        <w:pStyle w:val="FEMAHeading1"/>
        <w:sectPr w:rsidR="00E041E8" w:rsidSect="00E041E8">
          <w:pgSz w:w="12240" w:h="15840"/>
          <w:pgMar w:top="1440" w:right="1440" w:bottom="1440" w:left="1440" w:header="720" w:footer="720" w:gutter="0"/>
          <w:pgNumType w:start="1"/>
          <w:cols w:space="720"/>
          <w:docGrid w:linePitch="360"/>
        </w:sectPr>
      </w:pPr>
    </w:p>
    <w:p w14:paraId="36FDC876" w14:textId="77777777" w:rsidR="00E041E8" w:rsidRDefault="00E041E8" w:rsidP="00E041E8">
      <w:pPr>
        <w:pStyle w:val="FEMAHeading1"/>
      </w:pPr>
      <w:bookmarkStart w:id="3" w:name="_Toc191031171"/>
      <w:r>
        <w:lastRenderedPageBreak/>
        <w:t>Part 1 – Custom Statement of Work Information</w:t>
      </w:r>
      <w:bookmarkEnd w:id="3"/>
    </w:p>
    <w:p w14:paraId="41001D73" w14:textId="73A7773E" w:rsidR="00E041E8" w:rsidRPr="007C1DBA" w:rsidRDefault="00E041E8" w:rsidP="00E041E8">
      <w:pPr>
        <w:pStyle w:val="FEMANormal"/>
      </w:pPr>
      <w:r w:rsidRPr="00C857EC">
        <w:t xml:space="preserve">In accordance with the CTP Partnership Agreement referenced in </w:t>
      </w:r>
      <w:r>
        <w:fldChar w:fldCharType="begin"/>
      </w:r>
      <w:r>
        <w:instrText xml:space="preserve"> REF _Ref98237967 \h </w:instrText>
      </w:r>
      <w:r>
        <w:fldChar w:fldCharType="separate"/>
      </w:r>
      <w:r>
        <w:t xml:space="preserve">Table </w:t>
      </w:r>
      <w:r>
        <w:rPr>
          <w:noProof/>
        </w:rPr>
        <w:t>1</w:t>
      </w:r>
      <w:r>
        <w:fldChar w:fldCharType="end"/>
      </w:r>
      <w:r w:rsidRPr="00C857EC">
        <w:t xml:space="preserve"> between</w:t>
      </w:r>
      <w:r>
        <w:t xml:space="preserve"> </w:t>
      </w:r>
      <w:r w:rsidR="00C03CF7" w:rsidRPr="00C03CF7">
        <w:rPr>
          <w:noProof/>
          <w:color w:val="833C0B" w:themeColor="accent2" w:themeShade="80"/>
        </w:rPr>
        <w:fldChar w:fldCharType="begin">
          <w:ffData>
            <w:name w:val=""/>
            <w:enabled/>
            <w:calcOnExit w:val="0"/>
            <w:textInput>
              <w:default w:val="Illinois State Water Survey"/>
            </w:textInput>
          </w:ffData>
        </w:fldChar>
      </w:r>
      <w:r w:rsidR="00C03CF7" w:rsidRPr="00C03CF7">
        <w:rPr>
          <w:noProof/>
          <w:color w:val="833C0B" w:themeColor="accent2" w:themeShade="80"/>
        </w:rPr>
        <w:instrText xml:space="preserve"> FORMTEXT </w:instrText>
      </w:r>
      <w:r w:rsidR="00C03CF7" w:rsidRPr="00C03CF7">
        <w:rPr>
          <w:noProof/>
          <w:color w:val="833C0B" w:themeColor="accent2" w:themeShade="80"/>
        </w:rPr>
      </w:r>
      <w:r w:rsidR="00C03CF7" w:rsidRPr="00C03CF7">
        <w:rPr>
          <w:noProof/>
          <w:color w:val="833C0B" w:themeColor="accent2" w:themeShade="80"/>
        </w:rPr>
        <w:fldChar w:fldCharType="separate"/>
      </w:r>
      <w:r w:rsidR="00C03CF7" w:rsidRPr="00C03CF7">
        <w:rPr>
          <w:noProof/>
          <w:color w:val="833C0B" w:themeColor="accent2" w:themeShade="80"/>
        </w:rPr>
        <w:t>Illinois State Water Survey</w:t>
      </w:r>
      <w:r w:rsidR="00C03CF7" w:rsidRPr="00C03CF7">
        <w:rPr>
          <w:noProof/>
          <w:color w:val="833C0B" w:themeColor="accent2" w:themeShade="80"/>
        </w:rPr>
        <w:fldChar w:fldCharType="end"/>
      </w:r>
      <w:r w:rsidRPr="00C857EC">
        <w:t xml:space="preserve"> (herein referred to as “CTP”) and </w:t>
      </w:r>
      <w:r>
        <w:t>FEMA</w:t>
      </w:r>
      <w:r w:rsidRPr="00C857EC">
        <w:t xml:space="preserve">, the following </w:t>
      </w:r>
      <w:r>
        <w:t xml:space="preserve">subsections </w:t>
      </w:r>
      <w:r w:rsidRPr="00C857EC">
        <w:t xml:space="preserve">explain the scope to be undertaken by </w:t>
      </w:r>
      <w:r w:rsidR="00C03CF7" w:rsidRPr="00C03CF7">
        <w:rPr>
          <w:noProof/>
          <w:color w:val="833C0B" w:themeColor="accent2" w:themeShade="80"/>
        </w:rPr>
        <w:fldChar w:fldCharType="begin">
          <w:ffData>
            <w:name w:val=""/>
            <w:enabled/>
            <w:calcOnExit w:val="0"/>
            <w:textInput>
              <w:default w:val="Illinois State Water Survey"/>
            </w:textInput>
          </w:ffData>
        </w:fldChar>
      </w:r>
      <w:r w:rsidR="00C03CF7" w:rsidRPr="00C03CF7">
        <w:rPr>
          <w:noProof/>
          <w:color w:val="833C0B" w:themeColor="accent2" w:themeShade="80"/>
        </w:rPr>
        <w:instrText xml:space="preserve"> FORMTEXT </w:instrText>
      </w:r>
      <w:r w:rsidR="00C03CF7" w:rsidRPr="00C03CF7">
        <w:rPr>
          <w:noProof/>
          <w:color w:val="833C0B" w:themeColor="accent2" w:themeShade="80"/>
        </w:rPr>
      </w:r>
      <w:r w:rsidR="00C03CF7" w:rsidRPr="00C03CF7">
        <w:rPr>
          <w:noProof/>
          <w:color w:val="833C0B" w:themeColor="accent2" w:themeShade="80"/>
        </w:rPr>
        <w:fldChar w:fldCharType="separate"/>
      </w:r>
      <w:r w:rsidR="00C03CF7" w:rsidRPr="00C03CF7">
        <w:rPr>
          <w:noProof/>
          <w:color w:val="833C0B" w:themeColor="accent2" w:themeShade="80"/>
        </w:rPr>
        <w:t>Illinois State Water Survey</w:t>
      </w:r>
      <w:r w:rsidR="00C03CF7" w:rsidRPr="00C03CF7">
        <w:rPr>
          <w:noProof/>
          <w:color w:val="833C0B" w:themeColor="accent2" w:themeShade="80"/>
        </w:rPr>
        <w:fldChar w:fldCharType="end"/>
      </w:r>
      <w:r w:rsidRPr="00C857EC">
        <w:t xml:space="preserve"> to enhance communication and coordination detailed within this </w:t>
      </w:r>
      <w:r>
        <w:t>COMS SOW</w:t>
      </w:r>
      <w:r w:rsidRPr="00C857EC">
        <w:t xml:space="preserve"> No.</w:t>
      </w:r>
      <w:r w:rsidRPr="008D2878">
        <w:t xml:space="preserve"> </w:t>
      </w:r>
      <w:r w:rsidR="00C03CF7" w:rsidRPr="00C03CF7">
        <w:rPr>
          <w:noProof/>
          <w:color w:val="833C0B" w:themeColor="accent2" w:themeShade="80"/>
        </w:rPr>
        <w:fldChar w:fldCharType="begin">
          <w:ffData>
            <w:name w:val=""/>
            <w:enabled/>
            <w:calcOnExit w:val="0"/>
            <w:textInput>
              <w:default w:val="ISWS 25-02"/>
            </w:textInput>
          </w:ffData>
        </w:fldChar>
      </w:r>
      <w:r w:rsidR="00C03CF7" w:rsidRPr="00C03CF7">
        <w:rPr>
          <w:noProof/>
          <w:color w:val="833C0B" w:themeColor="accent2" w:themeShade="80"/>
        </w:rPr>
        <w:instrText xml:space="preserve"> FORMTEXT </w:instrText>
      </w:r>
      <w:r w:rsidR="00C03CF7" w:rsidRPr="00C03CF7">
        <w:rPr>
          <w:noProof/>
          <w:color w:val="833C0B" w:themeColor="accent2" w:themeShade="80"/>
        </w:rPr>
      </w:r>
      <w:r w:rsidR="00C03CF7" w:rsidRPr="00C03CF7">
        <w:rPr>
          <w:noProof/>
          <w:color w:val="833C0B" w:themeColor="accent2" w:themeShade="80"/>
        </w:rPr>
        <w:fldChar w:fldCharType="separate"/>
      </w:r>
      <w:r w:rsidR="00C03CF7" w:rsidRPr="00C03CF7">
        <w:rPr>
          <w:noProof/>
          <w:color w:val="833C0B" w:themeColor="accent2" w:themeShade="80"/>
        </w:rPr>
        <w:t>ISWS 25-02</w:t>
      </w:r>
      <w:r w:rsidR="00C03CF7" w:rsidRPr="00C03CF7">
        <w:rPr>
          <w:noProof/>
          <w:color w:val="833C0B" w:themeColor="accent2" w:themeShade="80"/>
        </w:rPr>
        <w:fldChar w:fldCharType="end"/>
      </w:r>
      <w:r w:rsidRPr="00C857EC">
        <w:t>:</w:t>
      </w:r>
    </w:p>
    <w:p w14:paraId="3C76A2AA" w14:textId="77777777" w:rsidR="00E041E8" w:rsidRDefault="00E041E8" w:rsidP="00E041E8">
      <w:pPr>
        <w:pStyle w:val="FEMAHeading2"/>
      </w:pPr>
      <w:bookmarkStart w:id="4" w:name="_Toc191031172"/>
      <w:r>
        <w:t xml:space="preserve">Project and Point of Contact </w:t>
      </w:r>
      <w:r w:rsidRPr="00B71A2E">
        <w:t>Information</w:t>
      </w:r>
      <w:bookmarkEnd w:id="4"/>
      <w:r>
        <w:t xml:space="preserve"> </w:t>
      </w:r>
    </w:p>
    <w:p w14:paraId="2E4B1E17" w14:textId="77777777" w:rsidR="00E041E8" w:rsidRDefault="00E041E8" w:rsidP="00E041E8">
      <w:pPr>
        <w:pStyle w:val="FEMANormal"/>
      </w:pPr>
      <w:r w:rsidRPr="0031000C">
        <w:rPr>
          <w:u w:val="single"/>
        </w:rPr>
        <w:t>Instructions:</w:t>
      </w:r>
      <w:r w:rsidRPr="00B82FD1">
        <w:t xml:space="preserve"> Complete </w:t>
      </w:r>
      <w:r>
        <w:fldChar w:fldCharType="begin"/>
      </w:r>
      <w:r>
        <w:instrText xml:space="preserve"> REF _Ref98237967 \h </w:instrText>
      </w:r>
      <w:r>
        <w:fldChar w:fldCharType="separate"/>
      </w:r>
      <w:r>
        <w:t xml:space="preserve">Table </w:t>
      </w:r>
      <w:r>
        <w:rPr>
          <w:noProof/>
        </w:rPr>
        <w:t>1</w:t>
      </w:r>
      <w:r>
        <w:fldChar w:fldCharType="end"/>
      </w:r>
      <w:r w:rsidRPr="00B82FD1">
        <w:t xml:space="preserve"> with the basic project information and point</w:t>
      </w:r>
      <w:r>
        <w:t>s</w:t>
      </w:r>
      <w:r w:rsidRPr="00B82FD1">
        <w:t xml:space="preserve"> of contact for both the CTP and FEMA staff.</w:t>
      </w:r>
    </w:p>
    <w:p w14:paraId="12CE1307" w14:textId="77777777" w:rsidR="00E041E8" w:rsidRPr="00CD70D8" w:rsidRDefault="00E041E8" w:rsidP="00E041E8">
      <w:pPr>
        <w:pStyle w:val="FEMATableCaption"/>
      </w:pPr>
      <w:bookmarkStart w:id="5" w:name="_Ref98237967"/>
      <w:bookmarkStart w:id="6" w:name="_Toc191031194"/>
      <w:r>
        <w:t xml:space="preserve">Table </w:t>
      </w:r>
      <w:r>
        <w:fldChar w:fldCharType="begin"/>
      </w:r>
      <w:r>
        <w:instrText>SEQ Table \* ARABIC</w:instrText>
      </w:r>
      <w:r>
        <w:fldChar w:fldCharType="separate"/>
      </w:r>
      <w:r>
        <w:rPr>
          <w:noProof/>
        </w:rPr>
        <w:t>1</w:t>
      </w:r>
      <w:r>
        <w:fldChar w:fldCharType="end"/>
      </w:r>
      <w:bookmarkEnd w:id="5"/>
      <w:r>
        <w:t xml:space="preserve">. </w:t>
      </w:r>
      <w:r w:rsidRPr="00531DC9">
        <w:t>Project and Point of Contact Information</w:t>
      </w:r>
      <w:bookmarkEnd w:id="6"/>
    </w:p>
    <w:tbl>
      <w:tblPr>
        <w:tblStyle w:val="FEMATable1-DHSLightBlue20"/>
        <w:tblW w:w="0" w:type="auto"/>
        <w:tblLook w:val="04A0" w:firstRow="1" w:lastRow="0" w:firstColumn="1" w:lastColumn="0" w:noHBand="0" w:noVBand="1"/>
      </w:tblPr>
      <w:tblGrid>
        <w:gridCol w:w="4675"/>
        <w:gridCol w:w="4675"/>
      </w:tblGrid>
      <w:tr w:rsidR="00E041E8" w14:paraId="269EF23A" w14:textId="77777777">
        <w:trPr>
          <w:cnfStyle w:val="100000000000" w:firstRow="1" w:lastRow="0" w:firstColumn="0" w:lastColumn="0" w:oddVBand="0" w:evenVBand="0" w:oddHBand="0" w:evenHBand="0" w:firstRowFirstColumn="0" w:firstRowLastColumn="0" w:lastRowFirstColumn="0" w:lastRowLastColumn="0"/>
        </w:trPr>
        <w:tc>
          <w:tcPr>
            <w:tcW w:w="0" w:type="dxa"/>
          </w:tcPr>
          <w:p w14:paraId="06BCAFA4" w14:textId="77777777" w:rsidR="00E041E8" w:rsidRDefault="00E041E8">
            <w:pPr>
              <w:pStyle w:val="FEMATableHeading"/>
              <w:spacing w:before="96" w:after="96"/>
            </w:pPr>
            <w:r>
              <w:t>Information Type</w:t>
            </w:r>
          </w:p>
        </w:tc>
        <w:tc>
          <w:tcPr>
            <w:tcW w:w="0" w:type="dxa"/>
          </w:tcPr>
          <w:p w14:paraId="0FAACD9E" w14:textId="77777777" w:rsidR="00E041E8" w:rsidRDefault="00E041E8">
            <w:pPr>
              <w:pStyle w:val="FEMATableHeading"/>
              <w:spacing w:before="96" w:after="96"/>
            </w:pPr>
            <w:r>
              <w:t>Insert Information</w:t>
            </w:r>
          </w:p>
        </w:tc>
      </w:tr>
      <w:tr w:rsidR="00E041E8" w14:paraId="75004EDF" w14:textId="77777777">
        <w:tc>
          <w:tcPr>
            <w:tcW w:w="0" w:type="dxa"/>
          </w:tcPr>
          <w:p w14:paraId="3ABF6E04" w14:textId="77777777" w:rsidR="00E041E8" w:rsidRPr="00586B45" w:rsidRDefault="00E041E8">
            <w:pPr>
              <w:pStyle w:val="FEMATableText"/>
              <w:spacing w:before="96" w:after="96"/>
              <w:rPr>
                <w:i/>
                <w:iCs/>
              </w:rPr>
            </w:pPr>
            <w:r>
              <w:t>Project Name/Title (if applicable)</w:t>
            </w:r>
          </w:p>
        </w:tc>
        <w:tc>
          <w:tcPr>
            <w:tcW w:w="0" w:type="dxa"/>
          </w:tcPr>
          <w:p w14:paraId="5CEC6C37" w14:textId="42AB2CAC" w:rsidR="00E041E8" w:rsidRDefault="00C03CF7">
            <w:pPr>
              <w:pStyle w:val="FEMATableText"/>
              <w:spacing w:before="96" w:after="96"/>
            </w:pPr>
            <w:r w:rsidRPr="00C03CF7">
              <w:rPr>
                <w:rFonts w:cstheme="minorBidi"/>
                <w:noProof/>
                <w:color w:val="833C0B" w:themeColor="accent2" w:themeShade="80"/>
              </w:rPr>
              <w:fldChar w:fldCharType="begin">
                <w:ffData>
                  <w:name w:val="Text1"/>
                  <w:enabled/>
                  <w:calcOnExit w:val="0"/>
                  <w:textInput>
                    <w:default w:val="COMS SOW"/>
                  </w:textInput>
                </w:ffData>
              </w:fldChar>
            </w:r>
            <w:bookmarkStart w:id="7" w:name="Text1"/>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COMS SOW</w:t>
            </w:r>
            <w:r w:rsidRPr="00C03CF7">
              <w:rPr>
                <w:rFonts w:cstheme="minorBidi"/>
                <w:noProof/>
                <w:color w:val="833C0B" w:themeColor="accent2" w:themeShade="80"/>
              </w:rPr>
              <w:fldChar w:fldCharType="end"/>
            </w:r>
            <w:bookmarkEnd w:id="7"/>
          </w:p>
        </w:tc>
      </w:tr>
      <w:tr w:rsidR="00E041E8" w14:paraId="75144151" w14:textId="77777777">
        <w:tc>
          <w:tcPr>
            <w:tcW w:w="0" w:type="dxa"/>
          </w:tcPr>
          <w:p w14:paraId="27DEB980" w14:textId="77777777" w:rsidR="00E041E8" w:rsidRPr="00956F0C" w:rsidRDefault="00E041E8">
            <w:pPr>
              <w:pStyle w:val="FEMATableText"/>
              <w:spacing w:before="96" w:after="96"/>
              <w:rPr>
                <w:rFonts w:cstheme="minorBidi"/>
              </w:rPr>
            </w:pPr>
            <w:r>
              <w:t>CTP Organization Name:</w:t>
            </w:r>
          </w:p>
        </w:tc>
        <w:tc>
          <w:tcPr>
            <w:tcW w:w="0" w:type="dxa"/>
          </w:tcPr>
          <w:p w14:paraId="267F19FA" w14:textId="315597C6"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Illinois State Water Survey"/>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Illinois State Water Survey</w:t>
            </w:r>
            <w:r w:rsidRPr="00C03CF7">
              <w:rPr>
                <w:rFonts w:cstheme="minorBidi"/>
                <w:noProof/>
                <w:color w:val="833C0B" w:themeColor="accent2" w:themeShade="80"/>
              </w:rPr>
              <w:fldChar w:fldCharType="end"/>
            </w:r>
            <w:r w:rsidR="00E041E8">
              <w:fldChar w:fldCharType="begin"/>
            </w:r>
            <w:r w:rsidR="00E041E8">
              <w:instrText xml:space="preserve"> FILLIN  "{Insert CTP name}"  \* MERGEFORMAT </w:instrText>
            </w:r>
            <w:r w:rsidR="00E041E8">
              <w:fldChar w:fldCharType="end"/>
            </w:r>
          </w:p>
        </w:tc>
      </w:tr>
      <w:tr w:rsidR="00E041E8" w14:paraId="2C10B09A" w14:textId="77777777">
        <w:tc>
          <w:tcPr>
            <w:tcW w:w="0" w:type="dxa"/>
          </w:tcPr>
          <w:p w14:paraId="251AB4CB" w14:textId="77777777" w:rsidR="00E041E8" w:rsidRDefault="00E041E8">
            <w:pPr>
              <w:pStyle w:val="FEMATableText"/>
              <w:spacing w:before="96" w:after="96"/>
            </w:pPr>
            <w:r>
              <w:t>CTP Contractor Working on the activities in this SOW:</w:t>
            </w:r>
          </w:p>
          <w:p w14:paraId="0C9686AC" w14:textId="77777777" w:rsidR="00E041E8" w:rsidRPr="00956F0C" w:rsidRDefault="00E041E8">
            <w:pPr>
              <w:pStyle w:val="FEMATableText"/>
              <w:spacing w:before="96" w:after="96"/>
              <w:rPr>
                <w:rFonts w:cstheme="minorBidi"/>
              </w:rPr>
            </w:pPr>
            <w:r w:rsidRPr="00C32BA8">
              <w:rPr>
                <w:i/>
                <w:iCs/>
              </w:rPr>
              <w:t xml:space="preserve">Optional, only if contractors have already been identified; contractor support may be </w:t>
            </w:r>
            <w:r>
              <w:rPr>
                <w:i/>
                <w:iCs/>
              </w:rPr>
              <w:t>engaged</w:t>
            </w:r>
            <w:r w:rsidRPr="00C32BA8">
              <w:rPr>
                <w:i/>
                <w:iCs/>
              </w:rPr>
              <w:t xml:space="preserve"> for all activities except Staffing and Mentoring, which must be completed by the CTP</w:t>
            </w:r>
          </w:p>
        </w:tc>
        <w:tc>
          <w:tcPr>
            <w:tcW w:w="0" w:type="dxa"/>
          </w:tcPr>
          <w:p w14:paraId="05B92D6F" w14:textId="4C6504DA"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NA"/>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NA</w:t>
            </w:r>
            <w:r w:rsidRPr="00C03CF7">
              <w:rPr>
                <w:rFonts w:cstheme="minorBidi"/>
                <w:noProof/>
                <w:color w:val="833C0B" w:themeColor="accent2" w:themeShade="80"/>
              </w:rPr>
              <w:fldChar w:fldCharType="end"/>
            </w:r>
          </w:p>
        </w:tc>
      </w:tr>
      <w:tr w:rsidR="00E041E8" w14:paraId="677BAFEB" w14:textId="77777777">
        <w:tc>
          <w:tcPr>
            <w:tcW w:w="4675" w:type="dxa"/>
          </w:tcPr>
          <w:p w14:paraId="1753BD0B" w14:textId="77777777" w:rsidR="00E041E8" w:rsidRDefault="00E041E8">
            <w:pPr>
              <w:pStyle w:val="FEMATableText"/>
              <w:spacing w:before="96" w:after="96"/>
            </w:pPr>
            <w:r>
              <w:t>Sub-Recipient Working on the activities in this SOW:</w:t>
            </w:r>
          </w:p>
          <w:p w14:paraId="02881236" w14:textId="77777777" w:rsidR="00E041E8" w:rsidRDefault="00E041E8">
            <w:pPr>
              <w:pStyle w:val="FEMATableText"/>
              <w:spacing w:before="96" w:after="96"/>
            </w:pPr>
            <w:r w:rsidRPr="00C32BA8">
              <w:rPr>
                <w:i/>
                <w:iCs/>
              </w:rPr>
              <w:t xml:space="preserve">Optional, only if </w:t>
            </w:r>
            <w:r>
              <w:rPr>
                <w:i/>
                <w:iCs/>
              </w:rPr>
              <w:t>sub-recipient</w:t>
            </w:r>
            <w:r w:rsidRPr="00C32BA8">
              <w:rPr>
                <w:i/>
                <w:iCs/>
              </w:rPr>
              <w:t xml:space="preserve">s have already been identified; contractor support may be </w:t>
            </w:r>
            <w:r>
              <w:rPr>
                <w:i/>
                <w:iCs/>
              </w:rPr>
              <w:t>engaged</w:t>
            </w:r>
            <w:r w:rsidRPr="00C32BA8">
              <w:rPr>
                <w:i/>
                <w:iCs/>
              </w:rPr>
              <w:t xml:space="preserve"> for all activities except Staffing and Mentoring, which must be completed by the CTP</w:t>
            </w:r>
            <w:r>
              <w:rPr>
                <w:i/>
                <w:iCs/>
              </w:rPr>
              <w:t>s</w:t>
            </w:r>
          </w:p>
        </w:tc>
        <w:tc>
          <w:tcPr>
            <w:tcW w:w="4675" w:type="dxa"/>
          </w:tcPr>
          <w:p w14:paraId="392F5279" w14:textId="6941F60D" w:rsidR="00E041E8" w:rsidRDefault="00C03CF7">
            <w:pPr>
              <w:pStyle w:val="FEMATableText"/>
              <w:spacing w:before="96" w:after="96"/>
            </w:pPr>
            <w:r>
              <w:rPr>
                <w:rFonts w:cstheme="minorBidi"/>
                <w:noProof/>
                <w:color w:val="833C0B" w:themeColor="accent2" w:themeShade="80"/>
              </w:rPr>
              <w:fldChar w:fldCharType="begin">
                <w:ffData>
                  <w:name w:val=""/>
                  <w:enabled/>
                  <w:calcOnExit w:val="0"/>
                  <w:textInput>
                    <w:default w:val="NA"/>
                  </w:textInput>
                </w:ffData>
              </w:fldChar>
            </w:r>
            <w:r>
              <w:rPr>
                <w:rFonts w:cstheme="minorBidi"/>
                <w:noProof/>
                <w:color w:val="833C0B" w:themeColor="accent2" w:themeShade="80"/>
              </w:rPr>
              <w:instrText xml:space="preserve"> FORMTEXT </w:instrText>
            </w:r>
            <w:r>
              <w:rPr>
                <w:rFonts w:cstheme="minorBidi"/>
                <w:noProof/>
                <w:color w:val="833C0B" w:themeColor="accent2" w:themeShade="80"/>
              </w:rPr>
            </w:r>
            <w:r>
              <w:rPr>
                <w:rFonts w:cstheme="minorBidi"/>
                <w:noProof/>
                <w:color w:val="833C0B" w:themeColor="accent2" w:themeShade="80"/>
              </w:rPr>
              <w:fldChar w:fldCharType="separate"/>
            </w:r>
            <w:r>
              <w:rPr>
                <w:rFonts w:cstheme="minorBidi"/>
                <w:noProof/>
                <w:color w:val="833C0B" w:themeColor="accent2" w:themeShade="80"/>
              </w:rPr>
              <w:t>NA</w:t>
            </w:r>
            <w:r>
              <w:rPr>
                <w:rFonts w:cstheme="minorBidi"/>
                <w:noProof/>
                <w:color w:val="833C0B" w:themeColor="accent2" w:themeShade="80"/>
              </w:rPr>
              <w:fldChar w:fldCharType="end"/>
            </w:r>
          </w:p>
        </w:tc>
      </w:tr>
      <w:tr w:rsidR="00E041E8" w14:paraId="20A8F9D0" w14:textId="77777777">
        <w:tc>
          <w:tcPr>
            <w:tcW w:w="0" w:type="dxa"/>
          </w:tcPr>
          <w:p w14:paraId="0F18B18D" w14:textId="77777777" w:rsidR="00E041E8" w:rsidRPr="00956F0C" w:rsidRDefault="00E041E8">
            <w:pPr>
              <w:pStyle w:val="FEMATableText"/>
              <w:spacing w:before="96" w:after="96"/>
              <w:rPr>
                <w:rFonts w:cstheme="minorBidi"/>
              </w:rPr>
            </w:pPr>
            <w:r>
              <w:t>CTP Partnership Agreement Date:</w:t>
            </w:r>
          </w:p>
        </w:tc>
        <w:tc>
          <w:tcPr>
            <w:tcW w:w="0" w:type="dxa"/>
          </w:tcPr>
          <w:p w14:paraId="41602645" w14:textId="6CD91057"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September 9, 2013"/>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September 9, 2013</w:t>
            </w:r>
            <w:r w:rsidRPr="00C03CF7">
              <w:rPr>
                <w:rFonts w:cstheme="minorBidi"/>
                <w:noProof/>
                <w:color w:val="833C0B" w:themeColor="accent2" w:themeShade="80"/>
              </w:rPr>
              <w:fldChar w:fldCharType="end"/>
            </w:r>
          </w:p>
        </w:tc>
      </w:tr>
      <w:tr w:rsidR="00E041E8" w14:paraId="19922859" w14:textId="77777777">
        <w:tc>
          <w:tcPr>
            <w:tcW w:w="0" w:type="dxa"/>
          </w:tcPr>
          <w:p w14:paraId="0D8464C0" w14:textId="77777777" w:rsidR="00E041E8" w:rsidRPr="00956F0C" w:rsidRDefault="00E041E8">
            <w:pPr>
              <w:pStyle w:val="FEMATableText"/>
              <w:spacing w:before="96" w:after="96"/>
              <w:rPr>
                <w:rFonts w:cstheme="minorBidi"/>
              </w:rPr>
            </w:pPr>
            <w:r>
              <w:t>Period of Performance:</w:t>
            </w:r>
          </w:p>
        </w:tc>
        <w:tc>
          <w:tcPr>
            <w:tcW w:w="0" w:type="dxa"/>
          </w:tcPr>
          <w:p w14:paraId="2B19D877" w14:textId="5C83EE9E"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10/01/2025"/>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10/01/2025</w:t>
            </w:r>
            <w:r w:rsidRPr="00C03CF7">
              <w:rPr>
                <w:rFonts w:cstheme="minorBidi"/>
                <w:noProof/>
                <w:color w:val="833C0B" w:themeColor="accent2" w:themeShade="80"/>
              </w:rPr>
              <w:fldChar w:fldCharType="end"/>
            </w:r>
            <w:r w:rsidR="00E041E8">
              <w:t xml:space="preserve"> to </w:t>
            </w:r>
            <w:r w:rsidRPr="00C03CF7">
              <w:rPr>
                <w:rFonts w:cstheme="minorBidi"/>
                <w:noProof/>
                <w:color w:val="833C0B" w:themeColor="accent2" w:themeShade="80"/>
              </w:rPr>
              <w:fldChar w:fldCharType="begin">
                <w:ffData>
                  <w:name w:val=""/>
                  <w:enabled/>
                  <w:calcOnExit w:val="0"/>
                  <w:textInput>
                    <w:default w:val="09/30/2027"/>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09/30/2027</w:t>
            </w:r>
            <w:r w:rsidRPr="00C03CF7">
              <w:rPr>
                <w:rFonts w:cstheme="minorBidi"/>
                <w:noProof/>
                <w:color w:val="833C0B" w:themeColor="accent2" w:themeShade="80"/>
              </w:rPr>
              <w:fldChar w:fldCharType="end"/>
            </w:r>
          </w:p>
        </w:tc>
      </w:tr>
      <w:tr w:rsidR="00E041E8" w14:paraId="48756266" w14:textId="77777777">
        <w:tc>
          <w:tcPr>
            <w:tcW w:w="0" w:type="dxa"/>
          </w:tcPr>
          <w:p w14:paraId="17228D04" w14:textId="77777777" w:rsidR="00E041E8" w:rsidRPr="00745E05" w:rsidRDefault="00E041E8">
            <w:pPr>
              <w:pStyle w:val="FEMATableText"/>
              <w:spacing w:before="96" w:after="96"/>
            </w:pPr>
            <w:r>
              <w:t>CTP Project Manager:</w:t>
            </w:r>
          </w:p>
        </w:tc>
        <w:tc>
          <w:tcPr>
            <w:tcW w:w="0" w:type="dxa"/>
          </w:tcPr>
          <w:p w14:paraId="23888C26" w14:textId="30EF81AE"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Glenn Heistand"/>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Glenn Heistand</w:t>
            </w:r>
            <w:r w:rsidRPr="00C03CF7">
              <w:rPr>
                <w:rFonts w:cstheme="minorBidi"/>
                <w:noProof/>
                <w:color w:val="833C0B" w:themeColor="accent2" w:themeShade="80"/>
              </w:rPr>
              <w:fldChar w:fldCharType="end"/>
            </w:r>
          </w:p>
        </w:tc>
      </w:tr>
      <w:tr w:rsidR="00E041E8" w14:paraId="3FC45053" w14:textId="77777777">
        <w:tc>
          <w:tcPr>
            <w:tcW w:w="0" w:type="dxa"/>
          </w:tcPr>
          <w:p w14:paraId="5A4CBFAA" w14:textId="77777777" w:rsidR="00E041E8" w:rsidRDefault="00E041E8">
            <w:pPr>
              <w:pStyle w:val="FEMATableText"/>
              <w:spacing w:before="96" w:after="96"/>
            </w:pPr>
            <w:r>
              <w:t>FEMA Regional Project Officer:</w:t>
            </w:r>
          </w:p>
          <w:p w14:paraId="4D61CA14" w14:textId="77777777" w:rsidR="00E041E8" w:rsidRDefault="00E041E8">
            <w:pPr>
              <w:pStyle w:val="FEMATableText"/>
              <w:spacing w:before="96" w:after="96"/>
              <w:rPr>
                <w:i/>
                <w:iCs/>
              </w:rPr>
            </w:pPr>
            <w:r w:rsidRPr="00C32BA8">
              <w:rPr>
                <w:i/>
                <w:iCs/>
              </w:rPr>
              <w:t>When necessary,</w:t>
            </w:r>
            <w:r>
              <w:rPr>
                <w:i/>
                <w:iCs/>
              </w:rPr>
              <w:t xml:space="preserve"> ask for</w:t>
            </w:r>
            <w:r w:rsidRPr="00C32BA8">
              <w:rPr>
                <w:i/>
                <w:iCs/>
              </w:rPr>
              <w:t xml:space="preserve"> FEMA assistance through the FEMA Regional </w:t>
            </w:r>
            <w:r>
              <w:rPr>
                <w:i/>
                <w:iCs/>
              </w:rPr>
              <w:t>Project Officer</w:t>
            </w:r>
          </w:p>
          <w:p w14:paraId="3B923BA1" w14:textId="77777777" w:rsidR="00E041E8" w:rsidRDefault="00E041E8">
            <w:pPr>
              <w:pStyle w:val="FEMATableText"/>
              <w:spacing w:before="96" w:after="96"/>
              <w:rPr>
                <w:i/>
                <w:iCs/>
              </w:rPr>
            </w:pPr>
          </w:p>
          <w:p w14:paraId="74066B93" w14:textId="77777777" w:rsidR="00E041E8" w:rsidRPr="00956F0C" w:rsidRDefault="00E041E8">
            <w:pPr>
              <w:pStyle w:val="FEMATableText"/>
              <w:spacing w:before="96" w:after="96"/>
              <w:rPr>
                <w:i/>
                <w:iCs/>
              </w:rPr>
            </w:pPr>
          </w:p>
        </w:tc>
        <w:tc>
          <w:tcPr>
            <w:tcW w:w="0" w:type="dxa"/>
          </w:tcPr>
          <w:p w14:paraId="3559C94F" w14:textId="7ADB0DFD" w:rsidR="00E041E8" w:rsidRPr="00C03CF7" w:rsidRDefault="00C03CF7">
            <w:pPr>
              <w:pStyle w:val="FEMATableText"/>
              <w:spacing w:before="96" w:after="96"/>
              <w:rPr>
                <w:rFonts w:cstheme="minorBidi"/>
                <w:noProof/>
                <w:color w:val="833C0B" w:themeColor="accent2" w:themeShade="80"/>
              </w:rPr>
            </w:pPr>
            <w:r w:rsidRPr="00C03CF7">
              <w:rPr>
                <w:rFonts w:cstheme="minorBidi"/>
                <w:noProof/>
                <w:color w:val="833C0B" w:themeColor="accent2" w:themeShade="80"/>
              </w:rPr>
              <w:fldChar w:fldCharType="begin">
                <w:ffData>
                  <w:name w:val=""/>
                  <w:enabled/>
                  <w:calcOnExit w:val="0"/>
                  <w:textInput>
                    <w:default w:val="John Wethington"/>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John Wethington</w:t>
            </w:r>
            <w:r w:rsidRPr="00C03CF7">
              <w:rPr>
                <w:rFonts w:cstheme="minorBidi"/>
                <w:noProof/>
                <w:color w:val="833C0B" w:themeColor="accent2" w:themeShade="80"/>
              </w:rPr>
              <w:fldChar w:fldCharType="end"/>
            </w:r>
          </w:p>
          <w:p w14:paraId="508CAC8C" w14:textId="656F1A98"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FEMA Region 5"/>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FEMA Region 5</w:t>
            </w:r>
            <w:r w:rsidRPr="00C03CF7">
              <w:rPr>
                <w:rFonts w:cstheme="minorBidi"/>
                <w:noProof/>
                <w:color w:val="833C0B" w:themeColor="accent2" w:themeShade="80"/>
              </w:rPr>
              <w:fldChar w:fldCharType="end"/>
            </w:r>
          </w:p>
        </w:tc>
      </w:tr>
      <w:tr w:rsidR="00E041E8" w14:paraId="112798F5" w14:textId="77777777">
        <w:tc>
          <w:tcPr>
            <w:tcW w:w="0" w:type="dxa"/>
          </w:tcPr>
          <w:p w14:paraId="694A5558" w14:textId="77777777" w:rsidR="00E041E8" w:rsidRDefault="00E041E8">
            <w:pPr>
              <w:pStyle w:val="FEMATableText"/>
              <w:spacing w:before="96" w:after="96"/>
            </w:pPr>
            <w:r>
              <w:lastRenderedPageBreak/>
              <w:t>FEMA Funding to Complete this COMS SOW:</w:t>
            </w:r>
          </w:p>
          <w:p w14:paraId="63B8FEF6" w14:textId="77777777" w:rsidR="00E041E8" w:rsidRDefault="00E041E8">
            <w:pPr>
              <w:pStyle w:val="FEMATableText"/>
              <w:spacing w:before="96" w:after="96"/>
            </w:pPr>
          </w:p>
          <w:p w14:paraId="4B1A1615" w14:textId="77777777" w:rsidR="00E041E8" w:rsidRDefault="00E041E8">
            <w:pPr>
              <w:pStyle w:val="FEMATableText"/>
              <w:spacing w:before="96" w:after="96"/>
            </w:pPr>
          </w:p>
          <w:p w14:paraId="42CE00FD" w14:textId="77777777" w:rsidR="00E041E8" w:rsidRPr="00745E05" w:rsidRDefault="00E041E8">
            <w:pPr>
              <w:pStyle w:val="FEMATableText"/>
              <w:spacing w:before="96" w:after="96"/>
            </w:pPr>
          </w:p>
        </w:tc>
        <w:tc>
          <w:tcPr>
            <w:tcW w:w="0" w:type="dxa"/>
          </w:tcPr>
          <w:p w14:paraId="7408D02F" w14:textId="7B4ABE81"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200,000"/>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$200,000</w:t>
            </w:r>
            <w:r w:rsidRPr="00C03CF7">
              <w:rPr>
                <w:rFonts w:cstheme="minorBidi"/>
                <w:noProof/>
                <w:color w:val="833C0B" w:themeColor="accent2" w:themeShade="80"/>
              </w:rPr>
              <w:fldChar w:fldCharType="end"/>
            </w:r>
          </w:p>
        </w:tc>
      </w:tr>
      <w:tr w:rsidR="00E041E8" w14:paraId="7809904C" w14:textId="77777777">
        <w:tc>
          <w:tcPr>
            <w:tcW w:w="0" w:type="dxa"/>
          </w:tcPr>
          <w:p w14:paraId="3723A87A" w14:textId="77777777" w:rsidR="00E041E8" w:rsidRDefault="00E041E8">
            <w:pPr>
              <w:pStyle w:val="FEMATableText"/>
              <w:spacing w:before="96" w:after="96"/>
            </w:pPr>
            <w:r>
              <w:t>CTP Estimated Leverage:</w:t>
            </w:r>
          </w:p>
          <w:p w14:paraId="6E031002" w14:textId="77777777" w:rsidR="00E041E8" w:rsidRPr="00C32BA8" w:rsidRDefault="00E041E8">
            <w:pPr>
              <w:pStyle w:val="FEMATableText"/>
              <w:spacing w:before="96" w:after="96"/>
              <w:rPr>
                <w:i/>
                <w:iCs/>
              </w:rPr>
            </w:pPr>
            <w:r w:rsidRPr="64838EE7">
              <w:rPr>
                <w:b/>
                <w:bCs/>
                <w:i/>
                <w:iCs/>
              </w:rPr>
              <w:t xml:space="preserve">Final </w:t>
            </w:r>
            <w:r>
              <w:rPr>
                <w:b/>
                <w:bCs/>
                <w:i/>
                <w:iCs/>
              </w:rPr>
              <w:t>l</w:t>
            </w:r>
            <w:r w:rsidRPr="64838EE7">
              <w:rPr>
                <w:b/>
                <w:bCs/>
                <w:i/>
                <w:iCs/>
              </w:rPr>
              <w:t>everage dollars or units will be entered as applicable in the Manage Data Development Task Workflow in the Mapping Information Platform (MIP)</w:t>
            </w:r>
            <w:r w:rsidRPr="64838EE7">
              <w:rPr>
                <w:i/>
                <w:iCs/>
              </w:rPr>
              <w:t xml:space="preserve">. </w:t>
            </w:r>
            <w:r>
              <w:rPr>
                <w:i/>
                <w:iCs/>
              </w:rPr>
              <w:t>The l</w:t>
            </w:r>
            <w:r w:rsidRPr="00C32BA8">
              <w:rPr>
                <w:i/>
                <w:iCs/>
              </w:rPr>
              <w:t xml:space="preserve">everage </w:t>
            </w:r>
            <w:r>
              <w:rPr>
                <w:i/>
                <w:iCs/>
              </w:rPr>
              <w:t>noted</w:t>
            </w:r>
            <w:r w:rsidRPr="00C32BA8">
              <w:rPr>
                <w:i/>
                <w:iCs/>
              </w:rPr>
              <w:t xml:space="preserve"> here </w:t>
            </w:r>
            <w:r>
              <w:rPr>
                <w:i/>
                <w:iCs/>
              </w:rPr>
              <w:t>is</w:t>
            </w:r>
            <w:r w:rsidRPr="00C32BA8">
              <w:rPr>
                <w:i/>
                <w:iCs/>
              </w:rPr>
              <w:t xml:space="preserve"> an estimate of </w:t>
            </w:r>
            <w:r>
              <w:rPr>
                <w:i/>
                <w:iCs/>
              </w:rPr>
              <w:t>l</w:t>
            </w:r>
            <w:r w:rsidRPr="00C32BA8">
              <w:rPr>
                <w:i/>
                <w:iCs/>
              </w:rPr>
              <w:t xml:space="preserve">everage available at the time </w:t>
            </w:r>
            <w:r>
              <w:rPr>
                <w:i/>
                <w:iCs/>
              </w:rPr>
              <w:t xml:space="preserve">when </w:t>
            </w:r>
            <w:r w:rsidRPr="00C32BA8">
              <w:rPr>
                <w:i/>
                <w:iCs/>
              </w:rPr>
              <w:t>the scope is prepared</w:t>
            </w:r>
            <w:r>
              <w:rPr>
                <w:i/>
                <w:iCs/>
              </w:rPr>
              <w:t>. It</w:t>
            </w:r>
            <w:r w:rsidRPr="00C32BA8">
              <w:rPr>
                <w:i/>
                <w:iCs/>
              </w:rPr>
              <w:t xml:space="preserve"> may be refined </w:t>
            </w:r>
            <w:r>
              <w:rPr>
                <w:i/>
                <w:iCs/>
              </w:rPr>
              <w:t>at any time in</w:t>
            </w:r>
            <w:r w:rsidRPr="00C32BA8">
              <w:rPr>
                <w:i/>
                <w:iCs/>
              </w:rPr>
              <w:t xml:space="preserve"> the project.</w:t>
            </w:r>
            <w:r>
              <w:rPr>
                <w:i/>
                <w:iCs/>
              </w:rPr>
              <w:t xml:space="preserve"> </w:t>
            </w:r>
            <w:r w:rsidRPr="64838EE7">
              <w:rPr>
                <w:i/>
                <w:iCs/>
              </w:rPr>
              <w:t>See</w:t>
            </w:r>
            <w:r>
              <w:rPr>
                <w:i/>
                <w:iCs/>
              </w:rPr>
              <w:t xml:space="preserve"> </w:t>
            </w:r>
            <w:hyperlink r:id="rId24" w:history="1">
              <w:r w:rsidRPr="00483BCB">
                <w:rPr>
                  <w:rStyle w:val="Hyperlink"/>
                  <w:i/>
                  <w:iCs/>
                </w:rPr>
                <w:t>Estimating the Value of Partner Contributions to Flood Mapping Projects “Blue Book” (Blue Book)</w:t>
              </w:r>
            </w:hyperlink>
          </w:p>
        </w:tc>
        <w:tc>
          <w:tcPr>
            <w:tcW w:w="0" w:type="dxa"/>
          </w:tcPr>
          <w:p w14:paraId="068A05B4" w14:textId="5727024E"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NA"/>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NA</w:t>
            </w:r>
            <w:r w:rsidRPr="00C03CF7">
              <w:rPr>
                <w:rFonts w:cstheme="minorBidi"/>
                <w:noProof/>
                <w:color w:val="833C0B" w:themeColor="accent2" w:themeShade="80"/>
              </w:rPr>
              <w:fldChar w:fldCharType="end"/>
            </w:r>
          </w:p>
        </w:tc>
      </w:tr>
      <w:tr w:rsidR="00E041E8" w14:paraId="3E9F2DC7" w14:textId="77777777">
        <w:tc>
          <w:tcPr>
            <w:tcW w:w="0" w:type="dxa"/>
          </w:tcPr>
          <w:p w14:paraId="21F19F82" w14:textId="77777777" w:rsidR="00E041E8" w:rsidRDefault="00E041E8">
            <w:pPr>
              <w:pStyle w:val="FEMATableText"/>
              <w:spacing w:before="96" w:after="96"/>
            </w:pPr>
            <w:r>
              <w:t>Project Team Coordination Activities:</w:t>
            </w:r>
          </w:p>
          <w:p w14:paraId="4D810748" w14:textId="77777777" w:rsidR="00E041E8" w:rsidRPr="009F1C5F" w:rsidRDefault="00E041E8">
            <w:pPr>
              <w:pStyle w:val="FEMATableText"/>
              <w:spacing w:before="96" w:after="96"/>
              <w:rPr>
                <w:i/>
                <w:iCs/>
              </w:rPr>
            </w:pPr>
            <w:r>
              <w:rPr>
                <w:i/>
                <w:iCs/>
              </w:rPr>
              <w:t>During</w:t>
            </w:r>
            <w:r w:rsidRPr="009F1C5F">
              <w:rPr>
                <w:i/>
                <w:iCs/>
              </w:rPr>
              <w:t xml:space="preserve"> the project, </w:t>
            </w:r>
            <w:r>
              <w:rPr>
                <w:i/>
                <w:iCs/>
              </w:rPr>
              <w:t xml:space="preserve">all members of the </w:t>
            </w:r>
            <w:r w:rsidRPr="009F1C5F">
              <w:rPr>
                <w:i/>
                <w:iCs/>
              </w:rPr>
              <w:t>Project Team will coordinate</w:t>
            </w:r>
            <w:r>
              <w:rPr>
                <w:i/>
                <w:iCs/>
              </w:rPr>
              <w:t>,</w:t>
            </w:r>
            <w:r w:rsidRPr="009F1C5F">
              <w:rPr>
                <w:i/>
                <w:iCs/>
              </w:rPr>
              <w:t xml:space="preserve"> as needed</w:t>
            </w:r>
            <w:r>
              <w:rPr>
                <w:i/>
                <w:iCs/>
              </w:rPr>
              <w:t>,</w:t>
            </w:r>
            <w:r w:rsidRPr="009F1C5F">
              <w:rPr>
                <w:i/>
                <w:iCs/>
              </w:rPr>
              <w:t xml:space="preserve"> to </w:t>
            </w:r>
            <w:r>
              <w:rPr>
                <w:i/>
                <w:iCs/>
              </w:rPr>
              <w:t>see</w:t>
            </w:r>
            <w:r w:rsidRPr="009F1C5F">
              <w:rPr>
                <w:i/>
                <w:iCs/>
              </w:rPr>
              <w:t xml:space="preserve"> that activities, products and deliverables meet FEMA requirements and contain accurate, up-to-date information.</w:t>
            </w:r>
          </w:p>
        </w:tc>
        <w:tc>
          <w:tcPr>
            <w:tcW w:w="0" w:type="dxa"/>
          </w:tcPr>
          <w:p w14:paraId="6A0132D0" w14:textId="657EC22F" w:rsidR="00E041E8" w:rsidRDefault="00E041E8">
            <w:pPr>
              <w:pStyle w:val="FEMATableText"/>
              <w:spacing w:before="96" w:after="96"/>
            </w:pPr>
            <w:r>
              <w:t xml:space="preserve">Meetings, teleconferences and video conferences with FEMA and other Project Team members </w:t>
            </w:r>
            <w:r w:rsidR="00C03CF7" w:rsidRPr="00C03CF7">
              <w:rPr>
                <w:rFonts w:cstheme="minorBidi"/>
                <w:noProof/>
                <w:color w:val="833C0B" w:themeColor="accent2" w:themeShade="80"/>
              </w:rPr>
              <w:fldChar w:fldCharType="begin">
                <w:ffData>
                  <w:name w:val=""/>
                  <w:enabled/>
                  <w:calcOnExit w:val="0"/>
                  <w:textInput>
                    <w:default w:val="Monthly"/>
                  </w:textInput>
                </w:ffData>
              </w:fldChar>
            </w:r>
            <w:r w:rsidR="00C03CF7" w:rsidRPr="00C03CF7">
              <w:rPr>
                <w:rFonts w:cstheme="minorBidi"/>
                <w:noProof/>
                <w:color w:val="833C0B" w:themeColor="accent2" w:themeShade="80"/>
              </w:rPr>
              <w:instrText xml:space="preserve"> FORMTEXT </w:instrText>
            </w:r>
            <w:r w:rsidR="00C03CF7" w:rsidRPr="00C03CF7">
              <w:rPr>
                <w:rFonts w:cstheme="minorBidi"/>
                <w:noProof/>
                <w:color w:val="833C0B" w:themeColor="accent2" w:themeShade="80"/>
              </w:rPr>
            </w:r>
            <w:r w:rsidR="00C03CF7" w:rsidRPr="00C03CF7">
              <w:rPr>
                <w:rFonts w:cstheme="minorBidi"/>
                <w:noProof/>
                <w:color w:val="833C0B" w:themeColor="accent2" w:themeShade="80"/>
              </w:rPr>
              <w:fldChar w:fldCharType="separate"/>
            </w:r>
            <w:r w:rsidR="00C03CF7" w:rsidRPr="00C03CF7">
              <w:rPr>
                <w:rFonts w:cstheme="minorBidi"/>
                <w:noProof/>
                <w:color w:val="833C0B" w:themeColor="accent2" w:themeShade="80"/>
              </w:rPr>
              <w:t>Monthly</w:t>
            </w:r>
            <w:r w:rsidR="00C03CF7" w:rsidRPr="00C03CF7">
              <w:rPr>
                <w:rFonts w:cstheme="minorBidi"/>
                <w:noProof/>
                <w:color w:val="833C0B" w:themeColor="accent2" w:themeShade="80"/>
              </w:rPr>
              <w:fldChar w:fldCharType="end"/>
            </w:r>
          </w:p>
          <w:p w14:paraId="4B0757B6" w14:textId="14260C55" w:rsidR="00E041E8" w:rsidRDefault="00E041E8">
            <w:pPr>
              <w:pStyle w:val="FEMATableText"/>
              <w:spacing w:before="96" w:after="96"/>
            </w:pPr>
            <w:r>
              <w:t xml:space="preserve">Telephone or video conversations with FEMA and other Project Team members, scheduled </w:t>
            </w:r>
            <w:r w:rsidR="00C03CF7" w:rsidRPr="00C03CF7">
              <w:rPr>
                <w:rFonts w:cstheme="minorBidi"/>
                <w:noProof/>
                <w:color w:val="833C0B" w:themeColor="accent2" w:themeShade="80"/>
              </w:rPr>
              <w:fldChar w:fldCharType="begin">
                <w:ffData>
                  <w:name w:val=""/>
                  <w:enabled/>
                  <w:calcOnExit w:val="0"/>
                  <w:textInput>
                    <w:default w:val="Monthly"/>
                  </w:textInput>
                </w:ffData>
              </w:fldChar>
            </w:r>
            <w:r w:rsidR="00C03CF7" w:rsidRPr="00C03CF7">
              <w:rPr>
                <w:rFonts w:cstheme="minorBidi"/>
                <w:noProof/>
                <w:color w:val="833C0B" w:themeColor="accent2" w:themeShade="80"/>
              </w:rPr>
              <w:instrText xml:space="preserve"> FORMTEXT </w:instrText>
            </w:r>
            <w:r w:rsidR="00C03CF7" w:rsidRPr="00C03CF7">
              <w:rPr>
                <w:rFonts w:cstheme="minorBidi"/>
                <w:noProof/>
                <w:color w:val="833C0B" w:themeColor="accent2" w:themeShade="80"/>
              </w:rPr>
            </w:r>
            <w:r w:rsidR="00C03CF7" w:rsidRPr="00C03CF7">
              <w:rPr>
                <w:rFonts w:cstheme="minorBidi"/>
                <w:noProof/>
                <w:color w:val="833C0B" w:themeColor="accent2" w:themeShade="80"/>
              </w:rPr>
              <w:fldChar w:fldCharType="separate"/>
            </w:r>
            <w:r w:rsidR="00C03CF7" w:rsidRPr="00C03CF7">
              <w:rPr>
                <w:rFonts w:cstheme="minorBidi"/>
                <w:noProof/>
                <w:color w:val="833C0B" w:themeColor="accent2" w:themeShade="80"/>
              </w:rPr>
              <w:t>Monthly</w:t>
            </w:r>
            <w:r w:rsidR="00C03CF7" w:rsidRPr="00C03CF7">
              <w:rPr>
                <w:rFonts w:cstheme="minorBidi"/>
                <w:noProof/>
                <w:color w:val="833C0B" w:themeColor="accent2" w:themeShade="80"/>
              </w:rPr>
              <w:fldChar w:fldCharType="end"/>
            </w:r>
            <w:r>
              <w:t xml:space="preserve"> and as needed.</w:t>
            </w:r>
          </w:p>
          <w:p w14:paraId="73BCCE82" w14:textId="77777777" w:rsidR="00E041E8" w:rsidRDefault="00E041E8">
            <w:pPr>
              <w:pStyle w:val="FEMATableText"/>
              <w:spacing w:before="96" w:after="96"/>
            </w:pPr>
            <w:r>
              <w:t>Email as needed</w:t>
            </w:r>
          </w:p>
          <w:p w14:paraId="2D4B58EC" w14:textId="1D3D6A5B" w:rsidR="00E041E8" w:rsidRDefault="00C03CF7">
            <w:pPr>
              <w:pStyle w:val="FEMATableText"/>
              <w:spacing w:before="96" w:after="96"/>
            </w:pPr>
            <w:r w:rsidRPr="00C03CF7">
              <w:rPr>
                <w:rFonts w:cstheme="minorBidi"/>
                <w:noProof/>
                <w:color w:val="833C0B" w:themeColor="accent2" w:themeShade="80"/>
              </w:rPr>
              <w:fldChar w:fldCharType="begin">
                <w:ffData>
                  <w:name w:val=""/>
                  <w:enabled/>
                  <w:calcOnExit w:val="0"/>
                  <w:textInput>
                    <w:default w:val="As Necessary"/>
                  </w:textInput>
                </w:ffData>
              </w:fldChar>
            </w:r>
            <w:r w:rsidRPr="00C03CF7">
              <w:rPr>
                <w:rFonts w:cstheme="minorBidi"/>
                <w:noProof/>
                <w:color w:val="833C0B" w:themeColor="accent2" w:themeShade="80"/>
              </w:rPr>
              <w:instrText xml:space="preserve"> FORMTEXT </w:instrText>
            </w:r>
            <w:r w:rsidRPr="00C03CF7">
              <w:rPr>
                <w:rFonts w:cstheme="minorBidi"/>
                <w:noProof/>
                <w:color w:val="833C0B" w:themeColor="accent2" w:themeShade="80"/>
              </w:rPr>
            </w:r>
            <w:r w:rsidRPr="00C03CF7">
              <w:rPr>
                <w:rFonts w:cstheme="minorBidi"/>
                <w:noProof/>
                <w:color w:val="833C0B" w:themeColor="accent2" w:themeShade="80"/>
              </w:rPr>
              <w:fldChar w:fldCharType="separate"/>
            </w:r>
            <w:r w:rsidRPr="00C03CF7">
              <w:rPr>
                <w:rFonts w:cstheme="minorBidi"/>
                <w:noProof/>
                <w:color w:val="833C0B" w:themeColor="accent2" w:themeShade="80"/>
              </w:rPr>
              <w:t>As Necessary</w:t>
            </w:r>
            <w:r w:rsidRPr="00C03CF7">
              <w:rPr>
                <w:rFonts w:cstheme="minorBidi"/>
                <w:noProof/>
                <w:color w:val="833C0B" w:themeColor="accent2" w:themeShade="80"/>
              </w:rPr>
              <w:fldChar w:fldCharType="end"/>
            </w:r>
          </w:p>
        </w:tc>
      </w:tr>
    </w:tbl>
    <w:p w14:paraId="7BABEF2D" w14:textId="77777777" w:rsidR="00E041E8" w:rsidRDefault="00E041E8" w:rsidP="00E041E8">
      <w:pPr>
        <w:pStyle w:val="FEMAHeading2"/>
      </w:pPr>
      <w:bookmarkStart w:id="8" w:name="_Toc191031173"/>
      <w:r>
        <w:lastRenderedPageBreak/>
        <w:t>Tasks and Deliverables to be Completed Under this SOW</w:t>
      </w:r>
      <w:bookmarkEnd w:id="8"/>
    </w:p>
    <w:p w14:paraId="0E0380EB" w14:textId="77777777" w:rsidR="00E041E8" w:rsidRDefault="00E041E8" w:rsidP="00E041E8">
      <w:pPr>
        <w:pStyle w:val="FEMAHeading3"/>
      </w:pPr>
      <w:r>
        <w:t xml:space="preserve">Narrative and Audience </w:t>
      </w:r>
    </w:p>
    <w:p w14:paraId="37757CAE" w14:textId="77777777" w:rsidR="00E041E8" w:rsidRDefault="00E041E8" w:rsidP="00E041E8">
      <w:pPr>
        <w:pStyle w:val="FEMATableCaption"/>
        <w:rPr>
          <w:rFonts w:ascii="Franklin Gothic Book" w:hAnsi="Franklin Gothic Book"/>
          <w:szCs w:val="24"/>
        </w:rPr>
      </w:pPr>
      <w:r w:rsidRPr="002832F2">
        <w:rPr>
          <w:rFonts w:ascii="Franklin Gothic Book" w:hAnsi="Franklin Gothic Book"/>
          <w:szCs w:val="24"/>
          <w:u w:val="single"/>
        </w:rPr>
        <w:t>Instructions:</w:t>
      </w:r>
      <w:r w:rsidRPr="002832F2">
        <w:rPr>
          <w:rFonts w:ascii="Franklin Gothic Book" w:hAnsi="Franklin Gothic Book"/>
          <w:szCs w:val="24"/>
        </w:rPr>
        <w:t xml:space="preserve"> Complete </w:t>
      </w:r>
      <w:r w:rsidRPr="00CD70D8">
        <w:rPr>
          <w:rFonts w:ascii="Franklin Gothic Book" w:hAnsi="Franklin Gothic Book"/>
          <w:szCs w:val="24"/>
        </w:rPr>
        <w:fldChar w:fldCharType="begin"/>
      </w:r>
      <w:r w:rsidRPr="00CD70D8">
        <w:rPr>
          <w:rFonts w:ascii="Franklin Gothic Book" w:hAnsi="Franklin Gothic Book"/>
          <w:szCs w:val="24"/>
        </w:rPr>
        <w:instrText xml:space="preserve"> REF _Ref98238009 \h </w:instrText>
      </w:r>
      <w:r>
        <w:rPr>
          <w:rFonts w:ascii="Franklin Gothic Book" w:hAnsi="Franklin Gothic Book"/>
          <w:szCs w:val="24"/>
        </w:rPr>
        <w:instrText xml:space="preserve"> \* MERGEFORMAT </w:instrText>
      </w:r>
      <w:r w:rsidRPr="00CD70D8">
        <w:rPr>
          <w:rFonts w:ascii="Franklin Gothic Book" w:hAnsi="Franklin Gothic Book"/>
          <w:szCs w:val="24"/>
        </w:rPr>
      </w:r>
      <w:r w:rsidRPr="00CD70D8">
        <w:rPr>
          <w:rFonts w:ascii="Franklin Gothic Book" w:hAnsi="Franklin Gothic Book"/>
          <w:szCs w:val="24"/>
        </w:rPr>
        <w:fldChar w:fldCharType="separate"/>
      </w:r>
      <w:r w:rsidRPr="00CD70D8">
        <w:rPr>
          <w:rFonts w:ascii="Franklin Gothic Book" w:hAnsi="Franklin Gothic Book"/>
        </w:rPr>
        <w:t xml:space="preserve">Table </w:t>
      </w:r>
      <w:r w:rsidRPr="00CD70D8">
        <w:rPr>
          <w:rFonts w:ascii="Franklin Gothic Book" w:hAnsi="Franklin Gothic Book"/>
          <w:noProof/>
        </w:rPr>
        <w:t>2</w:t>
      </w:r>
      <w:r w:rsidRPr="00CD70D8">
        <w:rPr>
          <w:rFonts w:ascii="Franklin Gothic Book" w:hAnsi="Franklin Gothic Book"/>
          <w:szCs w:val="24"/>
        </w:rPr>
        <w:fldChar w:fldCharType="end"/>
      </w:r>
      <w:r w:rsidRPr="00CD70D8">
        <w:rPr>
          <w:rFonts w:ascii="Franklin Gothic Book" w:hAnsi="Franklin Gothic Book"/>
          <w:szCs w:val="24"/>
        </w:rPr>
        <w:t xml:space="preserve"> </w:t>
      </w:r>
      <w:r>
        <w:rPr>
          <w:rFonts w:ascii="Franklin Gothic Book" w:hAnsi="Franklin Gothic Book"/>
          <w:szCs w:val="24"/>
        </w:rPr>
        <w:t>by providing</w:t>
      </w:r>
      <w:r w:rsidRPr="00CD70D8">
        <w:rPr>
          <w:rFonts w:ascii="Franklin Gothic Book" w:hAnsi="Franklin Gothic Book"/>
          <w:szCs w:val="24"/>
        </w:rPr>
        <w:t xml:space="preserve"> a high-level narrative of the work to be </w:t>
      </w:r>
      <w:r>
        <w:rPr>
          <w:rFonts w:ascii="Franklin Gothic Book" w:hAnsi="Franklin Gothic Book"/>
          <w:szCs w:val="24"/>
        </w:rPr>
        <w:t xml:space="preserve">done </w:t>
      </w:r>
      <w:r w:rsidRPr="00CD70D8">
        <w:rPr>
          <w:rFonts w:ascii="Franklin Gothic Book" w:hAnsi="Franklin Gothic Book"/>
          <w:szCs w:val="24"/>
        </w:rPr>
        <w:t>under this COMS SO</w:t>
      </w:r>
      <w:r>
        <w:rPr>
          <w:rFonts w:ascii="Franklin Gothic Book" w:hAnsi="Franklin Gothic Book"/>
          <w:szCs w:val="24"/>
        </w:rPr>
        <w:t>W, and the intended audience of the project</w:t>
      </w:r>
      <w:r w:rsidRPr="002832F2">
        <w:rPr>
          <w:rFonts w:ascii="Franklin Gothic Book" w:hAnsi="Franklin Gothic Book"/>
          <w:szCs w:val="24"/>
        </w:rPr>
        <w:t>.</w:t>
      </w:r>
    </w:p>
    <w:p w14:paraId="313CF9BA" w14:textId="77777777" w:rsidR="00E041E8" w:rsidRPr="00CD70D8" w:rsidRDefault="00E041E8" w:rsidP="00E041E8">
      <w:pPr>
        <w:pStyle w:val="FEMATableCaption"/>
      </w:pPr>
      <w:bookmarkStart w:id="9" w:name="_Ref98238009"/>
      <w:bookmarkStart w:id="10" w:name="_Toc191031195"/>
      <w:r>
        <w:t xml:space="preserve">Table </w:t>
      </w:r>
      <w:r>
        <w:fldChar w:fldCharType="begin"/>
      </w:r>
      <w:r>
        <w:instrText>SEQ Table \* ARABIC</w:instrText>
      </w:r>
      <w:r>
        <w:fldChar w:fldCharType="separate"/>
      </w:r>
      <w:r>
        <w:rPr>
          <w:noProof/>
        </w:rPr>
        <w:t>2</w:t>
      </w:r>
      <w:r>
        <w:fldChar w:fldCharType="end"/>
      </w:r>
      <w:bookmarkEnd w:id="9"/>
      <w:r>
        <w:t xml:space="preserve">. </w:t>
      </w:r>
      <w:r w:rsidRPr="009E0A5E">
        <w:t>Narrative and Audience</w:t>
      </w:r>
      <w:bookmarkEnd w:id="10"/>
    </w:p>
    <w:tbl>
      <w:tblPr>
        <w:tblStyle w:val="FEMATable1-DHSLightBlue20"/>
        <w:tblW w:w="0" w:type="auto"/>
        <w:tblLook w:val="04A0" w:firstRow="1" w:lastRow="0" w:firstColumn="1" w:lastColumn="0" w:noHBand="0" w:noVBand="1"/>
      </w:tblPr>
      <w:tblGrid>
        <w:gridCol w:w="2065"/>
        <w:gridCol w:w="7285"/>
      </w:tblGrid>
      <w:tr w:rsidR="00E041E8" w14:paraId="6E5612AD" w14:textId="77777777">
        <w:trPr>
          <w:cnfStyle w:val="100000000000" w:firstRow="1" w:lastRow="0" w:firstColumn="0" w:lastColumn="0" w:oddVBand="0" w:evenVBand="0" w:oddHBand="0" w:evenHBand="0" w:firstRowFirstColumn="0" w:firstRowLastColumn="0" w:lastRowFirstColumn="0" w:lastRowLastColumn="0"/>
        </w:trPr>
        <w:tc>
          <w:tcPr>
            <w:tcW w:w="2065" w:type="dxa"/>
          </w:tcPr>
          <w:p w14:paraId="0B45183C" w14:textId="77777777" w:rsidR="00E041E8" w:rsidRDefault="00E041E8">
            <w:pPr>
              <w:pStyle w:val="FEMATableHeading"/>
              <w:spacing w:before="96" w:after="96"/>
            </w:pPr>
            <w:r w:rsidRPr="00EE1CC5">
              <w:t>Information Type</w:t>
            </w:r>
          </w:p>
        </w:tc>
        <w:tc>
          <w:tcPr>
            <w:tcW w:w="7285" w:type="dxa"/>
          </w:tcPr>
          <w:p w14:paraId="74BF6A18" w14:textId="77777777" w:rsidR="00E041E8" w:rsidRDefault="00E041E8">
            <w:pPr>
              <w:pStyle w:val="FEMATableHeading"/>
              <w:spacing w:before="96" w:after="96"/>
            </w:pPr>
            <w:r w:rsidRPr="00F37801">
              <w:t>Insert Information</w:t>
            </w:r>
          </w:p>
        </w:tc>
      </w:tr>
      <w:tr w:rsidR="00E041E8" w14:paraId="06E6F5BF" w14:textId="77777777">
        <w:tc>
          <w:tcPr>
            <w:tcW w:w="2065" w:type="dxa"/>
          </w:tcPr>
          <w:p w14:paraId="77176FB4" w14:textId="77777777" w:rsidR="00E041E8" w:rsidRDefault="00E041E8">
            <w:pPr>
              <w:pStyle w:val="FEMATableText"/>
              <w:spacing w:before="96" w:after="96"/>
            </w:pPr>
            <w:r w:rsidRPr="005E3104">
              <w:t>SOW Narrative:</w:t>
            </w:r>
          </w:p>
        </w:tc>
        <w:tc>
          <w:tcPr>
            <w:tcW w:w="7285" w:type="dxa"/>
          </w:tcPr>
          <w:p w14:paraId="1A0661AD" w14:textId="77777777" w:rsidR="003C1BE0" w:rsidRPr="00C5312C" w:rsidRDefault="003C1BE0" w:rsidP="003C1BE0">
            <w:pPr>
              <w:pStyle w:val="FEMATableText"/>
              <w:spacing w:before="96" w:afterLines="0" w:after="0"/>
              <w:rPr>
                <w:color w:val="833C0B" w:themeColor="accent2" w:themeShade="80"/>
              </w:rPr>
            </w:pPr>
            <w:r w:rsidRPr="00C5312C">
              <w:rPr>
                <w:color w:val="833C0B" w:themeColor="accent2" w:themeShade="80"/>
              </w:rPr>
              <w:t>The ISWS has a history of providing technical data, communication, and support to communities, conducting applied research, publishing, and presenting results. In general, ISWS staff take advantage of opportunities to engage the public and provide technical data and support to reduce losses due to flooding. Specific activities envisioned in this COMS SOW are as follows:</w:t>
            </w:r>
          </w:p>
          <w:p w14:paraId="0DEBCAD7" w14:textId="1C59DF27" w:rsidR="003C1BE0" w:rsidRPr="00C5312C" w:rsidRDefault="003C1BE0" w:rsidP="003C1BE0">
            <w:pPr>
              <w:pStyle w:val="FEMATableText"/>
              <w:numPr>
                <w:ilvl w:val="0"/>
                <w:numId w:val="47"/>
              </w:numPr>
              <w:spacing w:before="96" w:afterLines="0" w:after="0"/>
              <w:rPr>
                <w:color w:val="833C0B" w:themeColor="accent2" w:themeShade="80"/>
              </w:rPr>
            </w:pPr>
            <w:r w:rsidRPr="00C5312C">
              <w:rPr>
                <w:color w:val="833C0B" w:themeColor="accent2" w:themeShade="80"/>
              </w:rPr>
              <w:t>The COMS Engagement Plan will be included in the State Business Plan.</w:t>
            </w:r>
          </w:p>
          <w:p w14:paraId="6023C192" w14:textId="614DA8DF" w:rsidR="003C1BE0" w:rsidRPr="00C5312C" w:rsidRDefault="003C1BE0" w:rsidP="003C1BE0">
            <w:pPr>
              <w:pStyle w:val="FEMATableText"/>
              <w:numPr>
                <w:ilvl w:val="0"/>
                <w:numId w:val="47"/>
              </w:numPr>
              <w:spacing w:before="96" w:afterLines="0" w:after="0"/>
              <w:rPr>
                <w:color w:val="833C0B" w:themeColor="accent2" w:themeShade="80"/>
              </w:rPr>
            </w:pPr>
            <w:r w:rsidRPr="00C5312C">
              <w:rPr>
                <w:color w:val="833C0B" w:themeColor="accent2" w:themeShade="80"/>
              </w:rPr>
              <w:t xml:space="preserve">Communication and Outreach to Communities will be achieved via the existing </w:t>
            </w:r>
            <w:hyperlink r:id="rId25" w:history="1">
              <w:r w:rsidRPr="00C5312C">
                <w:rPr>
                  <w:rStyle w:val="Hyperlink"/>
                  <w:color w:val="00334D"/>
                </w:rPr>
                <w:t>https://www.illinoisfloodmaps.org/</w:t>
              </w:r>
            </w:hyperlink>
            <w:r w:rsidRPr="00C5312C">
              <w:rPr>
                <w:color w:val="833C0B" w:themeColor="accent2" w:themeShade="80"/>
              </w:rPr>
              <w:t xml:space="preserve"> website, which requires regular maintenance and updates. A statewide community contact database for efficiently communicating with ever-changing public officials also requires regular updates and maintenance.</w:t>
            </w:r>
          </w:p>
          <w:p w14:paraId="030DF557" w14:textId="066AA0CF" w:rsidR="003C1BE0" w:rsidRPr="00C5312C" w:rsidRDefault="003C1BE0" w:rsidP="003C1BE0">
            <w:pPr>
              <w:pStyle w:val="FEMATableText"/>
              <w:numPr>
                <w:ilvl w:val="0"/>
                <w:numId w:val="47"/>
              </w:numPr>
              <w:spacing w:before="96" w:afterLines="0" w:after="0"/>
              <w:rPr>
                <w:color w:val="833C0B" w:themeColor="accent2" w:themeShade="80"/>
              </w:rPr>
            </w:pPr>
            <w:r w:rsidRPr="00C5312C">
              <w:rPr>
                <w:color w:val="833C0B" w:themeColor="accent2" w:themeShade="80"/>
              </w:rPr>
              <w:t xml:space="preserve">Training and Community Capability Development </w:t>
            </w:r>
            <w:r w:rsidR="00710358" w:rsidRPr="00C5312C">
              <w:rPr>
                <w:color w:val="833C0B" w:themeColor="accent2" w:themeShade="80"/>
              </w:rPr>
              <w:t>task</w:t>
            </w:r>
            <w:r w:rsidRPr="00C5312C">
              <w:rPr>
                <w:color w:val="833C0B" w:themeColor="accent2" w:themeShade="80"/>
              </w:rPr>
              <w:t xml:space="preserve"> </w:t>
            </w:r>
            <w:r w:rsidR="00710358" w:rsidRPr="00C5312C">
              <w:rPr>
                <w:color w:val="833C0B" w:themeColor="accent2" w:themeShade="80"/>
              </w:rPr>
              <w:t xml:space="preserve">may </w:t>
            </w:r>
            <w:r w:rsidRPr="00C5312C">
              <w:rPr>
                <w:color w:val="833C0B" w:themeColor="accent2" w:themeShade="80"/>
              </w:rPr>
              <w:t xml:space="preserve">include NFIP 101 workshop, MT-2 and LOMR training, </w:t>
            </w:r>
            <w:r w:rsidR="00710358" w:rsidRPr="00C5312C">
              <w:rPr>
                <w:color w:val="833C0B" w:themeColor="accent2" w:themeShade="80"/>
              </w:rPr>
              <w:t>or</w:t>
            </w:r>
            <w:r w:rsidRPr="00C5312C">
              <w:rPr>
                <w:color w:val="833C0B" w:themeColor="accent2" w:themeShade="80"/>
              </w:rPr>
              <w:t xml:space="preserve"> additional </w:t>
            </w:r>
            <w:r w:rsidR="00710358" w:rsidRPr="00C5312C">
              <w:rPr>
                <w:color w:val="833C0B" w:themeColor="accent2" w:themeShade="80"/>
              </w:rPr>
              <w:t xml:space="preserve">related </w:t>
            </w:r>
            <w:r w:rsidRPr="00C5312C">
              <w:rPr>
                <w:color w:val="833C0B" w:themeColor="accent2" w:themeShade="80"/>
              </w:rPr>
              <w:t>technical workshop.</w:t>
            </w:r>
          </w:p>
          <w:p w14:paraId="43A744CE" w14:textId="6594EF36" w:rsidR="003C1BE0" w:rsidRPr="00C5312C" w:rsidRDefault="003C1BE0" w:rsidP="003C1BE0">
            <w:pPr>
              <w:pStyle w:val="FEMATableText"/>
              <w:numPr>
                <w:ilvl w:val="0"/>
                <w:numId w:val="47"/>
              </w:numPr>
              <w:spacing w:before="96" w:afterLines="0" w:after="0"/>
              <w:rPr>
                <w:color w:val="833C0B" w:themeColor="accent2" w:themeShade="80"/>
              </w:rPr>
            </w:pPr>
            <w:r w:rsidRPr="00C5312C">
              <w:rPr>
                <w:color w:val="833C0B" w:themeColor="accent2" w:themeShade="80"/>
              </w:rPr>
              <w:t>ISWS-CHAMP staff are actively engaged in mentoring activities through the CTP Mentorship program</w:t>
            </w:r>
            <w:r w:rsidR="00710358" w:rsidRPr="00C5312C">
              <w:rPr>
                <w:color w:val="833C0B" w:themeColor="accent2" w:themeShade="80"/>
              </w:rPr>
              <w:t>.</w:t>
            </w:r>
          </w:p>
          <w:p w14:paraId="59254C24" w14:textId="15C39AD7" w:rsidR="00E041E8" w:rsidRPr="00C5312C" w:rsidRDefault="003C1BE0" w:rsidP="00C5312C">
            <w:pPr>
              <w:pStyle w:val="FEMATableText"/>
              <w:numPr>
                <w:ilvl w:val="0"/>
                <w:numId w:val="47"/>
              </w:numPr>
              <w:spacing w:before="96" w:after="96"/>
            </w:pPr>
            <w:r w:rsidRPr="00C5312C">
              <w:rPr>
                <w:color w:val="833C0B" w:themeColor="accent2" w:themeShade="80"/>
              </w:rPr>
              <w:t>If this COMS SOW is not funded for FFY2</w:t>
            </w:r>
            <w:r w:rsidR="00710358" w:rsidRPr="00C5312C">
              <w:rPr>
                <w:color w:val="833C0B" w:themeColor="accent2" w:themeShade="80"/>
              </w:rPr>
              <w:t>5</w:t>
            </w:r>
            <w:r w:rsidRPr="00C5312C">
              <w:rPr>
                <w:color w:val="833C0B" w:themeColor="accent2" w:themeShade="80"/>
              </w:rPr>
              <w:t xml:space="preserve"> then certain activities and funding will need to be added to the PM SOW, including Global Outreach for Mapping</w:t>
            </w:r>
            <w:r w:rsidR="00710358" w:rsidRPr="00C5312C">
              <w:rPr>
                <w:color w:val="833C0B" w:themeColor="accent2" w:themeShade="80"/>
              </w:rPr>
              <w:t>, Training to State/Local/Tribal/Territorial Officials, Mitigation Planning Technical Assistance,</w:t>
            </w:r>
            <w:r w:rsidRPr="00C5312C">
              <w:rPr>
                <w:color w:val="833C0B" w:themeColor="accent2" w:themeShade="80"/>
              </w:rPr>
              <w:t xml:space="preserve"> and Mentoring and Best Practices tasks.</w:t>
            </w:r>
          </w:p>
        </w:tc>
      </w:tr>
      <w:tr w:rsidR="00E041E8" w14:paraId="642042C7" w14:textId="77777777">
        <w:tc>
          <w:tcPr>
            <w:tcW w:w="2065" w:type="dxa"/>
          </w:tcPr>
          <w:p w14:paraId="656E4CBE" w14:textId="77777777" w:rsidR="00E041E8" w:rsidRDefault="00E041E8">
            <w:pPr>
              <w:pStyle w:val="FEMATableText"/>
              <w:spacing w:before="96" w:after="96"/>
            </w:pPr>
            <w:r w:rsidRPr="00F4215C">
              <w:t>Intended Audience:</w:t>
            </w:r>
          </w:p>
        </w:tc>
        <w:tc>
          <w:tcPr>
            <w:tcW w:w="7285" w:type="dxa"/>
          </w:tcPr>
          <w:p w14:paraId="5383033E" w14:textId="29D7D659" w:rsidR="00E041E8" w:rsidRPr="00710358" w:rsidRDefault="003C1BE0">
            <w:pPr>
              <w:pStyle w:val="FEMATableText"/>
              <w:spacing w:before="96" w:after="96"/>
            </w:pPr>
            <w:r w:rsidRPr="00710358">
              <w:rPr>
                <w:rFonts w:cstheme="minorBidi"/>
                <w:noProof/>
                <w:color w:val="833C0B" w:themeColor="accent2" w:themeShade="80"/>
              </w:rPr>
              <w:fldChar w:fldCharType="begin">
                <w:ffData>
                  <w:name w:val=""/>
                  <w:enabled/>
                  <w:calcOnExit w:val="0"/>
                  <w:textInput>
                    <w:default w:val="State of Illinois, including county and local jurisdictions contained therein"/>
                  </w:textInput>
                </w:ffData>
              </w:fldChar>
            </w:r>
            <w:r w:rsidRPr="00710358">
              <w:rPr>
                <w:rFonts w:cstheme="minorBidi"/>
                <w:noProof/>
                <w:color w:val="833C0B" w:themeColor="accent2" w:themeShade="80"/>
              </w:rPr>
              <w:instrText xml:space="preserve"> FORMTEXT </w:instrText>
            </w:r>
            <w:r w:rsidRPr="00710358">
              <w:rPr>
                <w:rFonts w:cstheme="minorBidi"/>
                <w:noProof/>
                <w:color w:val="833C0B" w:themeColor="accent2" w:themeShade="80"/>
              </w:rPr>
            </w:r>
            <w:r w:rsidRPr="00710358">
              <w:rPr>
                <w:rFonts w:cstheme="minorBidi"/>
                <w:noProof/>
                <w:color w:val="833C0B" w:themeColor="accent2" w:themeShade="80"/>
              </w:rPr>
              <w:fldChar w:fldCharType="separate"/>
            </w:r>
            <w:r w:rsidRPr="00710358">
              <w:rPr>
                <w:rFonts w:cstheme="minorBidi"/>
                <w:noProof/>
                <w:color w:val="833C0B" w:themeColor="accent2" w:themeShade="80"/>
              </w:rPr>
              <w:t>State of Illinois, including county and local jurisdictions contained therein</w:t>
            </w:r>
            <w:r w:rsidRPr="00710358">
              <w:rPr>
                <w:rFonts w:cstheme="minorBidi"/>
                <w:noProof/>
                <w:color w:val="833C0B" w:themeColor="accent2" w:themeShade="80"/>
              </w:rPr>
              <w:fldChar w:fldCharType="end"/>
            </w:r>
            <w:r w:rsidR="00E041E8" w:rsidRPr="00710358">
              <w:t>, herein referred to as “community(</w:t>
            </w:r>
            <w:proofErr w:type="spellStart"/>
            <w:r w:rsidR="00E041E8" w:rsidRPr="00710358">
              <w:t>ies</w:t>
            </w:r>
            <w:proofErr w:type="spellEnd"/>
            <w:r w:rsidR="00E041E8" w:rsidRPr="00710358">
              <w:t>)”</w:t>
            </w:r>
          </w:p>
        </w:tc>
      </w:tr>
    </w:tbl>
    <w:p w14:paraId="44AEC3A7" w14:textId="77777777" w:rsidR="00E041E8" w:rsidRDefault="00E041E8" w:rsidP="00E041E8">
      <w:pPr>
        <w:pStyle w:val="FEMAHeading3"/>
      </w:pPr>
      <w:r>
        <w:t xml:space="preserve">Project Tasks and Deliverables </w:t>
      </w:r>
    </w:p>
    <w:p w14:paraId="7F94C511" w14:textId="77777777" w:rsidR="00E041E8" w:rsidRDefault="00E041E8" w:rsidP="00E041E8">
      <w:pPr>
        <w:pStyle w:val="FEMANormal"/>
      </w:pPr>
      <w:r>
        <w:t>The following 11 tasks can be accomplished under this COMS SOW:</w:t>
      </w:r>
    </w:p>
    <w:p w14:paraId="0959107E" w14:textId="77777777" w:rsidR="00E041E8" w:rsidRDefault="00E041E8" w:rsidP="00E041E8">
      <w:pPr>
        <w:pStyle w:val="FEMABullet-1"/>
      </w:pPr>
      <w:r>
        <w:t>COMS Engagement Plan (Required).</w:t>
      </w:r>
    </w:p>
    <w:p w14:paraId="38DA7A3B" w14:textId="77777777" w:rsidR="00E041E8" w:rsidRDefault="00E041E8" w:rsidP="00E041E8">
      <w:pPr>
        <w:pStyle w:val="FEMABullet-1"/>
      </w:pPr>
      <w:r>
        <w:t>Strategic Planning for Community Engagement.</w:t>
      </w:r>
    </w:p>
    <w:p w14:paraId="308FF5B6" w14:textId="77777777" w:rsidR="00E041E8" w:rsidRDefault="00E041E8" w:rsidP="00E041E8">
      <w:pPr>
        <w:pStyle w:val="FEMABullet-1"/>
      </w:pPr>
      <w:r>
        <w:t>Meetings and Process Facilitation.</w:t>
      </w:r>
    </w:p>
    <w:p w14:paraId="1DD21D83" w14:textId="77777777" w:rsidR="00E041E8" w:rsidRDefault="00E041E8" w:rsidP="00E041E8">
      <w:pPr>
        <w:pStyle w:val="FEMABullet-1"/>
      </w:pPr>
      <w:r>
        <w:lastRenderedPageBreak/>
        <w:t>Mitigation Support.</w:t>
      </w:r>
    </w:p>
    <w:p w14:paraId="20C2EEA1" w14:textId="77777777" w:rsidR="00E041E8" w:rsidRDefault="00E041E8" w:rsidP="00E041E8">
      <w:pPr>
        <w:pStyle w:val="FEMABullet-1"/>
      </w:pPr>
      <w:r>
        <w:t>Communication and Outreach to Communities.</w:t>
      </w:r>
    </w:p>
    <w:p w14:paraId="71494744" w14:textId="77777777" w:rsidR="00E041E8" w:rsidRDefault="00E041E8" w:rsidP="00E041E8">
      <w:pPr>
        <w:pStyle w:val="FEMABullet-1"/>
      </w:pPr>
      <w:r>
        <w:t>Training and Community Capability Development.</w:t>
      </w:r>
    </w:p>
    <w:p w14:paraId="233FDF0F" w14:textId="77777777" w:rsidR="00E041E8" w:rsidRDefault="00E041E8" w:rsidP="00E041E8">
      <w:pPr>
        <w:pStyle w:val="FEMABullet-1"/>
      </w:pPr>
      <w:r>
        <w:t>Mitigation Planning Technical Assistance.</w:t>
      </w:r>
    </w:p>
    <w:p w14:paraId="645D16E4" w14:textId="77777777" w:rsidR="00E041E8" w:rsidRDefault="00E041E8" w:rsidP="00E041E8">
      <w:pPr>
        <w:pStyle w:val="FEMABullet-1"/>
      </w:pPr>
      <w:r>
        <w:t>Internal Partner Support Activities:</w:t>
      </w:r>
    </w:p>
    <w:p w14:paraId="62441DDD" w14:textId="77777777" w:rsidR="00E041E8" w:rsidRDefault="00E041E8" w:rsidP="00E041E8">
      <w:pPr>
        <w:pStyle w:val="FEMABullet-2"/>
      </w:pPr>
      <w:r>
        <w:t>Directly Funded Staffing.</w:t>
      </w:r>
    </w:p>
    <w:p w14:paraId="6A3A9CD8" w14:textId="77777777" w:rsidR="00E041E8" w:rsidRDefault="00E041E8" w:rsidP="00E041E8">
      <w:pPr>
        <w:pStyle w:val="FEMABullet-2"/>
      </w:pPr>
      <w:r>
        <w:t>Mentoring.</w:t>
      </w:r>
    </w:p>
    <w:p w14:paraId="65A00A72" w14:textId="77777777" w:rsidR="00E041E8" w:rsidRDefault="00E041E8" w:rsidP="00E041E8">
      <w:pPr>
        <w:pStyle w:val="FEMABullet-1"/>
      </w:pPr>
      <w:r>
        <w:t>Pilot Projects.</w:t>
      </w:r>
    </w:p>
    <w:p w14:paraId="47BD9A8B" w14:textId="396A3AA2" w:rsidR="00E041E8" w:rsidRDefault="00E041E8" w:rsidP="00E041E8">
      <w:pPr>
        <w:pStyle w:val="FEMABullet-1"/>
      </w:pPr>
      <w:r>
        <w:t xml:space="preserve">CTP </w:t>
      </w:r>
      <w:r w:rsidR="00763A68">
        <w:t>Engagement.</w:t>
      </w:r>
    </w:p>
    <w:p w14:paraId="4FDEAC40" w14:textId="77777777" w:rsidR="00E041E8" w:rsidRPr="00521BBE" w:rsidRDefault="00E041E8" w:rsidP="00E041E8">
      <w:pPr>
        <w:pStyle w:val="FEMACallout-CASESTUDYText"/>
      </w:pPr>
      <w:r>
        <w:t>Note: The Staffing Task refers to the instance in which</w:t>
      </w:r>
      <w:r w:rsidRPr="00BD7D8C">
        <w:t xml:space="preserve"> Staffing is the only COMS task to be performed under this SOW (other than the COMS Engagement Plan, which is required). If </w:t>
      </w:r>
      <w:r>
        <w:t xml:space="preserve">the </w:t>
      </w:r>
      <w:r w:rsidRPr="00BD7D8C">
        <w:t xml:space="preserve">CTP is not performing Staffing, or is performing multiple activities that include Staffing, </w:t>
      </w:r>
      <w:r>
        <w:t xml:space="preserve">then the Staffing section of </w:t>
      </w:r>
      <w:r w:rsidRPr="005665ED">
        <w:t>this SOW may not need</w:t>
      </w:r>
      <w:r>
        <w:t xml:space="preserve"> to be filled out.</w:t>
      </w:r>
    </w:p>
    <w:p w14:paraId="2C82E05A" w14:textId="77777777" w:rsidR="00E041E8" w:rsidRDefault="00E041E8" w:rsidP="00E041E8">
      <w:pPr>
        <w:pStyle w:val="FEMANormal"/>
      </w:pPr>
      <w:r>
        <w:t>T</w:t>
      </w:r>
      <w:r w:rsidRPr="00894387">
        <w:t xml:space="preserve">he sections </w:t>
      </w:r>
      <w:r>
        <w:t xml:space="preserve">below list these tasks and their associated </w:t>
      </w:r>
      <w:r w:rsidRPr="0020359F">
        <w:t>deliverables</w:t>
      </w:r>
      <w:r>
        <w:t xml:space="preserve">. </w:t>
      </w:r>
    </w:p>
    <w:p w14:paraId="33E5B304" w14:textId="77777777" w:rsidR="00E041E8" w:rsidRDefault="00E041E8" w:rsidP="00E041E8">
      <w:pPr>
        <w:pStyle w:val="FEMANormal"/>
      </w:pPr>
      <w:r w:rsidRPr="0030240D">
        <w:rPr>
          <w:u w:val="single"/>
        </w:rPr>
        <w:t>Instructions:</w:t>
      </w:r>
      <w:r>
        <w:t xml:space="preserve"> </w:t>
      </w:r>
      <w:r w:rsidRPr="0020359F">
        <w:t xml:space="preserve">Please fill out the </w:t>
      </w:r>
      <w:r>
        <w:t xml:space="preserve">appropriate sections for the work you plan to complete. Required information includes 1) budget information, 2) what deliverables will be provided, and 3) </w:t>
      </w:r>
      <w:r w:rsidRPr="0020359F">
        <w:t>description</w:t>
      </w:r>
      <w:r>
        <w:t>s</w:t>
      </w:r>
      <w:r w:rsidRPr="0020359F">
        <w:t xml:space="preserve"> of the detailed scope elements for each relevant task. </w:t>
      </w:r>
    </w:p>
    <w:p w14:paraId="0E115D86" w14:textId="77777777" w:rsidR="00E041E8" w:rsidRDefault="00E041E8" w:rsidP="00E041E8">
      <w:pPr>
        <w:pStyle w:val="FEMANormal"/>
      </w:pPr>
      <w:r>
        <w:t xml:space="preserve">Funding information is required for each task. </w:t>
      </w:r>
      <w:r w:rsidRPr="00C626F3">
        <w:t xml:space="preserve">If any staff will be directly funded under this grant, please list all project budget and leverage information </w:t>
      </w:r>
      <w:r>
        <w:t xml:space="preserve">for staff </w:t>
      </w:r>
      <w:r w:rsidRPr="00C626F3">
        <w:t>in</w:t>
      </w:r>
      <w:r>
        <w:t xml:space="preserve"> </w:t>
      </w:r>
      <w:r>
        <w:fldChar w:fldCharType="begin"/>
      </w:r>
      <w:r>
        <w:instrText xml:space="preserve"> REF _Ref98239517 \h </w:instrText>
      </w:r>
      <w:r>
        <w:fldChar w:fldCharType="separate"/>
      </w:r>
      <w:r>
        <w:t xml:space="preserve">Table </w:t>
      </w:r>
      <w:r>
        <w:rPr>
          <w:noProof/>
        </w:rPr>
        <w:t>10</w:t>
      </w:r>
      <w:r>
        <w:t xml:space="preserve">. </w:t>
      </w:r>
      <w:r w:rsidRPr="00F97025">
        <w:t>Task 8 – Directly Funded Staffing</w:t>
      </w:r>
      <w:r>
        <w:fldChar w:fldCharType="end"/>
      </w:r>
      <w:r>
        <w:t>. In the leverage table for each task, please indicate the following:</w:t>
      </w:r>
    </w:p>
    <w:p w14:paraId="4B3D9294" w14:textId="77777777" w:rsidR="00E041E8" w:rsidRDefault="00E041E8" w:rsidP="00E041E8">
      <w:pPr>
        <w:pStyle w:val="FEMABullet-1"/>
      </w:pPr>
      <w:r w:rsidRPr="00C94B42">
        <w:rPr>
          <w:b/>
          <w:bCs/>
        </w:rPr>
        <w:t>A - FEMA Contribution.</w:t>
      </w:r>
      <w:r>
        <w:t xml:space="preserve"> This is the funding FEMA is providing to the CTP to</w:t>
      </w:r>
      <w:r w:rsidRPr="0020359F">
        <w:t xml:space="preserve"> complet</w:t>
      </w:r>
      <w:r>
        <w:t>e</w:t>
      </w:r>
      <w:r w:rsidRPr="0020359F">
        <w:t xml:space="preserve"> this </w:t>
      </w:r>
      <w:r>
        <w:t>COMS</w:t>
      </w:r>
      <w:r w:rsidRPr="0020359F">
        <w:t xml:space="preserve"> SOW</w:t>
      </w:r>
      <w:r>
        <w:t>.</w:t>
      </w:r>
    </w:p>
    <w:p w14:paraId="142D1AC0" w14:textId="04114BFF" w:rsidR="00E041E8" w:rsidRPr="003D4E1C" w:rsidRDefault="00E041E8" w:rsidP="00E041E8">
      <w:pPr>
        <w:pStyle w:val="FEMABullet-1"/>
        <w:rPr>
          <w:b/>
          <w:bCs/>
        </w:rPr>
      </w:pPr>
      <w:r w:rsidRPr="003D4E1C">
        <w:rPr>
          <w:b/>
          <w:bCs/>
        </w:rPr>
        <w:t>B - Partner Contribution</w:t>
      </w:r>
      <w:r w:rsidRPr="00120DDA">
        <w:t xml:space="preserve"> </w:t>
      </w:r>
      <w:r>
        <w:t>These are other required resources that the CTP will provide to complete the assigned activities for this</w:t>
      </w:r>
      <w:r w:rsidRPr="0020359F">
        <w:t xml:space="preserve"> </w:t>
      </w:r>
      <w:r>
        <w:t>COMS</w:t>
      </w:r>
      <w:r w:rsidRPr="0020359F">
        <w:t xml:space="preserve"> SOW (also known as </w:t>
      </w:r>
      <w:r w:rsidRPr="00120DDA">
        <w:rPr>
          <w:b/>
          <w:bCs/>
        </w:rPr>
        <w:t>Leverage</w:t>
      </w:r>
      <w:r>
        <w:t>). Use Blue Book values or actual costs where Blue Book values do not exist. The current Blue Book is dated 2023</w:t>
      </w:r>
      <w:r w:rsidR="004A2A2C">
        <w:t xml:space="preserve">. </w:t>
      </w:r>
      <w:r>
        <w:t xml:space="preserve">You can download it from FEMA’s Information Resource Library at: </w:t>
      </w:r>
      <w:hyperlink r:id="rId26" w:history="1">
        <w:r>
          <w:rPr>
            <w:rStyle w:val="Hyperlink"/>
          </w:rPr>
          <w:t>Estimating the Value of Partner Contributions to Flood Mapping Projects "Blue Book"</w:t>
        </w:r>
      </w:hyperlink>
      <w:r>
        <w:t>.</w:t>
      </w:r>
    </w:p>
    <w:p w14:paraId="2167E934" w14:textId="77777777" w:rsidR="00E041E8" w:rsidRPr="00F21642" w:rsidRDefault="00E041E8" w:rsidP="00E041E8">
      <w:pPr>
        <w:pStyle w:val="FEMABullet-1"/>
        <w:rPr>
          <w:b/>
          <w:bCs/>
        </w:rPr>
        <w:sectPr w:rsidR="00E041E8" w:rsidRPr="00F21642" w:rsidSect="00E041E8">
          <w:pgSz w:w="12240" w:h="15840"/>
          <w:pgMar w:top="1440" w:right="1440" w:bottom="1440" w:left="1440" w:header="720" w:footer="720" w:gutter="0"/>
          <w:cols w:space="720"/>
          <w:docGrid w:linePitch="360"/>
        </w:sectPr>
      </w:pPr>
      <w:r w:rsidRPr="003D4E1C">
        <w:rPr>
          <w:b/>
          <w:bCs/>
        </w:rPr>
        <w:t>A+B – Total Project Cost</w:t>
      </w:r>
      <w:r>
        <w:t>.</w:t>
      </w:r>
      <w:r>
        <w:rPr>
          <w:b/>
          <w:bCs/>
        </w:rPr>
        <w:t xml:space="preserve"> </w:t>
      </w:r>
      <w:r w:rsidRPr="003D4E1C">
        <w:t xml:space="preserve">The sum of </w:t>
      </w:r>
      <w:r>
        <w:t>A and B</w:t>
      </w:r>
      <w:r w:rsidRPr="003D4E1C">
        <w:t>.</w:t>
      </w:r>
      <w:r>
        <w:rPr>
          <w:b/>
          <w:bCs/>
        </w:rPr>
        <w:t xml:space="preserve"> </w:t>
      </w:r>
    </w:p>
    <w:p w14:paraId="2A6A453C" w14:textId="77777777" w:rsidR="00E041E8" w:rsidRDefault="00E041E8" w:rsidP="00E041E8">
      <w:pPr>
        <w:pStyle w:val="FEMAHeading4"/>
      </w:pPr>
      <w:r>
        <w:lastRenderedPageBreak/>
        <w:t>Task 1 – Develop COMS Engagement Plan (Required)</w:t>
      </w:r>
    </w:p>
    <w:p w14:paraId="49EEE45D" w14:textId="77777777" w:rsidR="00E041E8" w:rsidRPr="00E15552" w:rsidRDefault="00E041E8" w:rsidP="00E041E8">
      <w:pPr>
        <w:pStyle w:val="FEMANormal"/>
      </w:pPr>
      <w:r w:rsidRPr="00E15552">
        <w:t xml:space="preserve">This task is </w:t>
      </w:r>
      <w:r w:rsidRPr="00A111E9">
        <w:rPr>
          <w:b/>
          <w:bCs/>
          <w:u w:val="single"/>
        </w:rPr>
        <w:t>required</w:t>
      </w:r>
      <w:r w:rsidRPr="00E15552">
        <w:t xml:space="preserve"> as a condition of </w:t>
      </w:r>
      <w:r>
        <w:t>COMS</w:t>
      </w:r>
      <w:r w:rsidRPr="00E15552">
        <w:t xml:space="preserve"> funding – see </w:t>
      </w:r>
      <w:hyperlink w:anchor="Part_2_1" w:history="1">
        <w:r>
          <w:rPr>
            <w:rStyle w:val="Hyperlink"/>
          </w:rPr>
          <w:t>Part 2.1</w:t>
        </w:r>
      </w:hyperlink>
      <w:r>
        <w:t>.</w:t>
      </w:r>
    </w:p>
    <w:p w14:paraId="6CBBAE41" w14:textId="77777777" w:rsidR="00E041E8" w:rsidRPr="00205E1B" w:rsidRDefault="00E041E8" w:rsidP="00E041E8">
      <w:pPr>
        <w:pStyle w:val="FEMANormal"/>
      </w:pPr>
      <w:r w:rsidRPr="00E6775C">
        <w:rPr>
          <w:u w:val="single"/>
        </w:rPr>
        <w:t>Instructions</w:t>
      </w:r>
      <w:r w:rsidRPr="009A4194">
        <w:t>:</w:t>
      </w:r>
      <w:r>
        <w:t xml:space="preserve"> Add the required information to </w:t>
      </w:r>
      <w:r>
        <w:fldChar w:fldCharType="begin"/>
      </w:r>
      <w:r>
        <w:instrText xml:space="preserve"> REF _Ref98238055 \h </w:instrText>
      </w:r>
      <w:r>
        <w:fldChar w:fldCharType="separate"/>
      </w:r>
      <w:r>
        <w:t xml:space="preserve">Table </w:t>
      </w:r>
      <w:r>
        <w:rPr>
          <w:noProof/>
        </w:rPr>
        <w:t>3</w:t>
      </w:r>
      <w:r>
        <w:fldChar w:fldCharType="end"/>
      </w:r>
      <w:r>
        <w:t xml:space="preserve">. </w:t>
      </w:r>
      <w:r w:rsidRPr="0070437F">
        <w:t xml:space="preserve">Insert language in the “Custom Scope Elements” field if this is a joint plan with the Program Management (PM) SOW task. </w:t>
      </w:r>
    </w:p>
    <w:p w14:paraId="7718F815" w14:textId="77777777" w:rsidR="00E041E8" w:rsidRPr="00CD70D8" w:rsidRDefault="00E041E8" w:rsidP="00E041E8">
      <w:pPr>
        <w:pStyle w:val="FEMATableCaption"/>
      </w:pPr>
      <w:bookmarkStart w:id="11" w:name="_Ref98238055"/>
      <w:bookmarkStart w:id="12" w:name="_Toc191031196"/>
      <w:r>
        <w:t xml:space="preserve">Table </w:t>
      </w:r>
      <w:r>
        <w:fldChar w:fldCharType="begin"/>
      </w:r>
      <w:r>
        <w:instrText>SEQ Table \* ARABIC</w:instrText>
      </w:r>
      <w:r>
        <w:fldChar w:fldCharType="separate"/>
      </w:r>
      <w:r>
        <w:rPr>
          <w:noProof/>
        </w:rPr>
        <w:t>3</w:t>
      </w:r>
      <w:r>
        <w:fldChar w:fldCharType="end"/>
      </w:r>
      <w:bookmarkEnd w:id="11"/>
      <w:r>
        <w:t>. Task 1 – Develop COMS Engagement Plan</w:t>
      </w:r>
      <w:bookmarkEnd w:id="12"/>
    </w:p>
    <w:tbl>
      <w:tblPr>
        <w:tblStyle w:val="FEMATable1-DHSLightBlue20"/>
        <w:tblW w:w="0" w:type="auto"/>
        <w:tblLook w:val="04A0" w:firstRow="1" w:lastRow="0" w:firstColumn="1" w:lastColumn="0" w:noHBand="0" w:noVBand="1"/>
      </w:tblPr>
      <w:tblGrid>
        <w:gridCol w:w="2333"/>
        <w:gridCol w:w="2158"/>
        <w:gridCol w:w="1530"/>
        <w:gridCol w:w="314"/>
        <w:gridCol w:w="1395"/>
        <w:gridCol w:w="1614"/>
      </w:tblGrid>
      <w:tr w:rsidR="00E041E8" w14:paraId="393147D4"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13F2433B" w14:textId="77777777" w:rsidR="00E041E8" w:rsidRPr="004D0154" w:rsidRDefault="00E041E8">
            <w:pPr>
              <w:pStyle w:val="FEMATableHeading"/>
              <w:spacing w:before="96" w:after="96"/>
            </w:pPr>
            <w:bookmarkStart w:id="13" w:name="_Hlk96670036"/>
            <w:r w:rsidRPr="004D0154">
              <w:t>COMS Task</w:t>
            </w:r>
          </w:p>
        </w:tc>
        <w:tc>
          <w:tcPr>
            <w:tcW w:w="2158" w:type="dxa"/>
          </w:tcPr>
          <w:p w14:paraId="5009DCD0" w14:textId="77777777" w:rsidR="00E041E8" w:rsidRPr="004D0154" w:rsidRDefault="00E041E8">
            <w:pPr>
              <w:pStyle w:val="FEMATableHeading"/>
              <w:spacing w:before="96" w:after="96"/>
            </w:pPr>
            <w:r w:rsidRPr="004D0154">
              <w:t xml:space="preserve">Mark </w:t>
            </w:r>
            <w:r>
              <w:t>“</w:t>
            </w:r>
            <w:r w:rsidRPr="004D0154">
              <w:t>X” if task will be done under this SOW</w:t>
            </w:r>
          </w:p>
        </w:tc>
        <w:tc>
          <w:tcPr>
            <w:tcW w:w="1530" w:type="dxa"/>
          </w:tcPr>
          <w:p w14:paraId="2569021D" w14:textId="77777777" w:rsidR="00E041E8" w:rsidRPr="004D0154" w:rsidRDefault="00E041E8">
            <w:pPr>
              <w:pStyle w:val="FEMATableHeading"/>
              <w:spacing w:before="96" w:after="96"/>
            </w:pPr>
            <w:r w:rsidRPr="004D0154">
              <w:t>(A) FEMA Contribution</w:t>
            </w:r>
          </w:p>
        </w:tc>
        <w:tc>
          <w:tcPr>
            <w:tcW w:w="1709" w:type="dxa"/>
            <w:gridSpan w:val="2"/>
          </w:tcPr>
          <w:p w14:paraId="4882D140" w14:textId="77777777" w:rsidR="00E041E8" w:rsidRPr="004D0154" w:rsidRDefault="00E041E8">
            <w:pPr>
              <w:pStyle w:val="FEMATableHeading"/>
              <w:spacing w:before="96" w:after="96"/>
            </w:pPr>
            <w:r w:rsidRPr="004D0154">
              <w:t>(B) Partner Contribution</w:t>
            </w:r>
          </w:p>
        </w:tc>
        <w:tc>
          <w:tcPr>
            <w:tcW w:w="1614" w:type="dxa"/>
          </w:tcPr>
          <w:p w14:paraId="5DA25F5C" w14:textId="77777777" w:rsidR="00E041E8" w:rsidRPr="004D0154" w:rsidRDefault="00E041E8">
            <w:pPr>
              <w:pStyle w:val="FEMATableHeading"/>
              <w:spacing w:before="96" w:after="96"/>
            </w:pPr>
            <w:r w:rsidRPr="004D0154">
              <w:t>(A+B) Total Project Cost</w:t>
            </w:r>
          </w:p>
        </w:tc>
      </w:tr>
      <w:bookmarkEnd w:id="13"/>
      <w:tr w:rsidR="00E041E8" w14:paraId="59D579FC" w14:textId="77777777">
        <w:tc>
          <w:tcPr>
            <w:tcW w:w="2333" w:type="dxa"/>
          </w:tcPr>
          <w:p w14:paraId="329D7013" w14:textId="77777777" w:rsidR="00E041E8" w:rsidRDefault="00E041E8">
            <w:pPr>
              <w:pStyle w:val="FEMATableText"/>
              <w:spacing w:before="96" w:after="96"/>
            </w:pPr>
            <w:r>
              <w:t>COMS Engagement Plan (required as a condition of COMS funding)</w:t>
            </w:r>
            <w:r w:rsidRPr="4E32B470">
              <w:rPr>
                <w:i/>
                <w:iCs/>
              </w:rPr>
              <w:t xml:space="preserve"> (see </w:t>
            </w:r>
            <w:hyperlink w:anchor="Part_2_1">
              <w:r w:rsidRPr="4E32B470">
                <w:rPr>
                  <w:rStyle w:val="Hyperlink"/>
                  <w:i/>
                  <w:iCs/>
                </w:rPr>
                <w:t>Part 2.1</w:t>
              </w:r>
            </w:hyperlink>
            <w:r w:rsidRPr="4E32B470">
              <w:rPr>
                <w:i/>
                <w:iCs/>
              </w:rPr>
              <w:t>)</w:t>
            </w:r>
          </w:p>
        </w:tc>
        <w:sdt>
          <w:sdtPr>
            <w:id w:val="-994104204"/>
            <w14:checkbox>
              <w14:checked w14:val="1"/>
              <w14:checkedState w14:val="2612" w14:font="MS Gothic"/>
              <w14:uncheckedState w14:val="2610" w14:font="MS Gothic"/>
            </w14:checkbox>
          </w:sdtPr>
          <w:sdtEndPr/>
          <w:sdtContent>
            <w:tc>
              <w:tcPr>
                <w:tcW w:w="2158" w:type="dxa"/>
                <w:vAlign w:val="center"/>
              </w:tcPr>
              <w:p w14:paraId="5CE15D7F" w14:textId="2980E911" w:rsidR="00E041E8" w:rsidRDefault="00414E3A">
                <w:pPr>
                  <w:pStyle w:val="FEMATableText"/>
                  <w:spacing w:before="96" w:after="96"/>
                  <w:jc w:val="center"/>
                </w:pPr>
                <w:r>
                  <w:rPr>
                    <w:rFonts w:ascii="MS Gothic" w:eastAsia="MS Gothic" w:hAnsi="MS Gothic" w:hint="eastAsia"/>
                  </w:rPr>
                  <w:t>☒</w:t>
                </w:r>
              </w:p>
            </w:tc>
          </w:sdtContent>
        </w:sdt>
        <w:tc>
          <w:tcPr>
            <w:tcW w:w="1530" w:type="dxa"/>
          </w:tcPr>
          <w:p w14:paraId="4CCCADBF" w14:textId="504BBA94" w:rsidR="00E041E8" w:rsidRDefault="00414E3A">
            <w:pPr>
              <w:pStyle w:val="FEMATableText"/>
              <w:spacing w:before="96" w:after="96"/>
            </w:pPr>
            <w:r w:rsidRPr="00414E3A">
              <w:rPr>
                <w:color w:val="833C0B" w:themeColor="accent2" w:themeShade="80"/>
              </w:rPr>
              <w:t>$10,000</w:t>
            </w:r>
          </w:p>
        </w:tc>
        <w:tc>
          <w:tcPr>
            <w:tcW w:w="1709" w:type="dxa"/>
            <w:gridSpan w:val="2"/>
          </w:tcPr>
          <w:p w14:paraId="633265B5" w14:textId="6699FF5B" w:rsidR="00E041E8" w:rsidRDefault="00414E3A">
            <w:pPr>
              <w:pStyle w:val="FEMATableText"/>
              <w:spacing w:before="96" w:after="96"/>
            </w:pPr>
            <w:r w:rsidRPr="00414E3A">
              <w:rPr>
                <w:color w:val="833C0B" w:themeColor="accent2" w:themeShade="80"/>
              </w:rPr>
              <w:t>$0</w:t>
            </w:r>
          </w:p>
        </w:tc>
        <w:tc>
          <w:tcPr>
            <w:tcW w:w="1614" w:type="dxa"/>
          </w:tcPr>
          <w:p w14:paraId="1F74AB1F" w14:textId="5F238A57" w:rsidR="00E041E8" w:rsidRDefault="00414E3A">
            <w:pPr>
              <w:pStyle w:val="FEMATableText"/>
              <w:spacing w:before="96" w:after="96"/>
            </w:pPr>
            <w:r w:rsidRPr="00414E3A">
              <w:rPr>
                <w:color w:val="833C0B" w:themeColor="accent2" w:themeShade="80"/>
              </w:rPr>
              <w:t>$10,000</w:t>
            </w:r>
          </w:p>
        </w:tc>
      </w:tr>
      <w:tr w:rsidR="00E041E8" w:rsidRPr="005D3889" w14:paraId="4C9CA073" w14:textId="77777777">
        <w:tc>
          <w:tcPr>
            <w:tcW w:w="6335" w:type="dxa"/>
            <w:gridSpan w:val="4"/>
            <w:shd w:val="clear" w:color="auto" w:fill="B8D9E8"/>
          </w:tcPr>
          <w:p w14:paraId="6DB59B73" w14:textId="77777777" w:rsidR="00E041E8" w:rsidRPr="00D862ED" w:rsidRDefault="00E041E8">
            <w:pPr>
              <w:pStyle w:val="FEMATableHeading"/>
              <w:spacing w:before="96" w:after="96"/>
            </w:pPr>
            <w:r w:rsidRPr="00D862ED">
              <w:t>Deliverable</w:t>
            </w:r>
          </w:p>
        </w:tc>
        <w:tc>
          <w:tcPr>
            <w:tcW w:w="3009" w:type="dxa"/>
            <w:gridSpan w:val="2"/>
            <w:shd w:val="clear" w:color="auto" w:fill="B8D9E8"/>
          </w:tcPr>
          <w:p w14:paraId="6B1981FC" w14:textId="77777777" w:rsidR="00E041E8" w:rsidRPr="00D862ED" w:rsidRDefault="00E041E8">
            <w:pPr>
              <w:pStyle w:val="FEMATableHeading"/>
              <w:spacing w:before="96" w:after="96"/>
            </w:pPr>
            <w:r w:rsidRPr="00D862ED">
              <w:t>Mark “X” if deliverable will be done under this task</w:t>
            </w:r>
          </w:p>
        </w:tc>
      </w:tr>
      <w:tr w:rsidR="00E041E8" w:rsidRPr="00810927" w14:paraId="1227886F" w14:textId="77777777">
        <w:tc>
          <w:tcPr>
            <w:tcW w:w="6335" w:type="dxa"/>
            <w:gridSpan w:val="4"/>
          </w:tcPr>
          <w:p w14:paraId="2FC43804" w14:textId="77777777" w:rsidR="00E041E8" w:rsidRPr="00810927" w:rsidRDefault="00E041E8">
            <w:pPr>
              <w:pStyle w:val="FEMATableText"/>
              <w:spacing w:before="96" w:after="96"/>
            </w:pPr>
            <w:r w:rsidRPr="00810927">
              <w:t>COMS Engagement Plan (required)</w:t>
            </w:r>
          </w:p>
        </w:tc>
        <w:sdt>
          <w:sdtPr>
            <w:id w:val="-807473265"/>
            <w14:checkbox>
              <w14:checked w14:val="0"/>
              <w14:checkedState w14:val="2612" w14:font="MS Gothic"/>
              <w14:uncheckedState w14:val="2610" w14:font="MS Gothic"/>
            </w14:checkbox>
          </w:sdtPr>
          <w:sdtEndPr/>
          <w:sdtContent>
            <w:tc>
              <w:tcPr>
                <w:tcW w:w="3009" w:type="dxa"/>
                <w:gridSpan w:val="2"/>
              </w:tcPr>
              <w:p w14:paraId="15A5BBEF"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498DFD49" w14:textId="77777777">
        <w:tc>
          <w:tcPr>
            <w:tcW w:w="6335" w:type="dxa"/>
            <w:gridSpan w:val="4"/>
          </w:tcPr>
          <w:p w14:paraId="11A9BE2E" w14:textId="77777777" w:rsidR="00E041E8" w:rsidRPr="00810927" w:rsidRDefault="00E041E8">
            <w:pPr>
              <w:pStyle w:val="FEMATableText"/>
              <w:spacing w:before="96" w:after="96"/>
            </w:pPr>
            <w:r w:rsidRPr="00810927">
              <w:t>Combined COMS Engagement and Business Plan</w:t>
            </w:r>
          </w:p>
        </w:tc>
        <w:sdt>
          <w:sdtPr>
            <w:id w:val="-1267770675"/>
            <w14:checkbox>
              <w14:checked w14:val="1"/>
              <w14:checkedState w14:val="2612" w14:font="MS Gothic"/>
              <w14:uncheckedState w14:val="2610" w14:font="MS Gothic"/>
            </w14:checkbox>
          </w:sdtPr>
          <w:sdtEndPr/>
          <w:sdtContent>
            <w:tc>
              <w:tcPr>
                <w:tcW w:w="3009" w:type="dxa"/>
                <w:gridSpan w:val="2"/>
              </w:tcPr>
              <w:p w14:paraId="37F19280" w14:textId="613D9290" w:rsidR="00E041E8" w:rsidRPr="00810927" w:rsidRDefault="00414E3A">
                <w:pPr>
                  <w:pStyle w:val="FEMATableText"/>
                  <w:spacing w:before="96" w:after="96"/>
                  <w:jc w:val="center"/>
                </w:pPr>
                <w:r w:rsidRPr="00810927">
                  <w:rPr>
                    <w:rFonts w:ascii="MS Gothic" w:eastAsia="MS Gothic" w:hAnsi="MS Gothic" w:hint="eastAsia"/>
                  </w:rPr>
                  <w:t>☒</w:t>
                </w:r>
              </w:p>
            </w:tc>
          </w:sdtContent>
        </w:sdt>
      </w:tr>
      <w:tr w:rsidR="00E041E8" w:rsidRPr="00810927" w14:paraId="57388652" w14:textId="77777777">
        <w:tc>
          <w:tcPr>
            <w:tcW w:w="6335" w:type="dxa"/>
            <w:gridSpan w:val="4"/>
          </w:tcPr>
          <w:p w14:paraId="673AA99E" w14:textId="77777777" w:rsidR="00E041E8" w:rsidRPr="00810927" w:rsidRDefault="00E041E8">
            <w:pPr>
              <w:pStyle w:val="FEMATableText"/>
              <w:spacing w:before="96" w:after="96"/>
            </w:pPr>
            <w:r w:rsidRPr="00810927">
              <w:t xml:space="preserve">Other: </w:t>
            </w:r>
            <w:r w:rsidRPr="00810927">
              <w:fldChar w:fldCharType="begin">
                <w:ffData>
                  <w:name w:val=""/>
                  <w:enabled/>
                  <w:calcOnExit w:val="0"/>
                  <w:textInput>
                    <w:default w:val="{Insert additional details}"/>
                  </w:textInput>
                </w:ffData>
              </w:fldChar>
            </w:r>
            <w:r w:rsidRPr="00810927">
              <w:instrText xml:space="preserve"> FORMTEXT </w:instrText>
            </w:r>
            <w:r w:rsidRPr="00810927">
              <w:fldChar w:fldCharType="separate"/>
            </w:r>
            <w:r w:rsidRPr="00810927">
              <w:t>{Insert additional details}</w:t>
            </w:r>
            <w:r w:rsidRPr="00810927">
              <w:fldChar w:fldCharType="end"/>
            </w:r>
          </w:p>
        </w:tc>
        <w:sdt>
          <w:sdtPr>
            <w:id w:val="-2034181617"/>
            <w14:checkbox>
              <w14:checked w14:val="0"/>
              <w14:checkedState w14:val="2612" w14:font="MS Gothic"/>
              <w14:uncheckedState w14:val="2610" w14:font="MS Gothic"/>
            </w14:checkbox>
          </w:sdtPr>
          <w:sdtEndPr/>
          <w:sdtContent>
            <w:tc>
              <w:tcPr>
                <w:tcW w:w="3009" w:type="dxa"/>
                <w:gridSpan w:val="2"/>
              </w:tcPr>
              <w:p w14:paraId="5089F2E8"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613D62D6" w14:textId="77777777">
        <w:trPr>
          <w:trHeight w:val="642"/>
        </w:trPr>
        <w:tc>
          <w:tcPr>
            <w:tcW w:w="9344" w:type="dxa"/>
            <w:gridSpan w:val="6"/>
            <w:shd w:val="clear" w:color="auto" w:fill="B8D9E8"/>
          </w:tcPr>
          <w:p w14:paraId="2E85E20A" w14:textId="77777777" w:rsidR="00E041E8" w:rsidRPr="00810927" w:rsidRDefault="00E041E8">
            <w:pPr>
              <w:pStyle w:val="FEMATableHeading"/>
              <w:spacing w:before="96" w:after="96"/>
            </w:pPr>
            <w:r w:rsidRPr="00810927">
              <w:t>Custom Scope Elements</w:t>
            </w:r>
          </w:p>
        </w:tc>
      </w:tr>
      <w:tr w:rsidR="00E041E8" w:rsidRPr="00810927" w14:paraId="011A7FB8" w14:textId="77777777">
        <w:trPr>
          <w:trHeight w:val="1245"/>
        </w:trPr>
        <w:tc>
          <w:tcPr>
            <w:tcW w:w="9344" w:type="dxa"/>
            <w:gridSpan w:val="6"/>
          </w:tcPr>
          <w:p w14:paraId="0B059758" w14:textId="77777777" w:rsidR="00E041E8" w:rsidRPr="00810927" w:rsidRDefault="00E041E8">
            <w:pPr>
              <w:pStyle w:val="FEMATableText"/>
              <w:spacing w:before="96" w:after="96"/>
            </w:pPr>
            <w:r w:rsidRPr="00810927">
              <w:t xml:space="preserve">Note that if you do not modify this cell, you agree to the scope as written in </w:t>
            </w:r>
            <w:hyperlink w:anchor="Part_2_1" w:history="1">
              <w:r w:rsidRPr="00810927">
                <w:rPr>
                  <w:rStyle w:val="Hyperlink"/>
                </w:rPr>
                <w:t>Part 2.1 COMS Engagement Plan</w:t>
              </w:r>
            </w:hyperlink>
            <w:r w:rsidRPr="00810927">
              <w:t>. If you accept the text as is, you do not need to copy the wording here. Detail here only what you plan to change.</w:t>
            </w:r>
          </w:p>
          <w:p w14:paraId="708BB826" w14:textId="77777777" w:rsidR="00E041E8" w:rsidRPr="00810927" w:rsidRDefault="00E041E8">
            <w:pPr>
              <w:pStyle w:val="FEMATableText"/>
              <w:spacing w:before="96" w:after="96"/>
            </w:pPr>
          </w:p>
          <w:p w14:paraId="3B2477F3" w14:textId="77777777" w:rsidR="00E041E8" w:rsidRPr="00810927" w:rsidRDefault="00E041E8">
            <w:pPr>
              <w:pStyle w:val="FEMATableText"/>
              <w:spacing w:before="96" w:after="96"/>
            </w:pPr>
            <w:r w:rsidRPr="00810927">
              <w:fldChar w:fldCharType="begin">
                <w:ffData>
                  <w:name w:val=""/>
                  <w:enabled/>
                  <w:calcOnExit w:val="0"/>
                  <w:textInput>
                    <w:default w:val="{enter custom scope elements}"/>
                  </w:textInput>
                </w:ffData>
              </w:fldChar>
            </w:r>
            <w:r w:rsidRPr="00810927">
              <w:instrText xml:space="preserve"> FORMTEXT </w:instrText>
            </w:r>
            <w:r w:rsidRPr="00810927">
              <w:fldChar w:fldCharType="separate"/>
            </w:r>
            <w:r w:rsidRPr="00810927">
              <w:rPr>
                <w:noProof/>
              </w:rPr>
              <w:t>{enter custom scope elements}</w:t>
            </w:r>
            <w:r w:rsidRPr="00810927">
              <w:fldChar w:fldCharType="end"/>
            </w:r>
          </w:p>
        </w:tc>
      </w:tr>
    </w:tbl>
    <w:p w14:paraId="70A27288" w14:textId="77777777" w:rsidR="00E041E8" w:rsidRPr="00810927" w:rsidRDefault="00E041E8" w:rsidP="00E041E8">
      <w:pPr>
        <w:pStyle w:val="FEMAHeading4"/>
        <w:sectPr w:rsidR="00E041E8" w:rsidRPr="00810927" w:rsidSect="00E041E8">
          <w:pgSz w:w="12240" w:h="15840"/>
          <w:pgMar w:top="1440" w:right="1440" w:bottom="1440" w:left="1440" w:header="720" w:footer="720" w:gutter="0"/>
          <w:cols w:space="720"/>
          <w:docGrid w:linePitch="360"/>
        </w:sectPr>
      </w:pPr>
    </w:p>
    <w:p w14:paraId="2310D08F" w14:textId="35DD1F27" w:rsidR="00E041E8" w:rsidRPr="00810927" w:rsidRDefault="00E041E8" w:rsidP="00E041E8">
      <w:pPr>
        <w:pStyle w:val="FEMAHeading4"/>
      </w:pPr>
      <w:r w:rsidRPr="00810927">
        <w:lastRenderedPageBreak/>
        <w:t>Task 2 – Strategic Planning for Community Outreach and Engagement</w:t>
      </w:r>
    </w:p>
    <w:p w14:paraId="571DB46C" w14:textId="5519F32F" w:rsidR="00E041E8" w:rsidRPr="00810927" w:rsidRDefault="00E041E8" w:rsidP="00E041E8">
      <w:pPr>
        <w:pStyle w:val="FEMANormal"/>
      </w:pPr>
      <w:r w:rsidRPr="00810927">
        <w:rPr>
          <w:u w:val="single"/>
        </w:rPr>
        <w:t>Instructions</w:t>
      </w:r>
      <w:r w:rsidRPr="00810927">
        <w:t xml:space="preserve">: Add the required information to </w:t>
      </w:r>
      <w:r w:rsidRPr="00810927">
        <w:fldChar w:fldCharType="begin"/>
      </w:r>
      <w:r w:rsidRPr="00810927">
        <w:instrText xml:space="preserve"> REF _Ref98238090 \h </w:instrText>
      </w:r>
      <w:r w:rsidR="00810927">
        <w:instrText xml:space="preserve"> \* MERGEFORMAT </w:instrText>
      </w:r>
      <w:r w:rsidRPr="00810927">
        <w:fldChar w:fldCharType="separate"/>
      </w:r>
      <w:r w:rsidRPr="00810927">
        <w:t xml:space="preserve">Table </w:t>
      </w:r>
      <w:r w:rsidRPr="00810927">
        <w:rPr>
          <w:noProof/>
        </w:rPr>
        <w:t>4</w:t>
      </w:r>
      <w:r w:rsidRPr="00810927">
        <w:fldChar w:fldCharType="end"/>
      </w:r>
      <w:r w:rsidRPr="00810927">
        <w:t>.</w:t>
      </w:r>
    </w:p>
    <w:p w14:paraId="299F6F19" w14:textId="77777777" w:rsidR="00E041E8" w:rsidRPr="00810927" w:rsidRDefault="00E041E8" w:rsidP="00E041E8">
      <w:pPr>
        <w:pStyle w:val="FEMATableCaption"/>
      </w:pPr>
      <w:bookmarkStart w:id="14" w:name="_Ref98238090"/>
      <w:bookmarkStart w:id="15" w:name="_Ref98239900"/>
      <w:bookmarkStart w:id="16" w:name="_Toc191031197"/>
      <w:r w:rsidRPr="00810927">
        <w:t xml:space="preserve">Table </w:t>
      </w:r>
      <w:r w:rsidRPr="00810927">
        <w:fldChar w:fldCharType="begin"/>
      </w:r>
      <w:r w:rsidRPr="00810927">
        <w:instrText>SEQ Table \* ARABIC</w:instrText>
      </w:r>
      <w:r w:rsidRPr="00810927">
        <w:fldChar w:fldCharType="separate"/>
      </w:r>
      <w:r w:rsidRPr="00810927">
        <w:rPr>
          <w:noProof/>
        </w:rPr>
        <w:t>4</w:t>
      </w:r>
      <w:r w:rsidRPr="00810927">
        <w:fldChar w:fldCharType="end"/>
      </w:r>
      <w:bookmarkEnd w:id="14"/>
      <w:r w:rsidRPr="00810927">
        <w:t>. Task 2 – Strategic Planning for Community Outreach and Engagement</w:t>
      </w:r>
      <w:bookmarkEnd w:id="15"/>
      <w:bookmarkEnd w:id="16"/>
    </w:p>
    <w:tbl>
      <w:tblPr>
        <w:tblStyle w:val="FEMATable1-DHSLightBlue20"/>
        <w:tblW w:w="0" w:type="auto"/>
        <w:tblLook w:val="04A0" w:firstRow="1" w:lastRow="0" w:firstColumn="1" w:lastColumn="0" w:noHBand="0" w:noVBand="1"/>
      </w:tblPr>
      <w:tblGrid>
        <w:gridCol w:w="2333"/>
        <w:gridCol w:w="2158"/>
        <w:gridCol w:w="1530"/>
        <w:gridCol w:w="314"/>
        <w:gridCol w:w="1395"/>
        <w:gridCol w:w="1614"/>
      </w:tblGrid>
      <w:tr w:rsidR="00E041E8" w:rsidRPr="00810927" w14:paraId="0F136346"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6475E015" w14:textId="77777777" w:rsidR="00E041E8" w:rsidRPr="00810927" w:rsidRDefault="00E041E8">
            <w:pPr>
              <w:pStyle w:val="FEMATableHeading"/>
              <w:spacing w:before="96" w:after="96"/>
            </w:pPr>
            <w:r w:rsidRPr="00810927">
              <w:t>COMS Task</w:t>
            </w:r>
          </w:p>
        </w:tc>
        <w:tc>
          <w:tcPr>
            <w:tcW w:w="2158" w:type="dxa"/>
          </w:tcPr>
          <w:p w14:paraId="192262D8" w14:textId="77777777" w:rsidR="00E041E8" w:rsidRPr="00810927" w:rsidRDefault="00E041E8">
            <w:pPr>
              <w:pStyle w:val="FEMATableHeading"/>
              <w:spacing w:before="96" w:after="96"/>
            </w:pPr>
            <w:r w:rsidRPr="00810927">
              <w:t>Mark “X” if task will be done under this SOW</w:t>
            </w:r>
          </w:p>
        </w:tc>
        <w:tc>
          <w:tcPr>
            <w:tcW w:w="1530" w:type="dxa"/>
          </w:tcPr>
          <w:p w14:paraId="5736AA72" w14:textId="77777777" w:rsidR="00E041E8" w:rsidRPr="00810927" w:rsidRDefault="00E041E8">
            <w:pPr>
              <w:pStyle w:val="FEMATableHeading"/>
              <w:spacing w:before="96" w:after="96"/>
            </w:pPr>
            <w:r w:rsidRPr="00810927">
              <w:t>(A) FEMA Contribution</w:t>
            </w:r>
          </w:p>
        </w:tc>
        <w:tc>
          <w:tcPr>
            <w:tcW w:w="1709" w:type="dxa"/>
            <w:gridSpan w:val="2"/>
          </w:tcPr>
          <w:p w14:paraId="6735B72C" w14:textId="77777777" w:rsidR="00E041E8" w:rsidRPr="00810927" w:rsidRDefault="00E041E8">
            <w:pPr>
              <w:pStyle w:val="FEMATableHeading"/>
              <w:spacing w:before="96" w:after="96"/>
            </w:pPr>
            <w:r w:rsidRPr="00810927">
              <w:t>(B) Partner Contribution</w:t>
            </w:r>
          </w:p>
        </w:tc>
        <w:tc>
          <w:tcPr>
            <w:tcW w:w="1614" w:type="dxa"/>
          </w:tcPr>
          <w:p w14:paraId="12C0F212" w14:textId="77777777" w:rsidR="00E041E8" w:rsidRPr="00810927" w:rsidRDefault="00E041E8">
            <w:pPr>
              <w:pStyle w:val="FEMATableHeading"/>
              <w:spacing w:before="96" w:after="96"/>
            </w:pPr>
            <w:r w:rsidRPr="00810927">
              <w:t>(A+B) Total Project Cost</w:t>
            </w:r>
          </w:p>
        </w:tc>
      </w:tr>
      <w:tr w:rsidR="00B074DC" w:rsidRPr="00810927" w14:paraId="2E3AA0BD" w14:textId="77777777">
        <w:tc>
          <w:tcPr>
            <w:tcW w:w="2333" w:type="dxa"/>
          </w:tcPr>
          <w:p w14:paraId="75D439E3" w14:textId="549B2F50" w:rsidR="00B074DC" w:rsidRPr="00810927" w:rsidRDefault="00B074DC" w:rsidP="00B074DC">
            <w:pPr>
              <w:pStyle w:val="FEMATableText"/>
              <w:spacing w:before="96" w:after="96"/>
            </w:pPr>
            <w:r w:rsidRPr="00810927">
              <w:rPr>
                <w:szCs w:val="22"/>
              </w:rPr>
              <w:t>Strategic Planning for Community Outreach and Engagement</w:t>
            </w:r>
            <w:r w:rsidRPr="00810927">
              <w:rPr>
                <w:i/>
                <w:iCs/>
              </w:rPr>
              <w:t xml:space="preserve"> (see </w:t>
            </w:r>
            <w:hyperlink w:anchor="Part_2_2" w:history="1">
              <w:r w:rsidRPr="00810927">
                <w:rPr>
                  <w:rStyle w:val="Hyperlink"/>
                  <w:i/>
                  <w:iCs/>
                </w:rPr>
                <w:t>Part 2.2</w:t>
              </w:r>
            </w:hyperlink>
            <w:r w:rsidRPr="00810927">
              <w:rPr>
                <w:i/>
                <w:iCs/>
              </w:rPr>
              <w:t>)</w:t>
            </w:r>
          </w:p>
        </w:tc>
        <w:sdt>
          <w:sdtPr>
            <w:id w:val="-400287835"/>
            <w14:checkbox>
              <w14:checked w14:val="1"/>
              <w14:checkedState w14:val="2612" w14:font="MS Gothic"/>
              <w14:uncheckedState w14:val="2610" w14:font="MS Gothic"/>
            </w14:checkbox>
          </w:sdtPr>
          <w:sdtEndPr/>
          <w:sdtContent>
            <w:tc>
              <w:tcPr>
                <w:tcW w:w="2158" w:type="dxa"/>
                <w:vAlign w:val="center"/>
              </w:tcPr>
              <w:p w14:paraId="69BDA1EA" w14:textId="49D3DFD1" w:rsidR="00B074DC" w:rsidRPr="00810927" w:rsidRDefault="00B074DC" w:rsidP="00B074DC">
                <w:pPr>
                  <w:pStyle w:val="FEMATableText"/>
                  <w:spacing w:before="96" w:after="96"/>
                  <w:jc w:val="center"/>
                </w:pPr>
                <w:r w:rsidRPr="00810927">
                  <w:rPr>
                    <w:rFonts w:ascii="MS Gothic" w:eastAsia="MS Gothic" w:hAnsi="MS Gothic" w:hint="eastAsia"/>
                  </w:rPr>
                  <w:t>☒</w:t>
                </w:r>
              </w:p>
            </w:tc>
          </w:sdtContent>
        </w:sdt>
        <w:tc>
          <w:tcPr>
            <w:tcW w:w="1530" w:type="dxa"/>
          </w:tcPr>
          <w:p w14:paraId="2AF96FF1" w14:textId="53B9C86F" w:rsidR="00B074DC" w:rsidRPr="00810927" w:rsidRDefault="00B074DC" w:rsidP="00B074DC">
            <w:pPr>
              <w:pStyle w:val="FEMATableText"/>
              <w:spacing w:before="96" w:after="96"/>
            </w:pPr>
            <w:r w:rsidRPr="00810927">
              <w:rPr>
                <w:color w:val="833C0B" w:themeColor="accent2" w:themeShade="80"/>
              </w:rPr>
              <w:t>$25,000</w:t>
            </w:r>
          </w:p>
        </w:tc>
        <w:tc>
          <w:tcPr>
            <w:tcW w:w="1709" w:type="dxa"/>
            <w:gridSpan w:val="2"/>
          </w:tcPr>
          <w:p w14:paraId="3E483389" w14:textId="6DC9ADB8" w:rsidR="00B074DC" w:rsidRPr="00810927" w:rsidRDefault="00B074DC" w:rsidP="00B074DC">
            <w:pPr>
              <w:pStyle w:val="FEMATableText"/>
              <w:spacing w:before="96" w:after="96"/>
            </w:pPr>
            <w:r w:rsidRPr="00810927">
              <w:rPr>
                <w:color w:val="833C0B" w:themeColor="accent2" w:themeShade="80"/>
              </w:rPr>
              <w:t>$0</w:t>
            </w:r>
          </w:p>
        </w:tc>
        <w:tc>
          <w:tcPr>
            <w:tcW w:w="1614" w:type="dxa"/>
          </w:tcPr>
          <w:p w14:paraId="72EDF771" w14:textId="7E7B93D4" w:rsidR="00B074DC" w:rsidRPr="00810927" w:rsidRDefault="00B074DC" w:rsidP="00B074DC">
            <w:pPr>
              <w:pStyle w:val="FEMATableText"/>
              <w:spacing w:before="96" w:after="96"/>
            </w:pPr>
            <w:r w:rsidRPr="00810927">
              <w:rPr>
                <w:color w:val="833C0B" w:themeColor="accent2" w:themeShade="80"/>
              </w:rPr>
              <w:t>$25,000</w:t>
            </w:r>
          </w:p>
        </w:tc>
      </w:tr>
      <w:tr w:rsidR="00E041E8" w:rsidRPr="00810927" w14:paraId="4F0C8D1E" w14:textId="77777777">
        <w:tc>
          <w:tcPr>
            <w:tcW w:w="6335" w:type="dxa"/>
            <w:gridSpan w:val="4"/>
            <w:shd w:val="clear" w:color="auto" w:fill="B8D9E8"/>
          </w:tcPr>
          <w:p w14:paraId="1A3541B6" w14:textId="77777777" w:rsidR="00E041E8" w:rsidRPr="00810927" w:rsidRDefault="00E041E8">
            <w:pPr>
              <w:pStyle w:val="FEMATableHeading"/>
              <w:spacing w:before="96" w:after="96"/>
            </w:pPr>
            <w:r w:rsidRPr="00810927">
              <w:t>Deliverable</w:t>
            </w:r>
          </w:p>
        </w:tc>
        <w:tc>
          <w:tcPr>
            <w:tcW w:w="3009" w:type="dxa"/>
            <w:gridSpan w:val="2"/>
            <w:shd w:val="clear" w:color="auto" w:fill="B8D9E8"/>
          </w:tcPr>
          <w:p w14:paraId="0826AECC" w14:textId="77777777" w:rsidR="00E041E8" w:rsidRPr="00810927" w:rsidRDefault="00E041E8">
            <w:pPr>
              <w:pStyle w:val="FEMATableHeading"/>
              <w:spacing w:before="96" w:after="96"/>
            </w:pPr>
            <w:r w:rsidRPr="00810927">
              <w:t>Mark “X” if deliverable will be done under this task</w:t>
            </w:r>
          </w:p>
        </w:tc>
      </w:tr>
      <w:tr w:rsidR="00E041E8" w:rsidRPr="00810927" w14:paraId="0A5C24FB" w14:textId="77777777">
        <w:tc>
          <w:tcPr>
            <w:tcW w:w="6335" w:type="dxa"/>
            <w:gridSpan w:val="4"/>
          </w:tcPr>
          <w:p w14:paraId="2F8E9CE7" w14:textId="77777777" w:rsidR="00E041E8" w:rsidRPr="00810927" w:rsidRDefault="00E041E8">
            <w:pPr>
              <w:pStyle w:val="FEMATableText"/>
              <w:spacing w:before="96" w:after="96"/>
            </w:pPr>
            <w:r w:rsidRPr="00810927">
              <w:t>Awareness and Action Strategy</w:t>
            </w:r>
          </w:p>
        </w:tc>
        <w:sdt>
          <w:sdtPr>
            <w:id w:val="-1628318412"/>
            <w14:checkbox>
              <w14:checked w14:val="0"/>
              <w14:checkedState w14:val="2612" w14:font="MS Gothic"/>
              <w14:uncheckedState w14:val="2610" w14:font="MS Gothic"/>
            </w14:checkbox>
          </w:sdtPr>
          <w:sdtEndPr/>
          <w:sdtContent>
            <w:tc>
              <w:tcPr>
                <w:tcW w:w="3009" w:type="dxa"/>
                <w:gridSpan w:val="2"/>
                <w:vAlign w:val="center"/>
              </w:tcPr>
              <w:p w14:paraId="0D261E11" w14:textId="77777777" w:rsidR="00E041E8" w:rsidRPr="00810927" w:rsidRDefault="00E041E8">
                <w:pPr>
                  <w:pStyle w:val="FEMATableText"/>
                  <w:spacing w:before="96" w:after="96"/>
                  <w:jc w:val="center"/>
                </w:pPr>
                <w:r w:rsidRPr="00810927">
                  <w:rPr>
                    <w:rFonts w:ascii="MS Gothic" w:eastAsia="MS Gothic" w:hAnsi="MS Gothic" w:hint="eastAsia"/>
                  </w:rPr>
                  <w:t>☐</w:t>
                </w:r>
              </w:p>
            </w:tc>
          </w:sdtContent>
        </w:sdt>
      </w:tr>
      <w:tr w:rsidR="00E041E8" w:rsidRPr="00810927" w14:paraId="465A9E09" w14:textId="77777777">
        <w:tc>
          <w:tcPr>
            <w:tcW w:w="6335" w:type="dxa"/>
            <w:gridSpan w:val="4"/>
          </w:tcPr>
          <w:p w14:paraId="0C036A82" w14:textId="77777777" w:rsidR="00E041E8" w:rsidRPr="00810927" w:rsidRDefault="00E041E8">
            <w:pPr>
              <w:pStyle w:val="FEMATableText"/>
              <w:spacing w:before="96" w:after="96"/>
            </w:pPr>
            <w:r w:rsidRPr="00810927">
              <w:t>Watershed and community assessment and mitigation action plan for prioritized communities</w:t>
            </w:r>
          </w:p>
        </w:tc>
        <w:sdt>
          <w:sdtPr>
            <w:id w:val="2122339514"/>
            <w14:checkbox>
              <w14:checked w14:val="0"/>
              <w14:checkedState w14:val="2612" w14:font="MS Gothic"/>
              <w14:uncheckedState w14:val="2610" w14:font="MS Gothic"/>
            </w14:checkbox>
          </w:sdtPr>
          <w:sdtEndPr/>
          <w:sdtContent>
            <w:tc>
              <w:tcPr>
                <w:tcW w:w="3009" w:type="dxa"/>
                <w:gridSpan w:val="2"/>
                <w:vAlign w:val="center"/>
              </w:tcPr>
              <w:p w14:paraId="7A19AEFA"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4BB90E0E" w14:textId="77777777">
        <w:tc>
          <w:tcPr>
            <w:tcW w:w="6335" w:type="dxa"/>
            <w:gridSpan w:val="4"/>
          </w:tcPr>
          <w:p w14:paraId="1D6DAACB" w14:textId="77777777" w:rsidR="00E041E8" w:rsidRPr="00810927" w:rsidRDefault="00E041E8">
            <w:pPr>
              <w:pStyle w:val="FEMATableText"/>
              <w:spacing w:before="96" w:after="96"/>
            </w:pPr>
            <w:r w:rsidRPr="00810927">
              <w:t>Integrated and strategic plan for advancing relationships with partners and community stakeholders</w:t>
            </w:r>
          </w:p>
        </w:tc>
        <w:sdt>
          <w:sdtPr>
            <w:id w:val="90820462"/>
            <w14:checkbox>
              <w14:checked w14:val="0"/>
              <w14:checkedState w14:val="2612" w14:font="MS Gothic"/>
              <w14:uncheckedState w14:val="2610" w14:font="MS Gothic"/>
            </w14:checkbox>
          </w:sdtPr>
          <w:sdtEndPr/>
          <w:sdtContent>
            <w:tc>
              <w:tcPr>
                <w:tcW w:w="3009" w:type="dxa"/>
                <w:gridSpan w:val="2"/>
                <w:vAlign w:val="center"/>
              </w:tcPr>
              <w:p w14:paraId="133DFA53"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0390F1DA" w14:textId="77777777">
        <w:tc>
          <w:tcPr>
            <w:tcW w:w="6335" w:type="dxa"/>
            <w:gridSpan w:val="4"/>
          </w:tcPr>
          <w:p w14:paraId="155D0901" w14:textId="77777777" w:rsidR="00E041E8" w:rsidRPr="00810927" w:rsidRDefault="00E041E8">
            <w:pPr>
              <w:pStyle w:val="FEMATableText"/>
              <w:spacing w:before="96" w:after="96"/>
            </w:pPr>
            <w:r w:rsidRPr="00810927">
              <w:t>Summary of all activities that will increase flood risk awareness and buy-in for subsequent or related mitigation actions</w:t>
            </w:r>
          </w:p>
        </w:tc>
        <w:sdt>
          <w:sdtPr>
            <w:id w:val="639460636"/>
            <w14:checkbox>
              <w14:checked w14:val="0"/>
              <w14:checkedState w14:val="2612" w14:font="MS Gothic"/>
              <w14:uncheckedState w14:val="2610" w14:font="MS Gothic"/>
            </w14:checkbox>
          </w:sdtPr>
          <w:sdtEndPr/>
          <w:sdtContent>
            <w:tc>
              <w:tcPr>
                <w:tcW w:w="3009" w:type="dxa"/>
                <w:gridSpan w:val="2"/>
                <w:vAlign w:val="center"/>
              </w:tcPr>
              <w:p w14:paraId="2D2F1DA4"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7D878751" w14:textId="77777777">
        <w:tc>
          <w:tcPr>
            <w:tcW w:w="6335" w:type="dxa"/>
            <w:gridSpan w:val="4"/>
          </w:tcPr>
          <w:p w14:paraId="6A9AE06E" w14:textId="77777777" w:rsidR="00E041E8" w:rsidRPr="00810927" w:rsidRDefault="00E041E8">
            <w:pPr>
              <w:pStyle w:val="FEMATableText"/>
              <w:spacing w:before="96" w:after="96"/>
            </w:pPr>
            <w:r w:rsidRPr="00810927">
              <w:t>New or updated community profiles that reflect insights gained from community research</w:t>
            </w:r>
          </w:p>
        </w:tc>
        <w:sdt>
          <w:sdtPr>
            <w:id w:val="1295261899"/>
            <w14:checkbox>
              <w14:checked w14:val="0"/>
              <w14:checkedState w14:val="2612" w14:font="MS Gothic"/>
              <w14:uncheckedState w14:val="2610" w14:font="MS Gothic"/>
            </w14:checkbox>
          </w:sdtPr>
          <w:sdtEndPr/>
          <w:sdtContent>
            <w:tc>
              <w:tcPr>
                <w:tcW w:w="3009" w:type="dxa"/>
                <w:gridSpan w:val="2"/>
                <w:vAlign w:val="center"/>
              </w:tcPr>
              <w:p w14:paraId="52A0CA8E"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42DCFF04" w14:textId="77777777">
        <w:tc>
          <w:tcPr>
            <w:tcW w:w="6335" w:type="dxa"/>
            <w:gridSpan w:val="4"/>
          </w:tcPr>
          <w:p w14:paraId="535F378B" w14:textId="77777777" w:rsidR="00E041E8" w:rsidRPr="00810927" w:rsidRDefault="00E041E8">
            <w:pPr>
              <w:pStyle w:val="FEMATableText"/>
              <w:spacing w:before="96" w:after="96"/>
            </w:pPr>
            <w:r w:rsidRPr="00810927">
              <w:t>Prioritized list of communities, their potential for action readiness within a watershed based on action potential or action readiness, contribution to the action target, and detailed outreach and coordination activities that helped them in this undertaking</w:t>
            </w:r>
          </w:p>
        </w:tc>
        <w:sdt>
          <w:sdtPr>
            <w:id w:val="203842473"/>
            <w14:checkbox>
              <w14:checked w14:val="0"/>
              <w14:checkedState w14:val="2612" w14:font="MS Gothic"/>
              <w14:uncheckedState w14:val="2610" w14:font="MS Gothic"/>
            </w14:checkbox>
          </w:sdtPr>
          <w:sdtEndPr/>
          <w:sdtContent>
            <w:tc>
              <w:tcPr>
                <w:tcW w:w="3009" w:type="dxa"/>
                <w:gridSpan w:val="2"/>
                <w:vAlign w:val="center"/>
              </w:tcPr>
              <w:p w14:paraId="06E2B8ED"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39F124A9" w14:textId="77777777">
        <w:tc>
          <w:tcPr>
            <w:tcW w:w="6335" w:type="dxa"/>
            <w:gridSpan w:val="4"/>
          </w:tcPr>
          <w:p w14:paraId="333008A8" w14:textId="77777777" w:rsidR="00E041E8" w:rsidRPr="00810927" w:rsidRDefault="00E041E8">
            <w:pPr>
              <w:pStyle w:val="FEMATableText"/>
              <w:spacing w:before="96" w:after="96"/>
            </w:pPr>
            <w:r w:rsidRPr="00810927">
              <w:t>Summary of outcomes/next steps from partnership coordination</w:t>
            </w:r>
          </w:p>
        </w:tc>
        <w:sdt>
          <w:sdtPr>
            <w:id w:val="1685717201"/>
            <w14:checkbox>
              <w14:checked w14:val="1"/>
              <w14:checkedState w14:val="2612" w14:font="MS Gothic"/>
              <w14:uncheckedState w14:val="2610" w14:font="MS Gothic"/>
            </w14:checkbox>
          </w:sdtPr>
          <w:sdtEndPr/>
          <w:sdtContent>
            <w:tc>
              <w:tcPr>
                <w:tcW w:w="3009" w:type="dxa"/>
                <w:gridSpan w:val="2"/>
                <w:vAlign w:val="center"/>
              </w:tcPr>
              <w:p w14:paraId="54C8E474" w14:textId="37E9EC74" w:rsidR="00E041E8" w:rsidRPr="00810927" w:rsidRDefault="00625E04">
                <w:pPr>
                  <w:pStyle w:val="FEMATableText"/>
                  <w:spacing w:before="96" w:after="96"/>
                  <w:jc w:val="center"/>
                </w:pPr>
                <w:r w:rsidRPr="00810927">
                  <w:rPr>
                    <w:rFonts w:ascii="MS Gothic" w:eastAsia="MS Gothic" w:hAnsi="MS Gothic" w:hint="eastAsia"/>
                  </w:rPr>
                  <w:t>☒</w:t>
                </w:r>
              </w:p>
            </w:tc>
          </w:sdtContent>
        </w:sdt>
      </w:tr>
      <w:tr w:rsidR="00E041E8" w:rsidRPr="00810927" w14:paraId="4A861B8A" w14:textId="77777777">
        <w:tc>
          <w:tcPr>
            <w:tcW w:w="6335" w:type="dxa"/>
            <w:gridSpan w:val="4"/>
          </w:tcPr>
          <w:p w14:paraId="73183E29" w14:textId="77777777" w:rsidR="00E041E8" w:rsidRPr="00810927" w:rsidRDefault="00E041E8">
            <w:pPr>
              <w:pStyle w:val="FEMATableText"/>
              <w:spacing w:before="96" w:after="96"/>
            </w:pPr>
            <w:r w:rsidRPr="00810927">
              <w:t>An update to the CTP’s website and other digital platforms</w:t>
            </w:r>
          </w:p>
        </w:tc>
        <w:sdt>
          <w:sdtPr>
            <w:id w:val="-135730891"/>
            <w14:checkbox>
              <w14:checked w14:val="0"/>
              <w14:checkedState w14:val="2612" w14:font="MS Gothic"/>
              <w14:uncheckedState w14:val="2610" w14:font="MS Gothic"/>
            </w14:checkbox>
          </w:sdtPr>
          <w:sdtEndPr/>
          <w:sdtContent>
            <w:tc>
              <w:tcPr>
                <w:tcW w:w="3009" w:type="dxa"/>
                <w:gridSpan w:val="2"/>
                <w:vAlign w:val="center"/>
              </w:tcPr>
              <w:p w14:paraId="041591C6"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386C0297" w14:textId="77777777">
        <w:tc>
          <w:tcPr>
            <w:tcW w:w="6335" w:type="dxa"/>
            <w:gridSpan w:val="4"/>
          </w:tcPr>
          <w:p w14:paraId="15DB6955" w14:textId="645D633F" w:rsidR="00E041E8" w:rsidRPr="00810927" w:rsidRDefault="00E041E8">
            <w:pPr>
              <w:pStyle w:val="FEMATableText"/>
              <w:spacing w:before="96" w:after="96"/>
            </w:pPr>
            <w:r w:rsidRPr="00810927">
              <w:t xml:space="preserve">Other: </w:t>
            </w:r>
            <w:r w:rsidR="00625E04" w:rsidRPr="00810927">
              <w:rPr>
                <w:color w:val="833C0B"/>
              </w:rPr>
              <w:t xml:space="preserve">As needed, summary report of findings from impacts of flooding events, with </w:t>
            </w:r>
            <w:proofErr w:type="spellStart"/>
            <w:r w:rsidR="00625E04" w:rsidRPr="00810927">
              <w:rPr>
                <w:color w:val="833C0B"/>
              </w:rPr>
              <w:t>StoryMaps</w:t>
            </w:r>
            <w:proofErr w:type="spellEnd"/>
          </w:p>
        </w:tc>
        <w:sdt>
          <w:sdtPr>
            <w:id w:val="-1785959737"/>
            <w14:checkbox>
              <w14:checked w14:val="1"/>
              <w14:checkedState w14:val="2612" w14:font="MS Gothic"/>
              <w14:uncheckedState w14:val="2610" w14:font="MS Gothic"/>
            </w14:checkbox>
          </w:sdtPr>
          <w:sdtEndPr/>
          <w:sdtContent>
            <w:tc>
              <w:tcPr>
                <w:tcW w:w="3009" w:type="dxa"/>
                <w:gridSpan w:val="2"/>
                <w:vAlign w:val="center"/>
              </w:tcPr>
              <w:p w14:paraId="1D64A072" w14:textId="1EED5455" w:rsidR="00E041E8" w:rsidRPr="00810927" w:rsidRDefault="00625E04">
                <w:pPr>
                  <w:pStyle w:val="FEMATableText"/>
                  <w:spacing w:before="96" w:after="96"/>
                  <w:jc w:val="center"/>
                </w:pPr>
                <w:r w:rsidRPr="00810927">
                  <w:rPr>
                    <w:rFonts w:ascii="MS Gothic" w:eastAsia="MS Gothic" w:hAnsi="MS Gothic" w:hint="eastAsia"/>
                  </w:rPr>
                  <w:t>☒</w:t>
                </w:r>
              </w:p>
            </w:tc>
          </w:sdtContent>
        </w:sdt>
      </w:tr>
      <w:tr w:rsidR="00E041E8" w:rsidRPr="00810927" w14:paraId="43F29C63" w14:textId="77777777">
        <w:trPr>
          <w:trHeight w:val="642"/>
        </w:trPr>
        <w:tc>
          <w:tcPr>
            <w:tcW w:w="9344" w:type="dxa"/>
            <w:gridSpan w:val="6"/>
            <w:shd w:val="clear" w:color="auto" w:fill="B8D9E8"/>
          </w:tcPr>
          <w:p w14:paraId="22AC3825" w14:textId="77777777" w:rsidR="00E041E8" w:rsidRPr="00810927" w:rsidRDefault="00E041E8">
            <w:pPr>
              <w:pStyle w:val="FEMATableHeading"/>
              <w:spacing w:before="96" w:after="96"/>
            </w:pPr>
            <w:r w:rsidRPr="00810927">
              <w:lastRenderedPageBreak/>
              <w:t>Custom Scope Elements</w:t>
            </w:r>
          </w:p>
        </w:tc>
      </w:tr>
      <w:tr w:rsidR="00E041E8" w:rsidRPr="00810927" w14:paraId="6B21BC67" w14:textId="77777777">
        <w:trPr>
          <w:trHeight w:val="1245"/>
        </w:trPr>
        <w:tc>
          <w:tcPr>
            <w:tcW w:w="9344" w:type="dxa"/>
            <w:gridSpan w:val="6"/>
          </w:tcPr>
          <w:p w14:paraId="7A02B431" w14:textId="7149DAE9" w:rsidR="00625E04" w:rsidRPr="00810927" w:rsidRDefault="00625E04" w:rsidP="00625E04">
            <w:pPr>
              <w:rPr>
                <w:color w:val="833C0B"/>
              </w:rPr>
            </w:pPr>
            <w:bookmarkStart w:id="17" w:name="_Hlk202963651"/>
            <w:r w:rsidRPr="00810927">
              <w:rPr>
                <w:color w:val="833C0B"/>
              </w:rPr>
              <w:t xml:space="preserve">Engagement with stakeholders throughout the state to inform about the various types of flood risk modeling available and their potential uses. ISWS will facilitate meetings with key stakeholders to communicate important information about ISWS flood risk projects and work towards joint </w:t>
            </w:r>
            <w:r w:rsidR="00D43C9D" w:rsidRPr="00810927">
              <w:rPr>
                <w:color w:val="833C0B"/>
              </w:rPr>
              <w:t>planning efforts and</w:t>
            </w:r>
            <w:r w:rsidRPr="00810927">
              <w:rPr>
                <w:color w:val="833C0B"/>
              </w:rPr>
              <w:t xml:space="preserve"> risk awareness within watersheds. </w:t>
            </w:r>
          </w:p>
          <w:bookmarkEnd w:id="17"/>
          <w:p w14:paraId="4D665D9A" w14:textId="5261F105" w:rsidR="00E041E8" w:rsidRPr="00810927" w:rsidRDefault="00625E04" w:rsidP="00625E04">
            <w:pPr>
              <w:pStyle w:val="FEMATableText"/>
              <w:spacing w:before="96" w:after="96"/>
            </w:pPr>
            <w:r w:rsidRPr="00810927">
              <w:rPr>
                <w:color w:val="833C0B"/>
              </w:rPr>
              <w:t xml:space="preserve">As needed, prepare </w:t>
            </w:r>
            <w:proofErr w:type="spellStart"/>
            <w:r w:rsidRPr="00810927">
              <w:rPr>
                <w:color w:val="833C0B"/>
              </w:rPr>
              <w:t>StoryMaps</w:t>
            </w:r>
            <w:proofErr w:type="spellEnd"/>
            <w:r w:rsidRPr="00810927">
              <w:rPr>
                <w:color w:val="833C0B"/>
              </w:rPr>
              <w:t xml:space="preserve"> to summarize flood events in local communities to highlight the impacts of flooding on a local community and to engage the local community towards mitigation planning.</w:t>
            </w:r>
          </w:p>
        </w:tc>
      </w:tr>
    </w:tbl>
    <w:p w14:paraId="0845A4FF" w14:textId="77777777" w:rsidR="00E041E8" w:rsidRPr="00810927" w:rsidRDefault="00E041E8" w:rsidP="00E041E8">
      <w:pPr>
        <w:pStyle w:val="FEMAHeading4"/>
        <w:numPr>
          <w:ilvl w:val="0"/>
          <w:numId w:val="0"/>
        </w:numPr>
        <w:sectPr w:rsidR="00E041E8" w:rsidRPr="00810927" w:rsidSect="00E041E8">
          <w:pgSz w:w="12240" w:h="15840"/>
          <w:pgMar w:top="1440" w:right="1440" w:bottom="1440" w:left="1440" w:header="720" w:footer="720" w:gutter="0"/>
          <w:cols w:space="720"/>
          <w:docGrid w:linePitch="360"/>
        </w:sectPr>
      </w:pPr>
    </w:p>
    <w:p w14:paraId="72D77B90" w14:textId="77777777" w:rsidR="00E041E8" w:rsidRPr="00810927" w:rsidRDefault="00E041E8" w:rsidP="00E041E8">
      <w:pPr>
        <w:pStyle w:val="FEMAHeading4"/>
      </w:pPr>
      <w:r w:rsidRPr="00810927">
        <w:lastRenderedPageBreak/>
        <w:t>Task 3 – Meeting and Process Facilitation</w:t>
      </w:r>
    </w:p>
    <w:p w14:paraId="4FAC349A" w14:textId="5F9329D0" w:rsidR="00E041E8" w:rsidRPr="00810927" w:rsidRDefault="00E041E8" w:rsidP="00E041E8">
      <w:pPr>
        <w:pStyle w:val="FEMANormal"/>
      </w:pPr>
      <w:r w:rsidRPr="00810927">
        <w:rPr>
          <w:u w:val="single"/>
        </w:rPr>
        <w:t>Instructions</w:t>
      </w:r>
      <w:r w:rsidRPr="00810927">
        <w:t xml:space="preserve">: Add the required information to </w:t>
      </w:r>
      <w:r w:rsidRPr="00810927">
        <w:fldChar w:fldCharType="begin"/>
      </w:r>
      <w:r w:rsidRPr="00810927">
        <w:instrText xml:space="preserve"> REF _Ref98238110 \h </w:instrText>
      </w:r>
      <w:r w:rsidR="00810927">
        <w:instrText xml:space="preserve"> \* MERGEFORMAT </w:instrText>
      </w:r>
      <w:r w:rsidRPr="00810927">
        <w:fldChar w:fldCharType="separate"/>
      </w:r>
      <w:r w:rsidRPr="00810927">
        <w:t xml:space="preserve">Table </w:t>
      </w:r>
      <w:r w:rsidRPr="00810927">
        <w:rPr>
          <w:noProof/>
        </w:rPr>
        <w:t>5</w:t>
      </w:r>
      <w:r w:rsidRPr="00810927">
        <w:fldChar w:fldCharType="end"/>
      </w:r>
      <w:r w:rsidRPr="00810927">
        <w:t>.</w:t>
      </w:r>
    </w:p>
    <w:p w14:paraId="1C6AEA5D" w14:textId="77777777" w:rsidR="00E041E8" w:rsidRPr="00810927" w:rsidRDefault="00E041E8" w:rsidP="00E041E8">
      <w:pPr>
        <w:pStyle w:val="FEMATableCaption"/>
      </w:pPr>
      <w:bookmarkStart w:id="18" w:name="_Ref98238110"/>
      <w:bookmarkStart w:id="19" w:name="_Toc191031198"/>
      <w:r w:rsidRPr="00810927">
        <w:t xml:space="preserve">Table </w:t>
      </w:r>
      <w:r w:rsidRPr="00810927">
        <w:fldChar w:fldCharType="begin"/>
      </w:r>
      <w:r w:rsidRPr="00810927">
        <w:instrText>SEQ Table \* ARABIC</w:instrText>
      </w:r>
      <w:r w:rsidRPr="00810927">
        <w:fldChar w:fldCharType="separate"/>
      </w:r>
      <w:r w:rsidRPr="00810927">
        <w:rPr>
          <w:noProof/>
        </w:rPr>
        <w:t>5</w:t>
      </w:r>
      <w:r w:rsidRPr="00810927">
        <w:fldChar w:fldCharType="end"/>
      </w:r>
      <w:bookmarkEnd w:id="18"/>
      <w:r w:rsidRPr="00810927">
        <w:t>. Task 3 – Meeting and Process Facilitation</w:t>
      </w:r>
      <w:bookmarkEnd w:id="19"/>
    </w:p>
    <w:tbl>
      <w:tblPr>
        <w:tblStyle w:val="FEMATable1-DHSLightBlue20"/>
        <w:tblW w:w="0" w:type="auto"/>
        <w:tblLook w:val="04A0" w:firstRow="1" w:lastRow="0" w:firstColumn="1" w:lastColumn="0" w:noHBand="0" w:noVBand="1"/>
      </w:tblPr>
      <w:tblGrid>
        <w:gridCol w:w="2333"/>
        <w:gridCol w:w="2158"/>
        <w:gridCol w:w="1530"/>
        <w:gridCol w:w="314"/>
        <w:gridCol w:w="1395"/>
        <w:gridCol w:w="1614"/>
      </w:tblGrid>
      <w:tr w:rsidR="00E041E8" w:rsidRPr="00810927" w14:paraId="18B8078A"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4CADB346" w14:textId="77777777" w:rsidR="00E041E8" w:rsidRPr="00810927" w:rsidRDefault="00E041E8">
            <w:pPr>
              <w:pStyle w:val="FEMATableHeading"/>
              <w:spacing w:before="96" w:after="96"/>
            </w:pPr>
            <w:r w:rsidRPr="00810927">
              <w:t>COMS Task</w:t>
            </w:r>
          </w:p>
        </w:tc>
        <w:tc>
          <w:tcPr>
            <w:tcW w:w="2158" w:type="dxa"/>
          </w:tcPr>
          <w:p w14:paraId="3EC354D4" w14:textId="77777777" w:rsidR="00E041E8" w:rsidRPr="00810927" w:rsidRDefault="00E041E8">
            <w:pPr>
              <w:pStyle w:val="FEMATableHeading"/>
              <w:spacing w:before="96" w:after="96"/>
            </w:pPr>
            <w:r w:rsidRPr="00810927">
              <w:t>Mark “X” if task will be done under this SOW</w:t>
            </w:r>
          </w:p>
        </w:tc>
        <w:tc>
          <w:tcPr>
            <w:tcW w:w="1530" w:type="dxa"/>
          </w:tcPr>
          <w:p w14:paraId="669A1F08" w14:textId="77777777" w:rsidR="00E041E8" w:rsidRPr="00810927" w:rsidRDefault="00E041E8">
            <w:pPr>
              <w:pStyle w:val="FEMATableHeading"/>
              <w:spacing w:before="96" w:after="96"/>
            </w:pPr>
            <w:r w:rsidRPr="00810927">
              <w:t>(A) FEMA Contribution</w:t>
            </w:r>
          </w:p>
        </w:tc>
        <w:tc>
          <w:tcPr>
            <w:tcW w:w="1709" w:type="dxa"/>
            <w:gridSpan w:val="2"/>
          </w:tcPr>
          <w:p w14:paraId="41A563D4" w14:textId="77777777" w:rsidR="00E041E8" w:rsidRPr="00810927" w:rsidRDefault="00E041E8">
            <w:pPr>
              <w:pStyle w:val="FEMATableHeading"/>
              <w:spacing w:before="96" w:after="96"/>
            </w:pPr>
            <w:r w:rsidRPr="00810927">
              <w:t>(B) Partner Contribution</w:t>
            </w:r>
          </w:p>
        </w:tc>
        <w:tc>
          <w:tcPr>
            <w:tcW w:w="1614" w:type="dxa"/>
          </w:tcPr>
          <w:p w14:paraId="00F38167" w14:textId="77777777" w:rsidR="00E041E8" w:rsidRPr="00810927" w:rsidRDefault="00E041E8">
            <w:pPr>
              <w:pStyle w:val="FEMATableHeading"/>
              <w:spacing w:before="96" w:after="96"/>
            </w:pPr>
            <w:r w:rsidRPr="00810927">
              <w:t>(A+B) Total Project Cost</w:t>
            </w:r>
          </w:p>
        </w:tc>
      </w:tr>
      <w:tr w:rsidR="00E041E8" w:rsidRPr="00810927" w14:paraId="2596C464" w14:textId="77777777">
        <w:tc>
          <w:tcPr>
            <w:tcW w:w="2333" w:type="dxa"/>
          </w:tcPr>
          <w:p w14:paraId="6705F8AC" w14:textId="77777777" w:rsidR="00E041E8" w:rsidRPr="00810927" w:rsidRDefault="00E041E8">
            <w:pPr>
              <w:pStyle w:val="FEMATableText"/>
              <w:spacing w:before="96" w:after="96"/>
            </w:pPr>
            <w:r w:rsidRPr="00810927">
              <w:t xml:space="preserve">Meeting and Process Facilitation </w:t>
            </w:r>
            <w:r w:rsidRPr="00810927">
              <w:rPr>
                <w:i/>
                <w:iCs/>
              </w:rPr>
              <w:t xml:space="preserve">(see </w:t>
            </w:r>
            <w:hyperlink w:anchor="Part_2_3" w:history="1">
              <w:r w:rsidRPr="00810927">
                <w:rPr>
                  <w:rStyle w:val="Hyperlink"/>
                  <w:i/>
                  <w:iCs/>
                </w:rPr>
                <w:t>Part 2.3</w:t>
              </w:r>
            </w:hyperlink>
            <w:r w:rsidRPr="00810927">
              <w:rPr>
                <w:i/>
                <w:iCs/>
              </w:rPr>
              <w:t>)</w:t>
            </w:r>
          </w:p>
        </w:tc>
        <w:sdt>
          <w:sdtPr>
            <w:id w:val="-2110572167"/>
            <w14:checkbox>
              <w14:checked w14:val="0"/>
              <w14:checkedState w14:val="2612" w14:font="MS Gothic"/>
              <w14:uncheckedState w14:val="2610" w14:font="MS Gothic"/>
            </w14:checkbox>
          </w:sdtPr>
          <w:sdtEndPr/>
          <w:sdtContent>
            <w:tc>
              <w:tcPr>
                <w:tcW w:w="2158" w:type="dxa"/>
                <w:vAlign w:val="center"/>
              </w:tcPr>
              <w:p w14:paraId="6B21C505"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c>
          <w:tcPr>
            <w:tcW w:w="1530" w:type="dxa"/>
          </w:tcPr>
          <w:p w14:paraId="099053F2" w14:textId="77777777" w:rsidR="00E041E8" w:rsidRPr="00810927" w:rsidRDefault="00E041E8">
            <w:pPr>
              <w:pStyle w:val="FEMATableText"/>
              <w:spacing w:before="96" w:after="96"/>
            </w:pPr>
          </w:p>
        </w:tc>
        <w:tc>
          <w:tcPr>
            <w:tcW w:w="1709" w:type="dxa"/>
            <w:gridSpan w:val="2"/>
          </w:tcPr>
          <w:p w14:paraId="00F11999" w14:textId="77777777" w:rsidR="00E041E8" w:rsidRPr="00810927" w:rsidRDefault="00E041E8">
            <w:pPr>
              <w:pStyle w:val="FEMATableText"/>
              <w:spacing w:before="96" w:after="96"/>
            </w:pPr>
          </w:p>
        </w:tc>
        <w:tc>
          <w:tcPr>
            <w:tcW w:w="1614" w:type="dxa"/>
          </w:tcPr>
          <w:p w14:paraId="3C6FBC47" w14:textId="77777777" w:rsidR="00E041E8" w:rsidRPr="00810927" w:rsidRDefault="00E041E8">
            <w:pPr>
              <w:pStyle w:val="FEMATableText"/>
              <w:spacing w:before="96" w:after="96"/>
            </w:pPr>
          </w:p>
        </w:tc>
      </w:tr>
      <w:tr w:rsidR="00E041E8" w:rsidRPr="00810927" w14:paraId="296316D8" w14:textId="77777777">
        <w:tc>
          <w:tcPr>
            <w:tcW w:w="6335" w:type="dxa"/>
            <w:gridSpan w:val="4"/>
            <w:shd w:val="clear" w:color="auto" w:fill="B8D9E8"/>
          </w:tcPr>
          <w:p w14:paraId="23F8F20B" w14:textId="77777777" w:rsidR="00E041E8" w:rsidRPr="00810927" w:rsidRDefault="00E041E8">
            <w:pPr>
              <w:pStyle w:val="FEMATableHeading"/>
              <w:spacing w:before="96" w:after="96"/>
            </w:pPr>
            <w:r w:rsidRPr="00810927">
              <w:t>Deliverable</w:t>
            </w:r>
          </w:p>
        </w:tc>
        <w:tc>
          <w:tcPr>
            <w:tcW w:w="3009" w:type="dxa"/>
            <w:gridSpan w:val="2"/>
            <w:shd w:val="clear" w:color="auto" w:fill="B8D9E8"/>
          </w:tcPr>
          <w:p w14:paraId="206A4EF0" w14:textId="77777777" w:rsidR="00E041E8" w:rsidRPr="00810927" w:rsidRDefault="00E041E8">
            <w:pPr>
              <w:pStyle w:val="FEMATableHeading"/>
              <w:spacing w:before="96" w:after="96"/>
            </w:pPr>
            <w:r w:rsidRPr="00810927">
              <w:t>Mark “X” if deliverable will be done under this task</w:t>
            </w:r>
          </w:p>
        </w:tc>
      </w:tr>
      <w:tr w:rsidR="00E041E8" w:rsidRPr="00810927" w14:paraId="51FBCAF0" w14:textId="77777777">
        <w:tc>
          <w:tcPr>
            <w:tcW w:w="6335" w:type="dxa"/>
            <w:gridSpan w:val="4"/>
          </w:tcPr>
          <w:p w14:paraId="59702526" w14:textId="77777777" w:rsidR="00E041E8" w:rsidRPr="00810927" w:rsidRDefault="00E041E8">
            <w:pPr>
              <w:pStyle w:val="FEMATableText"/>
              <w:spacing w:before="96" w:after="96"/>
            </w:pPr>
            <w:r w:rsidRPr="00810927">
              <w:t>Key community influencers list (including community-based organizations identified to work with socially vulnerable populations as a trusted advisor) or contact list</w:t>
            </w:r>
          </w:p>
        </w:tc>
        <w:sdt>
          <w:sdtPr>
            <w:id w:val="-1522009774"/>
            <w14:checkbox>
              <w14:checked w14:val="0"/>
              <w14:checkedState w14:val="2612" w14:font="MS Gothic"/>
              <w14:uncheckedState w14:val="2610" w14:font="MS Gothic"/>
            </w14:checkbox>
          </w:sdtPr>
          <w:sdtEndPr/>
          <w:sdtContent>
            <w:tc>
              <w:tcPr>
                <w:tcW w:w="3009" w:type="dxa"/>
                <w:gridSpan w:val="2"/>
                <w:vAlign w:val="center"/>
              </w:tcPr>
              <w:p w14:paraId="3E4E03FD"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47586691" w14:textId="77777777">
        <w:tc>
          <w:tcPr>
            <w:tcW w:w="6335" w:type="dxa"/>
            <w:gridSpan w:val="4"/>
          </w:tcPr>
          <w:p w14:paraId="43A544B6" w14:textId="77777777" w:rsidR="00E041E8" w:rsidRPr="00810927" w:rsidRDefault="00E041E8">
            <w:pPr>
              <w:pStyle w:val="FEMATableText"/>
              <w:spacing w:before="96" w:after="96"/>
            </w:pPr>
            <w:r w:rsidRPr="00810927">
              <w:t>Key Influencer Relationship Management Plan</w:t>
            </w:r>
          </w:p>
        </w:tc>
        <w:sdt>
          <w:sdtPr>
            <w:id w:val="1749844499"/>
            <w14:checkbox>
              <w14:checked w14:val="0"/>
              <w14:checkedState w14:val="2612" w14:font="MS Gothic"/>
              <w14:uncheckedState w14:val="2610" w14:font="MS Gothic"/>
            </w14:checkbox>
          </w:sdtPr>
          <w:sdtEndPr/>
          <w:sdtContent>
            <w:tc>
              <w:tcPr>
                <w:tcW w:w="3009" w:type="dxa"/>
                <w:gridSpan w:val="2"/>
                <w:vAlign w:val="center"/>
              </w:tcPr>
              <w:p w14:paraId="3649C6B2"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02CD0469" w14:textId="77777777">
        <w:tc>
          <w:tcPr>
            <w:tcW w:w="6335" w:type="dxa"/>
            <w:gridSpan w:val="4"/>
          </w:tcPr>
          <w:p w14:paraId="2563A297" w14:textId="77777777" w:rsidR="00E041E8" w:rsidRPr="00810927" w:rsidRDefault="00E041E8">
            <w:pPr>
              <w:pStyle w:val="FEMATableText"/>
              <w:spacing w:before="96" w:after="96"/>
            </w:pPr>
            <w:r w:rsidRPr="00810927">
              <w:t>Meeting minutes, attendees list, and actions discussed/identified (provided to FEMA region within 2 weeks of the meeting)</w:t>
            </w:r>
          </w:p>
        </w:tc>
        <w:sdt>
          <w:sdtPr>
            <w:id w:val="826398194"/>
            <w14:checkbox>
              <w14:checked w14:val="0"/>
              <w14:checkedState w14:val="2612" w14:font="MS Gothic"/>
              <w14:uncheckedState w14:val="2610" w14:font="MS Gothic"/>
            </w14:checkbox>
          </w:sdtPr>
          <w:sdtEndPr/>
          <w:sdtContent>
            <w:tc>
              <w:tcPr>
                <w:tcW w:w="3009" w:type="dxa"/>
                <w:gridSpan w:val="2"/>
                <w:vAlign w:val="center"/>
              </w:tcPr>
              <w:p w14:paraId="7A61537E"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449D86E6" w14:textId="77777777">
        <w:tc>
          <w:tcPr>
            <w:tcW w:w="6335" w:type="dxa"/>
            <w:gridSpan w:val="4"/>
          </w:tcPr>
          <w:p w14:paraId="0E2ED889" w14:textId="77777777" w:rsidR="00E041E8" w:rsidRPr="00810927" w:rsidRDefault="00E041E8">
            <w:pPr>
              <w:pStyle w:val="FEMATableText"/>
              <w:spacing w:before="96" w:after="96"/>
            </w:pPr>
            <w:r w:rsidRPr="00810927">
              <w:t>Report on Awareness Post-Meeting Survey results from Discovery, Flood Risk Review, Consultation Coordination Officer, and Resilience Meetings. (Note: this could include polling data from virtual meetings)</w:t>
            </w:r>
          </w:p>
        </w:tc>
        <w:sdt>
          <w:sdtPr>
            <w:id w:val="-2095308010"/>
            <w14:checkbox>
              <w14:checked w14:val="0"/>
              <w14:checkedState w14:val="2612" w14:font="MS Gothic"/>
              <w14:uncheckedState w14:val="2610" w14:font="MS Gothic"/>
            </w14:checkbox>
          </w:sdtPr>
          <w:sdtEndPr/>
          <w:sdtContent>
            <w:tc>
              <w:tcPr>
                <w:tcW w:w="3009" w:type="dxa"/>
                <w:gridSpan w:val="2"/>
                <w:vAlign w:val="center"/>
              </w:tcPr>
              <w:p w14:paraId="3635AF94"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1C64F34D" w14:textId="77777777">
        <w:tc>
          <w:tcPr>
            <w:tcW w:w="6335" w:type="dxa"/>
            <w:gridSpan w:val="4"/>
          </w:tcPr>
          <w:p w14:paraId="6A4CFFFE" w14:textId="77777777" w:rsidR="00E041E8" w:rsidRPr="00810927" w:rsidRDefault="00E041E8">
            <w:pPr>
              <w:pStyle w:val="FEMATableText"/>
              <w:spacing w:before="96" w:after="96"/>
            </w:pPr>
            <w:r w:rsidRPr="00810927">
              <w:t xml:space="preserve">Other: </w:t>
            </w:r>
            <w:r w:rsidRPr="00810927">
              <w:fldChar w:fldCharType="begin">
                <w:ffData>
                  <w:name w:val=""/>
                  <w:enabled/>
                  <w:calcOnExit w:val="0"/>
                  <w:textInput>
                    <w:default w:val="{Insert additional details}"/>
                  </w:textInput>
                </w:ffData>
              </w:fldChar>
            </w:r>
            <w:r w:rsidRPr="00810927">
              <w:instrText xml:space="preserve"> FORMTEXT </w:instrText>
            </w:r>
            <w:r w:rsidRPr="00810927">
              <w:fldChar w:fldCharType="separate"/>
            </w:r>
            <w:r w:rsidRPr="00810927">
              <w:t>{Insert additional details}</w:t>
            </w:r>
            <w:r w:rsidRPr="00810927">
              <w:fldChar w:fldCharType="end"/>
            </w:r>
          </w:p>
        </w:tc>
        <w:sdt>
          <w:sdtPr>
            <w:id w:val="-1298831109"/>
            <w14:checkbox>
              <w14:checked w14:val="0"/>
              <w14:checkedState w14:val="2612" w14:font="MS Gothic"/>
              <w14:uncheckedState w14:val="2610" w14:font="MS Gothic"/>
            </w14:checkbox>
          </w:sdtPr>
          <w:sdtEndPr/>
          <w:sdtContent>
            <w:tc>
              <w:tcPr>
                <w:tcW w:w="3009" w:type="dxa"/>
                <w:gridSpan w:val="2"/>
                <w:vAlign w:val="center"/>
              </w:tcPr>
              <w:p w14:paraId="27059655" w14:textId="77777777" w:rsidR="00E041E8" w:rsidRPr="00810927" w:rsidRDefault="00E041E8">
                <w:pPr>
                  <w:pStyle w:val="FEMATableText"/>
                  <w:spacing w:before="96" w:after="96"/>
                  <w:jc w:val="center"/>
                </w:pPr>
                <w:r w:rsidRPr="00810927">
                  <w:rPr>
                    <w:rFonts w:ascii="Segoe UI Symbol" w:hAnsi="Segoe UI Symbol" w:cs="Segoe UI Symbol"/>
                  </w:rPr>
                  <w:t>☐</w:t>
                </w:r>
              </w:p>
            </w:tc>
          </w:sdtContent>
        </w:sdt>
      </w:tr>
      <w:tr w:rsidR="00E041E8" w:rsidRPr="00810927" w14:paraId="30192E1C" w14:textId="77777777">
        <w:trPr>
          <w:trHeight w:val="642"/>
        </w:trPr>
        <w:tc>
          <w:tcPr>
            <w:tcW w:w="9344" w:type="dxa"/>
            <w:gridSpan w:val="6"/>
            <w:shd w:val="clear" w:color="auto" w:fill="B8D9E8"/>
          </w:tcPr>
          <w:p w14:paraId="67D6A231" w14:textId="77777777" w:rsidR="00E041E8" w:rsidRPr="00810927" w:rsidRDefault="00E041E8">
            <w:pPr>
              <w:pStyle w:val="FEMATableHeading"/>
              <w:spacing w:before="96" w:after="96"/>
            </w:pPr>
            <w:r w:rsidRPr="00810927">
              <w:t>Custom Scope Elements</w:t>
            </w:r>
          </w:p>
        </w:tc>
      </w:tr>
      <w:tr w:rsidR="00E041E8" w:rsidRPr="00810927" w14:paraId="0D0EB314" w14:textId="77777777">
        <w:trPr>
          <w:trHeight w:val="1245"/>
        </w:trPr>
        <w:tc>
          <w:tcPr>
            <w:tcW w:w="9344" w:type="dxa"/>
            <w:gridSpan w:val="6"/>
          </w:tcPr>
          <w:p w14:paraId="510AA8C2" w14:textId="77777777" w:rsidR="00E041E8" w:rsidRPr="00810927" w:rsidRDefault="00E041E8">
            <w:pPr>
              <w:pStyle w:val="FEMATableText"/>
              <w:spacing w:before="96" w:after="96"/>
            </w:pPr>
            <w:r w:rsidRPr="00810927">
              <w:t xml:space="preserve">Note that if you do not modify this cell, you agree to the scope as written in </w:t>
            </w:r>
            <w:hyperlink w:anchor="Part_2_3" w:history="1">
              <w:r w:rsidRPr="00810927">
                <w:rPr>
                  <w:rStyle w:val="Hyperlink"/>
                </w:rPr>
                <w:t>Part 2.3</w:t>
              </w:r>
            </w:hyperlink>
            <w:r w:rsidRPr="00810927">
              <w:t>. If you accept the text as is, you do not need to copy the wording here. Only provide additional details if you plan to modify the text.</w:t>
            </w:r>
          </w:p>
          <w:p w14:paraId="20F90A59" w14:textId="77777777" w:rsidR="00E041E8" w:rsidRPr="00810927" w:rsidRDefault="00E041E8">
            <w:pPr>
              <w:pStyle w:val="FEMATableText"/>
              <w:spacing w:before="96" w:after="96"/>
            </w:pPr>
            <w:r w:rsidRPr="00810927">
              <w:fldChar w:fldCharType="begin">
                <w:ffData>
                  <w:name w:val=""/>
                  <w:enabled/>
                  <w:calcOnExit w:val="0"/>
                  <w:textInput>
                    <w:default w:val="{enter custom scope elements}"/>
                  </w:textInput>
                </w:ffData>
              </w:fldChar>
            </w:r>
            <w:r w:rsidRPr="00810927">
              <w:instrText xml:space="preserve"> FORMTEXT </w:instrText>
            </w:r>
            <w:r w:rsidRPr="00810927">
              <w:fldChar w:fldCharType="separate"/>
            </w:r>
            <w:r w:rsidRPr="00810927">
              <w:rPr>
                <w:noProof/>
              </w:rPr>
              <w:t>{enter custom scope elements}</w:t>
            </w:r>
            <w:r w:rsidRPr="00810927">
              <w:fldChar w:fldCharType="end"/>
            </w:r>
          </w:p>
        </w:tc>
      </w:tr>
    </w:tbl>
    <w:p w14:paraId="07F8C955" w14:textId="77777777" w:rsidR="00E041E8" w:rsidRPr="00810927" w:rsidRDefault="00E041E8" w:rsidP="00E041E8">
      <w:pPr>
        <w:pStyle w:val="FEMANormal"/>
      </w:pPr>
    </w:p>
    <w:p w14:paraId="6E5064CB" w14:textId="77777777" w:rsidR="00E041E8" w:rsidRPr="00810927" w:rsidRDefault="00E041E8" w:rsidP="00E041E8">
      <w:pPr>
        <w:pStyle w:val="FEMAHeading4"/>
        <w:sectPr w:rsidR="00E041E8" w:rsidRPr="00810927" w:rsidSect="00E041E8">
          <w:pgSz w:w="12240" w:h="15840"/>
          <w:pgMar w:top="1440" w:right="1440" w:bottom="1440" w:left="1440" w:header="720" w:footer="720" w:gutter="0"/>
          <w:cols w:space="720"/>
          <w:docGrid w:linePitch="360"/>
        </w:sectPr>
      </w:pPr>
    </w:p>
    <w:p w14:paraId="1D37B250" w14:textId="77777777" w:rsidR="00E041E8" w:rsidRPr="00810927" w:rsidRDefault="00E041E8" w:rsidP="00E041E8">
      <w:pPr>
        <w:pStyle w:val="FEMAHeading4"/>
      </w:pPr>
      <w:r w:rsidRPr="00810927">
        <w:lastRenderedPageBreak/>
        <w:t>Task 4 – Mitigation Support</w:t>
      </w:r>
    </w:p>
    <w:p w14:paraId="7CC0768F" w14:textId="2BB8054D" w:rsidR="00E041E8" w:rsidRPr="00810927" w:rsidRDefault="00E041E8" w:rsidP="00E041E8">
      <w:pPr>
        <w:pStyle w:val="FEMANormal"/>
      </w:pPr>
      <w:r w:rsidRPr="00810927">
        <w:rPr>
          <w:u w:val="single"/>
        </w:rPr>
        <w:t>Instructions</w:t>
      </w:r>
      <w:r w:rsidRPr="00810927">
        <w:t xml:space="preserve">: Add the required information to </w:t>
      </w:r>
      <w:r w:rsidRPr="00810927">
        <w:fldChar w:fldCharType="begin"/>
      </w:r>
      <w:r w:rsidRPr="00810927">
        <w:instrText xml:space="preserve"> REF _Ref98238153 \h </w:instrText>
      </w:r>
      <w:r w:rsidR="00810927">
        <w:instrText xml:space="preserve"> \* MERGEFORMAT </w:instrText>
      </w:r>
      <w:r w:rsidRPr="00810927">
        <w:fldChar w:fldCharType="separate"/>
      </w:r>
      <w:r w:rsidRPr="00810927">
        <w:t xml:space="preserve">Table </w:t>
      </w:r>
      <w:r w:rsidRPr="00810927">
        <w:rPr>
          <w:noProof/>
        </w:rPr>
        <w:t>6</w:t>
      </w:r>
      <w:r w:rsidRPr="00810927">
        <w:fldChar w:fldCharType="end"/>
      </w:r>
      <w:r w:rsidRPr="00810927">
        <w:t>.</w:t>
      </w:r>
    </w:p>
    <w:p w14:paraId="7E91416F" w14:textId="77777777" w:rsidR="00E041E8" w:rsidRPr="00810927" w:rsidRDefault="00E041E8" w:rsidP="00E041E8">
      <w:pPr>
        <w:pStyle w:val="FEMATableCaption"/>
      </w:pPr>
      <w:bookmarkStart w:id="20" w:name="_Ref98238153"/>
      <w:bookmarkStart w:id="21" w:name="_Toc191031199"/>
      <w:r w:rsidRPr="00810927">
        <w:t xml:space="preserve">Table </w:t>
      </w:r>
      <w:r w:rsidRPr="00810927">
        <w:fldChar w:fldCharType="begin"/>
      </w:r>
      <w:r w:rsidRPr="00810927">
        <w:instrText>SEQ Table \* ARABIC</w:instrText>
      </w:r>
      <w:r w:rsidRPr="00810927">
        <w:fldChar w:fldCharType="separate"/>
      </w:r>
      <w:r w:rsidRPr="00810927">
        <w:rPr>
          <w:noProof/>
        </w:rPr>
        <w:t>6</w:t>
      </w:r>
      <w:r w:rsidRPr="00810927">
        <w:fldChar w:fldCharType="end"/>
      </w:r>
      <w:bookmarkEnd w:id="20"/>
      <w:r w:rsidRPr="00810927">
        <w:t>. Task 4 – Mitigation Support</w:t>
      </w:r>
      <w:bookmarkEnd w:id="21"/>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E041E8" w:rsidRPr="00810927" w14:paraId="5CBC7D1E"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25883856" w14:textId="77777777" w:rsidR="00E041E8" w:rsidRPr="00810927" w:rsidRDefault="00E041E8">
            <w:pPr>
              <w:pStyle w:val="FEMATableHeading"/>
              <w:spacing w:before="96" w:after="96"/>
            </w:pPr>
            <w:r w:rsidRPr="00810927">
              <w:t>COMS Task</w:t>
            </w:r>
          </w:p>
        </w:tc>
        <w:tc>
          <w:tcPr>
            <w:tcW w:w="2158" w:type="dxa"/>
          </w:tcPr>
          <w:p w14:paraId="75E5FC34" w14:textId="77777777" w:rsidR="00E041E8" w:rsidRPr="00810927" w:rsidRDefault="00E041E8">
            <w:pPr>
              <w:pStyle w:val="FEMATableHeading"/>
              <w:spacing w:before="96" w:after="96"/>
            </w:pPr>
            <w:r w:rsidRPr="00810927">
              <w:t>Mark “X” if task will be done under this SOW</w:t>
            </w:r>
          </w:p>
        </w:tc>
        <w:tc>
          <w:tcPr>
            <w:tcW w:w="1530" w:type="dxa"/>
          </w:tcPr>
          <w:p w14:paraId="1309433D" w14:textId="77777777" w:rsidR="00E041E8" w:rsidRPr="00810927" w:rsidRDefault="00E041E8">
            <w:pPr>
              <w:pStyle w:val="FEMATableHeading"/>
              <w:spacing w:before="96" w:after="96"/>
            </w:pPr>
            <w:r w:rsidRPr="00810927">
              <w:t>(A) FEMA Contribution</w:t>
            </w:r>
          </w:p>
        </w:tc>
        <w:tc>
          <w:tcPr>
            <w:tcW w:w="1709" w:type="dxa"/>
            <w:gridSpan w:val="2"/>
          </w:tcPr>
          <w:p w14:paraId="656547CF" w14:textId="77777777" w:rsidR="00E041E8" w:rsidRPr="00810927" w:rsidRDefault="00E041E8">
            <w:pPr>
              <w:pStyle w:val="FEMATableHeading"/>
              <w:spacing w:before="96" w:after="96"/>
            </w:pPr>
            <w:r w:rsidRPr="00810927">
              <w:t>(B) Partner Contribution</w:t>
            </w:r>
          </w:p>
        </w:tc>
        <w:tc>
          <w:tcPr>
            <w:tcW w:w="1614" w:type="dxa"/>
          </w:tcPr>
          <w:p w14:paraId="7980C96E" w14:textId="77777777" w:rsidR="00E041E8" w:rsidRPr="00810927" w:rsidRDefault="00E041E8">
            <w:pPr>
              <w:pStyle w:val="FEMATableHeading"/>
              <w:spacing w:before="96" w:after="96"/>
            </w:pPr>
            <w:r w:rsidRPr="00810927">
              <w:t>(A+B) Total Project Cost</w:t>
            </w:r>
          </w:p>
        </w:tc>
      </w:tr>
      <w:tr w:rsidR="00B074DC" w:rsidRPr="00810927" w14:paraId="48057FFD" w14:textId="77777777">
        <w:tc>
          <w:tcPr>
            <w:tcW w:w="2333" w:type="dxa"/>
          </w:tcPr>
          <w:p w14:paraId="4618C0FD" w14:textId="77777777" w:rsidR="00B074DC" w:rsidRPr="00810927" w:rsidRDefault="00B074DC" w:rsidP="00B074DC">
            <w:pPr>
              <w:pStyle w:val="FEMATableText"/>
              <w:spacing w:before="96" w:after="96"/>
            </w:pPr>
            <w:r w:rsidRPr="00810927">
              <w:t>Mitigation Support</w:t>
            </w:r>
            <w:r w:rsidRPr="00810927">
              <w:rPr>
                <w:i/>
                <w:iCs/>
              </w:rPr>
              <w:t xml:space="preserve"> (see </w:t>
            </w:r>
            <w:hyperlink w:anchor="Part_2_4" w:history="1">
              <w:r w:rsidRPr="00810927">
                <w:rPr>
                  <w:rStyle w:val="Hyperlink"/>
                  <w:i/>
                  <w:iCs/>
                </w:rPr>
                <w:t>Part 2.4</w:t>
              </w:r>
            </w:hyperlink>
            <w:r w:rsidRPr="00810927">
              <w:rPr>
                <w:i/>
                <w:iCs/>
              </w:rPr>
              <w:t>)</w:t>
            </w:r>
          </w:p>
        </w:tc>
        <w:sdt>
          <w:sdtPr>
            <w:id w:val="-799150180"/>
            <w14:checkbox>
              <w14:checked w14:val="1"/>
              <w14:checkedState w14:val="2612" w14:font="MS Gothic"/>
              <w14:uncheckedState w14:val="2610" w14:font="MS Gothic"/>
            </w14:checkbox>
          </w:sdtPr>
          <w:sdtEndPr/>
          <w:sdtContent>
            <w:tc>
              <w:tcPr>
                <w:tcW w:w="2158" w:type="dxa"/>
                <w:vAlign w:val="center"/>
              </w:tcPr>
              <w:p w14:paraId="3EB082A0" w14:textId="79619434" w:rsidR="00B074DC" w:rsidRPr="00810927" w:rsidRDefault="00B074DC" w:rsidP="00B074DC">
                <w:pPr>
                  <w:pStyle w:val="FEMATableText"/>
                  <w:spacing w:before="96" w:after="96"/>
                  <w:jc w:val="center"/>
                </w:pPr>
                <w:r w:rsidRPr="00810927">
                  <w:rPr>
                    <w:rFonts w:ascii="MS Gothic" w:eastAsia="MS Gothic" w:hAnsi="MS Gothic" w:hint="eastAsia"/>
                  </w:rPr>
                  <w:t>☒</w:t>
                </w:r>
              </w:p>
            </w:tc>
          </w:sdtContent>
        </w:sdt>
        <w:tc>
          <w:tcPr>
            <w:tcW w:w="1530" w:type="dxa"/>
          </w:tcPr>
          <w:p w14:paraId="1490105D" w14:textId="19C114BD" w:rsidR="00B074DC" w:rsidRPr="00810927" w:rsidRDefault="00B074DC" w:rsidP="00B074DC">
            <w:pPr>
              <w:pStyle w:val="FEMATableText"/>
              <w:spacing w:before="96" w:after="96"/>
            </w:pPr>
            <w:r w:rsidRPr="00810927">
              <w:rPr>
                <w:color w:val="833C0B"/>
              </w:rPr>
              <w:t>$15,000</w:t>
            </w:r>
          </w:p>
        </w:tc>
        <w:tc>
          <w:tcPr>
            <w:tcW w:w="1709" w:type="dxa"/>
            <w:gridSpan w:val="2"/>
          </w:tcPr>
          <w:p w14:paraId="75D08A43" w14:textId="1F406DC5" w:rsidR="00B074DC" w:rsidRPr="00810927" w:rsidRDefault="00B074DC" w:rsidP="00B074DC">
            <w:pPr>
              <w:pStyle w:val="FEMATableText"/>
              <w:spacing w:before="96" w:after="96"/>
            </w:pPr>
            <w:r w:rsidRPr="00810927">
              <w:rPr>
                <w:color w:val="833C0B"/>
              </w:rPr>
              <w:t>$0</w:t>
            </w:r>
          </w:p>
        </w:tc>
        <w:tc>
          <w:tcPr>
            <w:tcW w:w="1614" w:type="dxa"/>
          </w:tcPr>
          <w:p w14:paraId="5C551B4F" w14:textId="523D81CF" w:rsidR="00B074DC" w:rsidRPr="00810927" w:rsidRDefault="00B074DC" w:rsidP="00B074DC">
            <w:pPr>
              <w:pStyle w:val="FEMATableText"/>
              <w:spacing w:before="96" w:after="96"/>
            </w:pPr>
            <w:r w:rsidRPr="00810927">
              <w:rPr>
                <w:color w:val="833C0B"/>
              </w:rPr>
              <w:t>$15,000</w:t>
            </w:r>
          </w:p>
        </w:tc>
      </w:tr>
      <w:tr w:rsidR="00B074DC" w:rsidRPr="00810927" w14:paraId="34746A83" w14:textId="77777777">
        <w:tc>
          <w:tcPr>
            <w:tcW w:w="6335" w:type="dxa"/>
            <w:gridSpan w:val="4"/>
            <w:shd w:val="clear" w:color="auto" w:fill="B8D9E8"/>
          </w:tcPr>
          <w:p w14:paraId="160BE208" w14:textId="77777777" w:rsidR="00B074DC" w:rsidRPr="00810927" w:rsidRDefault="00B074DC" w:rsidP="00B074DC">
            <w:pPr>
              <w:pStyle w:val="FEMATableHeading"/>
              <w:spacing w:before="96" w:after="96"/>
            </w:pPr>
            <w:r w:rsidRPr="00810927">
              <w:t>Deliverable</w:t>
            </w:r>
          </w:p>
        </w:tc>
        <w:tc>
          <w:tcPr>
            <w:tcW w:w="3009" w:type="dxa"/>
            <w:gridSpan w:val="2"/>
            <w:shd w:val="clear" w:color="auto" w:fill="B8D9E8"/>
          </w:tcPr>
          <w:p w14:paraId="60EB0D91" w14:textId="77777777" w:rsidR="00B074DC" w:rsidRPr="00810927" w:rsidRDefault="00B074DC" w:rsidP="00B074DC">
            <w:pPr>
              <w:pStyle w:val="FEMATableHeading"/>
              <w:spacing w:before="96" w:after="96"/>
            </w:pPr>
            <w:r w:rsidRPr="00810927">
              <w:t>Mark “X” if deliverable will be done under this task</w:t>
            </w:r>
          </w:p>
        </w:tc>
      </w:tr>
      <w:tr w:rsidR="00B074DC" w:rsidRPr="00810927" w14:paraId="492B1DA6" w14:textId="77777777">
        <w:tc>
          <w:tcPr>
            <w:tcW w:w="6335" w:type="dxa"/>
            <w:gridSpan w:val="4"/>
          </w:tcPr>
          <w:p w14:paraId="71270093" w14:textId="77777777" w:rsidR="00B074DC" w:rsidRPr="00810927" w:rsidRDefault="00B074DC" w:rsidP="00B074DC">
            <w:pPr>
              <w:pStyle w:val="FEMATableText"/>
              <w:spacing w:before="96" w:after="96"/>
            </w:pPr>
            <w:r w:rsidRPr="00810927">
              <w:t>Action Identification and Advancement Strategy (i.e., a summary of the partners’ approach to encourage and support capability-building for mitigation action by community)</w:t>
            </w:r>
          </w:p>
        </w:tc>
        <w:sdt>
          <w:sdtPr>
            <w:id w:val="-1648580747"/>
            <w14:checkbox>
              <w14:checked w14:val="0"/>
              <w14:checkedState w14:val="2612" w14:font="MS Gothic"/>
              <w14:uncheckedState w14:val="2610" w14:font="MS Gothic"/>
            </w14:checkbox>
          </w:sdtPr>
          <w:sdtEndPr/>
          <w:sdtContent>
            <w:tc>
              <w:tcPr>
                <w:tcW w:w="3009" w:type="dxa"/>
                <w:gridSpan w:val="2"/>
                <w:vAlign w:val="center"/>
              </w:tcPr>
              <w:p w14:paraId="004DF135" w14:textId="77777777" w:rsidR="00B074DC" w:rsidRPr="00810927" w:rsidRDefault="00B074DC" w:rsidP="00B074DC">
                <w:pPr>
                  <w:pStyle w:val="FEMATableText"/>
                  <w:spacing w:before="96" w:after="96"/>
                  <w:jc w:val="center"/>
                </w:pPr>
                <w:r w:rsidRPr="00810927">
                  <w:rPr>
                    <w:rFonts w:ascii="Segoe UI Symbol" w:hAnsi="Segoe UI Symbol" w:cs="Segoe UI Symbol"/>
                  </w:rPr>
                  <w:t>☐</w:t>
                </w:r>
              </w:p>
            </w:tc>
          </w:sdtContent>
        </w:sdt>
      </w:tr>
      <w:tr w:rsidR="00B074DC" w:rsidRPr="00810927" w14:paraId="52443D14" w14:textId="77777777">
        <w:tc>
          <w:tcPr>
            <w:tcW w:w="6335" w:type="dxa"/>
            <w:gridSpan w:val="4"/>
          </w:tcPr>
          <w:p w14:paraId="161D4745" w14:textId="77777777" w:rsidR="00B074DC" w:rsidRPr="00810927" w:rsidRDefault="00B074DC" w:rsidP="00B074DC">
            <w:pPr>
              <w:pStyle w:val="FEMATableText"/>
              <w:spacing w:before="96" w:after="96"/>
            </w:pPr>
            <w:r w:rsidRPr="00810927">
              <w:t>Quarterly projections indicating the potential collection of Actions Identified and Advanced Strategy</w:t>
            </w:r>
          </w:p>
        </w:tc>
        <w:sdt>
          <w:sdtPr>
            <w:id w:val="724108772"/>
            <w14:checkbox>
              <w14:checked w14:val="0"/>
              <w14:checkedState w14:val="2612" w14:font="MS Gothic"/>
              <w14:uncheckedState w14:val="2610" w14:font="MS Gothic"/>
            </w14:checkbox>
          </w:sdtPr>
          <w:sdtEndPr/>
          <w:sdtContent>
            <w:tc>
              <w:tcPr>
                <w:tcW w:w="3009" w:type="dxa"/>
                <w:gridSpan w:val="2"/>
                <w:vAlign w:val="center"/>
              </w:tcPr>
              <w:p w14:paraId="7C43DB62" w14:textId="77777777" w:rsidR="00B074DC" w:rsidRPr="00810927" w:rsidRDefault="00B074DC" w:rsidP="00B074DC">
                <w:pPr>
                  <w:pStyle w:val="FEMATableText"/>
                  <w:spacing w:before="96" w:after="96"/>
                  <w:jc w:val="center"/>
                </w:pPr>
                <w:r w:rsidRPr="00810927">
                  <w:rPr>
                    <w:rFonts w:ascii="Segoe UI Symbol" w:hAnsi="Segoe UI Symbol" w:cs="Segoe UI Symbol"/>
                  </w:rPr>
                  <w:t>☐</w:t>
                </w:r>
              </w:p>
            </w:tc>
          </w:sdtContent>
        </w:sdt>
      </w:tr>
      <w:tr w:rsidR="00B074DC" w:rsidRPr="00810927" w14:paraId="628230F5" w14:textId="77777777">
        <w:tc>
          <w:tcPr>
            <w:tcW w:w="6335" w:type="dxa"/>
            <w:gridSpan w:val="4"/>
          </w:tcPr>
          <w:p w14:paraId="1EE8197C" w14:textId="77777777" w:rsidR="00B074DC" w:rsidRPr="00810927" w:rsidRDefault="00B074DC" w:rsidP="00B074DC">
            <w:pPr>
              <w:pStyle w:val="FEMATableText"/>
              <w:spacing w:before="96" w:after="96"/>
            </w:pPr>
            <w:r w:rsidRPr="00810927">
              <w:t>Summary of new Actions Advanced or status updates on existing Actions Advanced through this coordination</w:t>
            </w:r>
          </w:p>
        </w:tc>
        <w:sdt>
          <w:sdtPr>
            <w:id w:val="-1245796420"/>
            <w14:checkbox>
              <w14:checked w14:val="0"/>
              <w14:checkedState w14:val="2612" w14:font="MS Gothic"/>
              <w14:uncheckedState w14:val="2610" w14:font="MS Gothic"/>
            </w14:checkbox>
          </w:sdtPr>
          <w:sdtEndPr/>
          <w:sdtContent>
            <w:tc>
              <w:tcPr>
                <w:tcW w:w="3009" w:type="dxa"/>
                <w:gridSpan w:val="2"/>
                <w:vAlign w:val="center"/>
              </w:tcPr>
              <w:p w14:paraId="49266F21" w14:textId="77777777" w:rsidR="00B074DC" w:rsidRPr="00810927" w:rsidRDefault="00B074DC" w:rsidP="00B074DC">
                <w:pPr>
                  <w:pStyle w:val="FEMATableText"/>
                  <w:spacing w:before="96" w:after="96"/>
                  <w:jc w:val="center"/>
                </w:pPr>
                <w:r w:rsidRPr="00810927">
                  <w:rPr>
                    <w:rFonts w:ascii="Segoe UI Symbol" w:hAnsi="Segoe UI Symbol" w:cs="Segoe UI Symbol"/>
                  </w:rPr>
                  <w:t>☐</w:t>
                </w:r>
              </w:p>
            </w:tc>
          </w:sdtContent>
        </w:sdt>
      </w:tr>
      <w:tr w:rsidR="00B074DC" w:rsidRPr="00810927" w14:paraId="61AD46CF" w14:textId="77777777">
        <w:tc>
          <w:tcPr>
            <w:tcW w:w="6335" w:type="dxa"/>
            <w:gridSpan w:val="4"/>
          </w:tcPr>
          <w:p w14:paraId="379D1D64" w14:textId="5F4277CC" w:rsidR="00B074DC" w:rsidRPr="00810927" w:rsidRDefault="00B074DC" w:rsidP="00B074DC">
            <w:pPr>
              <w:pStyle w:val="FEMATableText"/>
              <w:spacing w:before="96" w:after="96"/>
            </w:pPr>
            <w:r w:rsidRPr="00810927">
              <w:t xml:space="preserve">Other: </w:t>
            </w:r>
            <w:r w:rsidRPr="00810927">
              <w:rPr>
                <w:color w:val="833C0B"/>
              </w:rPr>
              <w:t>Summary of reconnaissance study performed</w:t>
            </w:r>
          </w:p>
        </w:tc>
        <w:sdt>
          <w:sdtPr>
            <w:id w:val="1470562491"/>
            <w14:checkbox>
              <w14:checked w14:val="1"/>
              <w14:checkedState w14:val="2612" w14:font="MS Gothic"/>
              <w14:uncheckedState w14:val="2610" w14:font="MS Gothic"/>
            </w14:checkbox>
          </w:sdtPr>
          <w:sdtEndPr/>
          <w:sdtContent>
            <w:tc>
              <w:tcPr>
                <w:tcW w:w="3009" w:type="dxa"/>
                <w:gridSpan w:val="2"/>
                <w:vAlign w:val="center"/>
              </w:tcPr>
              <w:p w14:paraId="217D5EDF" w14:textId="266C47C9" w:rsidR="00B074DC" w:rsidRPr="00810927" w:rsidRDefault="00B074DC" w:rsidP="00B074DC">
                <w:pPr>
                  <w:pStyle w:val="FEMATableText"/>
                  <w:spacing w:before="96" w:after="96"/>
                  <w:jc w:val="center"/>
                </w:pPr>
                <w:r w:rsidRPr="00810927">
                  <w:rPr>
                    <w:rFonts w:ascii="MS Gothic" w:eastAsia="MS Gothic" w:hAnsi="MS Gothic" w:hint="eastAsia"/>
                  </w:rPr>
                  <w:t>☒</w:t>
                </w:r>
              </w:p>
            </w:tc>
          </w:sdtContent>
        </w:sdt>
      </w:tr>
      <w:tr w:rsidR="00B074DC" w:rsidRPr="00810927" w14:paraId="57396EA1" w14:textId="77777777">
        <w:trPr>
          <w:trHeight w:val="642"/>
        </w:trPr>
        <w:tc>
          <w:tcPr>
            <w:tcW w:w="9344" w:type="dxa"/>
            <w:gridSpan w:val="6"/>
            <w:shd w:val="clear" w:color="auto" w:fill="B8D9E8"/>
          </w:tcPr>
          <w:p w14:paraId="4F825D13" w14:textId="77777777" w:rsidR="00B074DC" w:rsidRPr="00810927" w:rsidRDefault="00B074DC" w:rsidP="00B074DC">
            <w:pPr>
              <w:pStyle w:val="FEMATableHeading"/>
              <w:spacing w:before="96" w:after="96"/>
            </w:pPr>
            <w:r w:rsidRPr="00810927">
              <w:t>Custom Scope Elements</w:t>
            </w:r>
          </w:p>
        </w:tc>
      </w:tr>
      <w:tr w:rsidR="00B074DC" w:rsidRPr="005D3889" w14:paraId="15D88D3E" w14:textId="77777777">
        <w:trPr>
          <w:trHeight w:val="1245"/>
        </w:trPr>
        <w:tc>
          <w:tcPr>
            <w:tcW w:w="9344" w:type="dxa"/>
            <w:gridSpan w:val="6"/>
          </w:tcPr>
          <w:p w14:paraId="5155F054" w14:textId="77777777" w:rsidR="00B074DC" w:rsidRPr="00810927" w:rsidRDefault="00B074DC" w:rsidP="00B074DC">
            <w:pPr>
              <w:pStyle w:val="FEMATableText"/>
              <w:spacing w:before="96" w:after="96"/>
            </w:pPr>
            <w:r w:rsidRPr="00810927">
              <w:t xml:space="preserve">Note that if you do not modify this cell, you agree to the scope as written in </w:t>
            </w:r>
            <w:hyperlink w:anchor="Part_2_4" w:history="1">
              <w:r w:rsidRPr="00810927">
                <w:rPr>
                  <w:rStyle w:val="Hyperlink"/>
                </w:rPr>
                <w:t>Part 2.4</w:t>
              </w:r>
            </w:hyperlink>
            <w:r w:rsidRPr="00810927">
              <w:t xml:space="preserve"> . If you accept the text as is, you do not need to copy the wording here. Only provide additional details if you plan to modify the text. Specific technical support that will be completed in this activity can be added in this section.</w:t>
            </w:r>
          </w:p>
          <w:p w14:paraId="68F1982F" w14:textId="77777777" w:rsidR="00B074DC" w:rsidRPr="00810927" w:rsidRDefault="00B074DC" w:rsidP="00B074DC">
            <w:pPr>
              <w:pStyle w:val="FEMATableText"/>
              <w:spacing w:before="96" w:after="96"/>
            </w:pPr>
          </w:p>
          <w:p w14:paraId="176842D4" w14:textId="4091C3DD" w:rsidR="00B074DC" w:rsidRPr="0098081F" w:rsidRDefault="00B074DC" w:rsidP="00B074DC">
            <w:pPr>
              <w:pStyle w:val="FEMATableText"/>
              <w:spacing w:before="96" w:after="96"/>
            </w:pPr>
            <w:r w:rsidRPr="00810927">
              <w:rPr>
                <w:color w:val="833C0B" w:themeColor="accent2" w:themeShade="80"/>
              </w:rPr>
              <w:t>ISWS will conduct scoping exercises with these communities to identify relevant and achievable reconnaissance studies that are in-line with local mitigation needs and planning priorities, while being cognizant to not duplicate FEMA or other federally funded activities.</w:t>
            </w:r>
          </w:p>
        </w:tc>
      </w:tr>
    </w:tbl>
    <w:p w14:paraId="2FAF4F47" w14:textId="77777777" w:rsidR="00E041E8" w:rsidRDefault="00E041E8" w:rsidP="00E041E8">
      <w:pPr>
        <w:pStyle w:val="FEMANormal"/>
      </w:pPr>
    </w:p>
    <w:p w14:paraId="738122C4" w14:textId="77777777" w:rsidR="00E041E8" w:rsidRPr="00D376E8" w:rsidRDefault="00E041E8" w:rsidP="00E041E8">
      <w:pPr>
        <w:pStyle w:val="FEMANormal"/>
      </w:pPr>
    </w:p>
    <w:p w14:paraId="3C1FC073" w14:textId="77777777" w:rsidR="00E041E8" w:rsidRDefault="00E041E8" w:rsidP="00E041E8">
      <w:pPr>
        <w:pStyle w:val="FEMAHeading4"/>
        <w:sectPr w:rsidR="00E041E8" w:rsidSect="00E041E8">
          <w:pgSz w:w="12240" w:h="15840"/>
          <w:pgMar w:top="1440" w:right="1440" w:bottom="1440" w:left="1440" w:header="720" w:footer="720" w:gutter="0"/>
          <w:cols w:space="720"/>
          <w:docGrid w:linePitch="360"/>
        </w:sectPr>
      </w:pPr>
    </w:p>
    <w:p w14:paraId="2926D060" w14:textId="77777777" w:rsidR="00E041E8" w:rsidRDefault="00E041E8" w:rsidP="00E041E8">
      <w:pPr>
        <w:pStyle w:val="FEMAHeading4"/>
      </w:pPr>
      <w:bookmarkStart w:id="22" w:name="Part1_2_Task5"/>
      <w:bookmarkEnd w:id="22"/>
      <w:r>
        <w:lastRenderedPageBreak/>
        <w:t>Task 5 – Communication and Outreach to Communities</w:t>
      </w:r>
    </w:p>
    <w:p w14:paraId="5114A91F" w14:textId="77777777" w:rsidR="00E041E8" w:rsidRDefault="00E041E8" w:rsidP="00E041E8">
      <w:pPr>
        <w:pStyle w:val="FEMANormal"/>
      </w:pPr>
      <w:r w:rsidRPr="00D862ED">
        <w:t xml:space="preserve">Instructions: </w:t>
      </w:r>
      <w:r>
        <w:t>Add the required information to</w:t>
      </w:r>
      <w:r w:rsidRPr="00D862ED">
        <w:t xml:space="preserve"> </w:t>
      </w:r>
      <w:r>
        <w:fldChar w:fldCharType="begin"/>
      </w:r>
      <w:r>
        <w:instrText xml:space="preserve"> REF _Ref98238177 \h </w:instrText>
      </w:r>
      <w:r>
        <w:fldChar w:fldCharType="separate"/>
      </w:r>
      <w:r>
        <w:t xml:space="preserve">Table </w:t>
      </w:r>
      <w:r>
        <w:rPr>
          <w:noProof/>
        </w:rPr>
        <w:t>7</w:t>
      </w:r>
      <w:r>
        <w:fldChar w:fldCharType="end"/>
      </w:r>
      <w:r w:rsidRPr="00D862ED">
        <w:t>.</w:t>
      </w:r>
    </w:p>
    <w:p w14:paraId="20A8F796" w14:textId="77777777" w:rsidR="00E041E8" w:rsidRPr="00BA31B9" w:rsidRDefault="00E041E8" w:rsidP="00E041E8">
      <w:pPr>
        <w:pStyle w:val="FEMATableCaption"/>
      </w:pPr>
      <w:bookmarkStart w:id="23" w:name="_Ref98238177"/>
      <w:bookmarkStart w:id="24" w:name="_Toc191031200"/>
      <w:r>
        <w:t xml:space="preserve">Table </w:t>
      </w:r>
      <w:r>
        <w:fldChar w:fldCharType="begin"/>
      </w:r>
      <w:r>
        <w:instrText>SEQ Table \* ARABIC</w:instrText>
      </w:r>
      <w:r>
        <w:fldChar w:fldCharType="separate"/>
      </w:r>
      <w:r>
        <w:rPr>
          <w:noProof/>
        </w:rPr>
        <w:t>7</w:t>
      </w:r>
      <w:r>
        <w:fldChar w:fldCharType="end"/>
      </w:r>
      <w:bookmarkEnd w:id="23"/>
      <w:r>
        <w:t xml:space="preserve">. </w:t>
      </w:r>
      <w:r w:rsidRPr="00FA656F">
        <w:t>Task 5 – Communication and Outreach to Communities</w:t>
      </w:r>
      <w:bookmarkEnd w:id="24"/>
    </w:p>
    <w:tbl>
      <w:tblPr>
        <w:tblStyle w:val="FEMATable1-DHSLightBlue20"/>
        <w:tblW w:w="0" w:type="auto"/>
        <w:tblInd w:w="3" w:type="dxa"/>
        <w:tblLook w:val="04A0" w:firstRow="1" w:lastRow="0" w:firstColumn="1" w:lastColumn="0" w:noHBand="0" w:noVBand="1"/>
      </w:tblPr>
      <w:tblGrid>
        <w:gridCol w:w="3560"/>
        <w:gridCol w:w="1506"/>
        <w:gridCol w:w="1457"/>
        <w:gridCol w:w="314"/>
        <w:gridCol w:w="1239"/>
        <w:gridCol w:w="1271"/>
      </w:tblGrid>
      <w:tr w:rsidR="00E041E8" w14:paraId="503E76E3" w14:textId="77777777">
        <w:trPr>
          <w:cnfStyle w:val="100000000000" w:firstRow="1" w:lastRow="0" w:firstColumn="0" w:lastColumn="0" w:oddVBand="0" w:evenVBand="0" w:oddHBand="0" w:evenHBand="0" w:firstRowFirstColumn="0" w:firstRowLastColumn="0" w:lastRowFirstColumn="0" w:lastRowLastColumn="0"/>
        </w:trPr>
        <w:tc>
          <w:tcPr>
            <w:tcW w:w="3560" w:type="dxa"/>
          </w:tcPr>
          <w:p w14:paraId="0D2EE97F" w14:textId="77777777" w:rsidR="00E041E8" w:rsidRPr="0035495C" w:rsidRDefault="00E041E8">
            <w:pPr>
              <w:pStyle w:val="FEMATableHeading"/>
              <w:spacing w:before="96" w:after="96"/>
            </w:pPr>
            <w:r w:rsidRPr="0035495C">
              <w:t>COMS Task</w:t>
            </w:r>
          </w:p>
        </w:tc>
        <w:tc>
          <w:tcPr>
            <w:tcW w:w="1506" w:type="dxa"/>
          </w:tcPr>
          <w:p w14:paraId="5BC062DC" w14:textId="77777777" w:rsidR="00E041E8" w:rsidRPr="0035495C" w:rsidRDefault="00E041E8">
            <w:pPr>
              <w:pStyle w:val="FEMATableHeading"/>
              <w:spacing w:before="96" w:after="96"/>
            </w:pPr>
            <w:r w:rsidRPr="0035495C">
              <w:t xml:space="preserve">Mark </w:t>
            </w:r>
            <w:r>
              <w:t>“</w:t>
            </w:r>
            <w:r w:rsidRPr="0035495C">
              <w:t>X” if task will be done under this SOW</w:t>
            </w:r>
          </w:p>
        </w:tc>
        <w:tc>
          <w:tcPr>
            <w:tcW w:w="1457" w:type="dxa"/>
          </w:tcPr>
          <w:p w14:paraId="7E9D74D3" w14:textId="77777777" w:rsidR="00E041E8" w:rsidRPr="0035495C" w:rsidRDefault="00E041E8">
            <w:pPr>
              <w:pStyle w:val="FEMATableHeading"/>
              <w:spacing w:before="96" w:after="96"/>
            </w:pPr>
            <w:r w:rsidRPr="0035495C">
              <w:t>(A) FEMA Contribution</w:t>
            </w:r>
          </w:p>
        </w:tc>
        <w:tc>
          <w:tcPr>
            <w:tcW w:w="1553" w:type="dxa"/>
            <w:gridSpan w:val="2"/>
          </w:tcPr>
          <w:p w14:paraId="7997B9DC" w14:textId="77777777" w:rsidR="00E041E8" w:rsidRPr="0035495C" w:rsidRDefault="00E041E8">
            <w:pPr>
              <w:pStyle w:val="FEMATableHeading"/>
              <w:spacing w:before="96" w:after="96"/>
            </w:pPr>
            <w:r w:rsidRPr="0035495C">
              <w:t>(B) Partner Contribution</w:t>
            </w:r>
          </w:p>
        </w:tc>
        <w:tc>
          <w:tcPr>
            <w:tcW w:w="1271" w:type="dxa"/>
          </w:tcPr>
          <w:p w14:paraId="4CC22CD3" w14:textId="77777777" w:rsidR="00E041E8" w:rsidRPr="0035495C" w:rsidRDefault="00E041E8">
            <w:pPr>
              <w:pStyle w:val="FEMATableHeading"/>
              <w:spacing w:before="96" w:after="96"/>
            </w:pPr>
            <w:r w:rsidRPr="0035495C">
              <w:t>(A+B) Total Project Cost</w:t>
            </w:r>
          </w:p>
        </w:tc>
      </w:tr>
      <w:tr w:rsidR="00B074DC" w14:paraId="10A0CD7F" w14:textId="77777777">
        <w:tc>
          <w:tcPr>
            <w:tcW w:w="3560" w:type="dxa"/>
          </w:tcPr>
          <w:p w14:paraId="0763D350" w14:textId="77777777" w:rsidR="00B074DC" w:rsidRDefault="00B074DC" w:rsidP="00B074DC">
            <w:pPr>
              <w:pStyle w:val="FEMATableText"/>
              <w:spacing w:before="96" w:after="96"/>
            </w:pPr>
            <w:r>
              <w:t xml:space="preserve">Communication and Outreach to Communities </w:t>
            </w:r>
            <w:r w:rsidRPr="00342196">
              <w:rPr>
                <w:i/>
                <w:iCs/>
              </w:rPr>
              <w:t xml:space="preserve">(see </w:t>
            </w:r>
            <w:hyperlink w:anchor="Part_2_5" w:history="1">
              <w:r w:rsidRPr="002F5C22">
                <w:rPr>
                  <w:rStyle w:val="Hyperlink"/>
                  <w:i/>
                  <w:iCs/>
                </w:rPr>
                <w:t>Part 2.5</w:t>
              </w:r>
            </w:hyperlink>
            <w:r w:rsidRPr="00342196">
              <w:rPr>
                <w:i/>
                <w:iCs/>
              </w:rPr>
              <w:t>)</w:t>
            </w:r>
          </w:p>
        </w:tc>
        <w:sdt>
          <w:sdtPr>
            <w:id w:val="202995461"/>
            <w14:checkbox>
              <w14:checked w14:val="1"/>
              <w14:checkedState w14:val="2612" w14:font="MS Gothic"/>
              <w14:uncheckedState w14:val="2610" w14:font="MS Gothic"/>
            </w14:checkbox>
          </w:sdtPr>
          <w:sdtEndPr/>
          <w:sdtContent>
            <w:tc>
              <w:tcPr>
                <w:tcW w:w="1506" w:type="dxa"/>
                <w:vAlign w:val="center"/>
              </w:tcPr>
              <w:p w14:paraId="1BAE464F" w14:textId="65111715" w:rsidR="00B074DC" w:rsidRDefault="00B074DC" w:rsidP="00B074DC">
                <w:pPr>
                  <w:pStyle w:val="FEMATableText"/>
                  <w:spacing w:before="96" w:after="96"/>
                  <w:jc w:val="center"/>
                </w:pPr>
                <w:r>
                  <w:rPr>
                    <w:rFonts w:ascii="MS Gothic" w:eastAsia="MS Gothic" w:hAnsi="MS Gothic" w:hint="eastAsia"/>
                  </w:rPr>
                  <w:t>☒</w:t>
                </w:r>
              </w:p>
            </w:tc>
          </w:sdtContent>
        </w:sdt>
        <w:tc>
          <w:tcPr>
            <w:tcW w:w="1457" w:type="dxa"/>
          </w:tcPr>
          <w:p w14:paraId="07CBF88E" w14:textId="5D3A9826" w:rsidR="00B074DC" w:rsidRPr="00810927" w:rsidRDefault="00B074DC" w:rsidP="00B074DC">
            <w:pPr>
              <w:pStyle w:val="FEMATableText"/>
              <w:spacing w:before="96" w:after="96"/>
            </w:pPr>
            <w:r w:rsidRPr="00810927">
              <w:rPr>
                <w:color w:val="833C0B"/>
              </w:rPr>
              <w:t>$</w:t>
            </w:r>
            <w:r w:rsidR="009464E4" w:rsidRPr="00810927">
              <w:rPr>
                <w:color w:val="833C0B"/>
              </w:rPr>
              <w:t>6</w:t>
            </w:r>
            <w:r w:rsidRPr="00810927">
              <w:rPr>
                <w:color w:val="833C0B"/>
              </w:rPr>
              <w:t>5,000</w:t>
            </w:r>
          </w:p>
        </w:tc>
        <w:tc>
          <w:tcPr>
            <w:tcW w:w="1553" w:type="dxa"/>
            <w:gridSpan w:val="2"/>
          </w:tcPr>
          <w:p w14:paraId="370B0760" w14:textId="082F2BCA" w:rsidR="00B074DC" w:rsidRPr="00810927" w:rsidRDefault="00B074DC" w:rsidP="00B074DC">
            <w:pPr>
              <w:pStyle w:val="FEMATableText"/>
              <w:spacing w:before="96" w:after="96"/>
            </w:pPr>
            <w:r w:rsidRPr="00810927">
              <w:rPr>
                <w:color w:val="833C0B"/>
              </w:rPr>
              <w:t>$0</w:t>
            </w:r>
          </w:p>
        </w:tc>
        <w:tc>
          <w:tcPr>
            <w:tcW w:w="1271" w:type="dxa"/>
          </w:tcPr>
          <w:p w14:paraId="3D26B2A9" w14:textId="0ED181B6" w:rsidR="00B074DC" w:rsidRPr="00810927" w:rsidRDefault="00B074DC" w:rsidP="00B074DC">
            <w:pPr>
              <w:pStyle w:val="FEMATableText"/>
              <w:spacing w:before="96" w:after="96"/>
            </w:pPr>
            <w:r w:rsidRPr="00810927">
              <w:rPr>
                <w:color w:val="833C0B"/>
              </w:rPr>
              <w:t>$</w:t>
            </w:r>
            <w:r w:rsidR="009464E4" w:rsidRPr="00810927">
              <w:rPr>
                <w:color w:val="833C0B"/>
              </w:rPr>
              <w:t>6</w:t>
            </w:r>
            <w:r w:rsidRPr="00810927">
              <w:rPr>
                <w:color w:val="833C0B"/>
              </w:rPr>
              <w:t>5,000</w:t>
            </w:r>
          </w:p>
        </w:tc>
      </w:tr>
      <w:tr w:rsidR="00E041E8" w:rsidRPr="005D3889" w14:paraId="5B2B9569" w14:textId="77777777">
        <w:tc>
          <w:tcPr>
            <w:tcW w:w="6837" w:type="dxa"/>
            <w:gridSpan w:val="4"/>
            <w:shd w:val="clear" w:color="auto" w:fill="B8D9E8"/>
          </w:tcPr>
          <w:p w14:paraId="03F83B49" w14:textId="77777777" w:rsidR="00E041E8" w:rsidRPr="00D862ED" w:rsidRDefault="00E041E8">
            <w:pPr>
              <w:pStyle w:val="FEMATableHeading"/>
              <w:spacing w:before="96" w:after="96"/>
            </w:pPr>
            <w:r w:rsidRPr="00D862ED">
              <w:t>Deliverable</w:t>
            </w:r>
          </w:p>
        </w:tc>
        <w:tc>
          <w:tcPr>
            <w:tcW w:w="2510" w:type="dxa"/>
            <w:gridSpan w:val="2"/>
            <w:shd w:val="clear" w:color="auto" w:fill="B8D9E8"/>
          </w:tcPr>
          <w:p w14:paraId="65071132" w14:textId="77777777" w:rsidR="00E041E8" w:rsidRPr="00D862ED" w:rsidRDefault="00E041E8">
            <w:pPr>
              <w:pStyle w:val="FEMATableHeading"/>
              <w:spacing w:before="96" w:after="96"/>
            </w:pPr>
            <w:r w:rsidRPr="00D862ED">
              <w:t>Mark “X” if deliverable will be done under this task</w:t>
            </w:r>
          </w:p>
        </w:tc>
      </w:tr>
      <w:tr w:rsidR="00E041E8" w:rsidRPr="005D3889" w14:paraId="1C0B3907" w14:textId="77777777">
        <w:tc>
          <w:tcPr>
            <w:tcW w:w="6837" w:type="dxa"/>
            <w:gridSpan w:val="4"/>
          </w:tcPr>
          <w:p w14:paraId="320FCCB7" w14:textId="77777777" w:rsidR="00E041E8" w:rsidRPr="0035495C" w:rsidRDefault="00E041E8">
            <w:pPr>
              <w:pStyle w:val="FEMATableText"/>
              <w:spacing w:before="96" w:after="96"/>
            </w:pPr>
            <w:r w:rsidRPr="0035495C">
              <w:t>Newly developed messaging and outreach materials that</w:t>
            </w:r>
            <w:r>
              <w:t xml:space="preserve"> use plain language and</w:t>
            </w:r>
            <w:r w:rsidRPr="0035495C">
              <w:t xml:space="preserve"> frame flood risk in </w:t>
            </w:r>
            <w:r>
              <w:t>a manner that is</w:t>
            </w:r>
            <w:r w:rsidRPr="0035495C">
              <w:t xml:space="preserve"> accessible for all communities identified for this task</w:t>
            </w:r>
          </w:p>
        </w:tc>
        <w:sdt>
          <w:sdtPr>
            <w:id w:val="124819535"/>
            <w14:checkbox>
              <w14:checked w14:val="1"/>
              <w14:checkedState w14:val="2612" w14:font="MS Gothic"/>
              <w14:uncheckedState w14:val="2610" w14:font="MS Gothic"/>
            </w14:checkbox>
          </w:sdtPr>
          <w:sdtEndPr/>
          <w:sdtContent>
            <w:tc>
              <w:tcPr>
                <w:tcW w:w="2510" w:type="dxa"/>
                <w:gridSpan w:val="2"/>
                <w:vAlign w:val="center"/>
              </w:tcPr>
              <w:p w14:paraId="232D4DB7" w14:textId="2EDAB447" w:rsidR="00E041E8" w:rsidRPr="000B0758" w:rsidRDefault="00B074DC">
                <w:pPr>
                  <w:pStyle w:val="FEMATableText"/>
                  <w:spacing w:before="96" w:after="96"/>
                  <w:jc w:val="center"/>
                </w:pPr>
                <w:r>
                  <w:rPr>
                    <w:rFonts w:ascii="MS Gothic" w:eastAsia="MS Gothic" w:hAnsi="MS Gothic" w:hint="eastAsia"/>
                  </w:rPr>
                  <w:t>☒</w:t>
                </w:r>
              </w:p>
            </w:tc>
          </w:sdtContent>
        </w:sdt>
      </w:tr>
      <w:tr w:rsidR="00E041E8" w:rsidRPr="005D3889" w14:paraId="1F69373F" w14:textId="77777777">
        <w:tc>
          <w:tcPr>
            <w:tcW w:w="6837" w:type="dxa"/>
            <w:gridSpan w:val="4"/>
          </w:tcPr>
          <w:p w14:paraId="75978952" w14:textId="77777777" w:rsidR="00E041E8" w:rsidRPr="0035495C" w:rsidRDefault="00E041E8">
            <w:pPr>
              <w:pStyle w:val="FEMATableText"/>
              <w:spacing w:before="96" w:after="96"/>
            </w:pPr>
            <w:r w:rsidRPr="0035495C">
              <w:t>Newly developed outreach materials</w:t>
            </w:r>
            <w:r>
              <w:t xml:space="preserve"> written in plain language</w:t>
            </w:r>
            <w:r w:rsidRPr="0035495C">
              <w:t xml:space="preserve"> that help community officials </w:t>
            </w:r>
            <w:r>
              <w:t>connect with</w:t>
            </w:r>
            <w:r w:rsidRPr="0035495C">
              <w:t xml:space="preserve"> their constituents to inform them of flood risk and ways to reduce their risk</w:t>
            </w:r>
            <w:r>
              <w:t>. This may include translated materials.</w:t>
            </w:r>
          </w:p>
        </w:tc>
        <w:sdt>
          <w:sdtPr>
            <w:id w:val="-424727693"/>
            <w14:checkbox>
              <w14:checked w14:val="0"/>
              <w14:checkedState w14:val="2612" w14:font="MS Gothic"/>
              <w14:uncheckedState w14:val="2610" w14:font="MS Gothic"/>
            </w14:checkbox>
          </w:sdtPr>
          <w:sdtEndPr/>
          <w:sdtContent>
            <w:tc>
              <w:tcPr>
                <w:tcW w:w="2510" w:type="dxa"/>
                <w:gridSpan w:val="2"/>
                <w:vAlign w:val="center"/>
              </w:tcPr>
              <w:p w14:paraId="517C0F71" w14:textId="77777777" w:rsidR="00E041E8" w:rsidRPr="000B0758" w:rsidRDefault="00E041E8">
                <w:pPr>
                  <w:pStyle w:val="FEMATableText"/>
                  <w:spacing w:before="96" w:after="96"/>
                  <w:jc w:val="center"/>
                </w:pPr>
                <w:r w:rsidRPr="000B0758">
                  <w:rPr>
                    <w:rFonts w:ascii="Segoe UI Symbol" w:hAnsi="Segoe UI Symbol" w:cs="Segoe UI Symbol"/>
                  </w:rPr>
                  <w:t>☐</w:t>
                </w:r>
              </w:p>
            </w:tc>
          </w:sdtContent>
        </w:sdt>
      </w:tr>
      <w:tr w:rsidR="00E041E8" w:rsidRPr="005D3889" w14:paraId="6A761A7B" w14:textId="77777777">
        <w:tc>
          <w:tcPr>
            <w:tcW w:w="6837" w:type="dxa"/>
            <w:gridSpan w:val="4"/>
          </w:tcPr>
          <w:p w14:paraId="22793385" w14:textId="77777777" w:rsidR="00E041E8" w:rsidRPr="0035495C" w:rsidRDefault="00E041E8">
            <w:pPr>
              <w:pStyle w:val="FEMATableText"/>
              <w:spacing w:before="96" w:after="96"/>
            </w:pPr>
            <w:r>
              <w:t xml:space="preserve">Modification of existing messaging and outreach materials for specific engagement opportunities. </w:t>
            </w:r>
            <w:r>
              <w:fldChar w:fldCharType="begin">
                <w:ffData>
                  <w:name w:val=""/>
                  <w:enabled/>
                  <w:calcOnExit w:val="0"/>
                  <w:textInput>
                    <w:default w:val="{Insert source of original material with a link}"/>
                  </w:textInput>
                </w:ffData>
              </w:fldChar>
            </w:r>
            <w:r>
              <w:instrText xml:space="preserve"> FORMTEXT </w:instrText>
            </w:r>
            <w:r>
              <w:fldChar w:fldCharType="separate"/>
            </w:r>
            <w:r>
              <w:rPr>
                <w:noProof/>
              </w:rPr>
              <w:t>{Insert source of original material with a link}</w:t>
            </w:r>
            <w:r>
              <w:fldChar w:fldCharType="end"/>
            </w:r>
          </w:p>
        </w:tc>
        <w:sdt>
          <w:sdtPr>
            <w:id w:val="77340924"/>
            <w14:checkbox>
              <w14:checked w14:val="0"/>
              <w14:checkedState w14:val="2612" w14:font="MS Gothic"/>
              <w14:uncheckedState w14:val="2610" w14:font="MS Gothic"/>
            </w14:checkbox>
          </w:sdtPr>
          <w:sdtEndPr/>
          <w:sdtContent>
            <w:tc>
              <w:tcPr>
                <w:tcW w:w="2510" w:type="dxa"/>
                <w:gridSpan w:val="2"/>
                <w:vAlign w:val="center"/>
              </w:tcPr>
              <w:p w14:paraId="1EBA41AC" w14:textId="77777777" w:rsidR="00E041E8" w:rsidRDefault="00E041E8">
                <w:pPr>
                  <w:pStyle w:val="FEMATableText"/>
                  <w:spacing w:before="96" w:after="96"/>
                  <w:jc w:val="center"/>
                </w:pPr>
                <w:r w:rsidRPr="000B0758">
                  <w:rPr>
                    <w:rFonts w:ascii="Segoe UI Symbol" w:hAnsi="Segoe UI Symbol" w:cs="Segoe UI Symbol"/>
                  </w:rPr>
                  <w:t>☐</w:t>
                </w:r>
              </w:p>
            </w:tc>
          </w:sdtContent>
        </w:sdt>
      </w:tr>
      <w:tr w:rsidR="00E041E8" w:rsidRPr="005D3889" w14:paraId="3C3097EF" w14:textId="77777777">
        <w:tc>
          <w:tcPr>
            <w:tcW w:w="6837" w:type="dxa"/>
            <w:gridSpan w:val="4"/>
          </w:tcPr>
          <w:p w14:paraId="4FE2C6F6" w14:textId="77777777" w:rsidR="00E041E8" w:rsidRPr="0035495C" w:rsidRDefault="00E041E8">
            <w:pPr>
              <w:pStyle w:val="FEMATableText"/>
              <w:spacing w:before="96" w:after="96"/>
            </w:pPr>
            <w:r w:rsidRPr="0035495C">
              <w:t>Report on outreach activities</w:t>
            </w:r>
          </w:p>
        </w:tc>
        <w:sdt>
          <w:sdtPr>
            <w:id w:val="-1570571601"/>
            <w14:checkbox>
              <w14:checked w14:val="0"/>
              <w14:checkedState w14:val="2612" w14:font="MS Gothic"/>
              <w14:uncheckedState w14:val="2610" w14:font="MS Gothic"/>
            </w14:checkbox>
          </w:sdtPr>
          <w:sdtEndPr/>
          <w:sdtContent>
            <w:tc>
              <w:tcPr>
                <w:tcW w:w="2510" w:type="dxa"/>
                <w:gridSpan w:val="2"/>
                <w:vAlign w:val="center"/>
              </w:tcPr>
              <w:p w14:paraId="49F7A2E2" w14:textId="77777777" w:rsidR="00E041E8" w:rsidRPr="000B0758" w:rsidRDefault="00E041E8">
                <w:pPr>
                  <w:pStyle w:val="FEMATableText"/>
                  <w:spacing w:before="96" w:after="96"/>
                  <w:jc w:val="center"/>
                </w:pPr>
                <w:r>
                  <w:rPr>
                    <w:rFonts w:ascii="MS Gothic" w:eastAsia="MS Gothic" w:hAnsi="MS Gothic" w:hint="eastAsia"/>
                  </w:rPr>
                  <w:t>☐</w:t>
                </w:r>
              </w:p>
            </w:tc>
          </w:sdtContent>
        </w:sdt>
      </w:tr>
      <w:tr w:rsidR="00E041E8" w:rsidRPr="005D3889" w14:paraId="12A06D88" w14:textId="77777777">
        <w:tc>
          <w:tcPr>
            <w:tcW w:w="6837" w:type="dxa"/>
            <w:gridSpan w:val="4"/>
          </w:tcPr>
          <w:p w14:paraId="2F4191E1" w14:textId="3B67B147" w:rsidR="00E041E8" w:rsidRPr="00CB6A82" w:rsidRDefault="00E041E8">
            <w:pPr>
              <w:pStyle w:val="FEMATableText"/>
              <w:spacing w:before="96" w:after="96"/>
            </w:pPr>
            <w:r w:rsidRPr="00CB6A82">
              <w:t xml:space="preserve">Other: </w:t>
            </w:r>
            <w:r w:rsidR="00B074DC" w:rsidRPr="00605D93">
              <w:rPr>
                <w:color w:val="833C0B" w:themeColor="accent2" w:themeShade="80"/>
              </w:rPr>
              <w:t>Summary log of website updates, summary log of contacts database updates</w:t>
            </w:r>
          </w:p>
        </w:tc>
        <w:sdt>
          <w:sdtPr>
            <w:id w:val="-1790510498"/>
            <w14:checkbox>
              <w14:checked w14:val="1"/>
              <w14:checkedState w14:val="2612" w14:font="MS Gothic"/>
              <w14:uncheckedState w14:val="2610" w14:font="MS Gothic"/>
            </w14:checkbox>
          </w:sdtPr>
          <w:sdtEndPr/>
          <w:sdtContent>
            <w:tc>
              <w:tcPr>
                <w:tcW w:w="2510" w:type="dxa"/>
                <w:gridSpan w:val="2"/>
                <w:vAlign w:val="center"/>
              </w:tcPr>
              <w:p w14:paraId="0186275B" w14:textId="77B7E4FC" w:rsidR="00E041E8" w:rsidRPr="000B0758" w:rsidRDefault="00B074DC">
                <w:pPr>
                  <w:pStyle w:val="FEMATableText"/>
                  <w:spacing w:before="96" w:after="96"/>
                  <w:jc w:val="center"/>
                </w:pPr>
                <w:r>
                  <w:rPr>
                    <w:rFonts w:ascii="MS Gothic" w:eastAsia="MS Gothic" w:hAnsi="MS Gothic" w:hint="eastAsia"/>
                  </w:rPr>
                  <w:t>☒</w:t>
                </w:r>
              </w:p>
            </w:tc>
          </w:sdtContent>
        </w:sdt>
      </w:tr>
      <w:tr w:rsidR="00E041E8" w:rsidRPr="005D3889" w14:paraId="44430122" w14:textId="77777777">
        <w:trPr>
          <w:trHeight w:val="642"/>
        </w:trPr>
        <w:tc>
          <w:tcPr>
            <w:tcW w:w="9347" w:type="dxa"/>
            <w:gridSpan w:val="6"/>
            <w:shd w:val="clear" w:color="auto" w:fill="B8D9E8"/>
          </w:tcPr>
          <w:p w14:paraId="2F96B8F9" w14:textId="77777777" w:rsidR="00E041E8" w:rsidRPr="00D862ED" w:rsidRDefault="00E041E8">
            <w:pPr>
              <w:pStyle w:val="FEMATableHeading"/>
              <w:spacing w:before="96" w:after="96"/>
            </w:pPr>
            <w:r w:rsidRPr="00D862ED">
              <w:lastRenderedPageBreak/>
              <w:t>Custom Scope Elements</w:t>
            </w:r>
          </w:p>
        </w:tc>
      </w:tr>
      <w:tr w:rsidR="00E041E8" w:rsidRPr="005D3889" w14:paraId="30DBED8C" w14:textId="77777777">
        <w:trPr>
          <w:trHeight w:val="1245"/>
        </w:trPr>
        <w:tc>
          <w:tcPr>
            <w:tcW w:w="9347" w:type="dxa"/>
            <w:gridSpan w:val="6"/>
          </w:tcPr>
          <w:p w14:paraId="6BC44867" w14:textId="77777777" w:rsidR="00841779" w:rsidRPr="00810927" w:rsidRDefault="00841779" w:rsidP="00841779">
            <w:pPr>
              <w:pStyle w:val="FEMATableText"/>
              <w:spacing w:before="96" w:after="96"/>
              <w:rPr>
                <w:color w:val="833C0B" w:themeColor="accent2" w:themeShade="80"/>
                <w:u w:val="single"/>
              </w:rPr>
            </w:pPr>
            <w:r w:rsidRPr="00810927">
              <w:rPr>
                <w:color w:val="833C0B" w:themeColor="accent2" w:themeShade="80"/>
                <w:u w:val="single"/>
              </w:rPr>
              <w:lastRenderedPageBreak/>
              <w:t>Overview</w:t>
            </w:r>
          </w:p>
          <w:p w14:paraId="641A91D9" w14:textId="77777777" w:rsidR="00841779" w:rsidRPr="00810927" w:rsidRDefault="00841779" w:rsidP="00841779">
            <w:pPr>
              <w:pStyle w:val="FEMATableText"/>
              <w:spacing w:before="96" w:after="96"/>
              <w:rPr>
                <w:color w:val="833C0B" w:themeColor="accent2" w:themeShade="80"/>
              </w:rPr>
            </w:pPr>
            <w:r w:rsidRPr="00810927">
              <w:rPr>
                <w:color w:val="833C0B" w:themeColor="accent2" w:themeShade="80"/>
              </w:rPr>
              <w:t>The ISWS has a history of providing technical data and support to communities, conducting applied research, publishing, and presenting results. In general, ISWS staff take advantage of opportunities to engage the public and provide technical data and support to reduce losses due to flooding. Specific activities envisioned are as follows:</w:t>
            </w:r>
          </w:p>
          <w:p w14:paraId="6A5A2A8A" w14:textId="77777777" w:rsidR="00841779" w:rsidRPr="00810927" w:rsidRDefault="00841779" w:rsidP="00841779">
            <w:pPr>
              <w:pStyle w:val="FEMATableText"/>
              <w:spacing w:before="96" w:after="96"/>
              <w:rPr>
                <w:color w:val="833C0B" w:themeColor="accent2" w:themeShade="80"/>
                <w:u w:val="single"/>
              </w:rPr>
            </w:pPr>
            <w:r w:rsidRPr="00810927">
              <w:rPr>
                <w:color w:val="833C0B" w:themeColor="accent2" w:themeShade="80"/>
                <w:u w:val="single"/>
              </w:rPr>
              <w:t>Task A: Education and Outreach Materials</w:t>
            </w:r>
          </w:p>
          <w:p w14:paraId="201EE1E0" w14:textId="77777777" w:rsidR="00841779" w:rsidRPr="00810927" w:rsidRDefault="00841779" w:rsidP="00841779">
            <w:pPr>
              <w:pStyle w:val="FEMATableText"/>
              <w:spacing w:before="96" w:after="96"/>
              <w:rPr>
                <w:color w:val="833C0B" w:themeColor="accent2" w:themeShade="80"/>
              </w:rPr>
            </w:pPr>
            <w:r w:rsidRPr="00810927">
              <w:rPr>
                <w:color w:val="833C0B" w:themeColor="accent2" w:themeShade="80"/>
              </w:rPr>
              <w:t>The Illinois Association for Floodplain and Stormwater Management (IAFSM) conducts workshops and conferences as well as providing a bi-monthly newsletter. Community officials and engineers who represent communities look to IAFSM for leadership in floodplain management and flood risk mitigation. ISWS staff support IAFSM serving as officers and committee chairs. ISWS staff contribute articles to the newsletter and present at workshops and conferences providing training, education, and updates to communities and engineers on FEMA standards, products, and best practices. ISWS has a booth at the annual Illinois conference to demonstrate FEMA products developed in Illinois. ISWS staff in this leadership role are recognized as experts in flood hazard identification and risk management, developing and maintaining relationships with community leaders and professionals involved with floodplain and stormwater management. ISWS staff participate in the Rapid Assistance Flood Team (RAFT) deployment supported by IAFSM assisting local floodplain managers with post disaster damage assessments.</w:t>
            </w:r>
          </w:p>
          <w:p w14:paraId="5BCC1DDF" w14:textId="77777777" w:rsidR="00841779" w:rsidRPr="00810927" w:rsidRDefault="00841779" w:rsidP="00841779">
            <w:pPr>
              <w:pStyle w:val="FEMATableText"/>
              <w:spacing w:before="96" w:after="96"/>
              <w:rPr>
                <w:color w:val="833C0B" w:themeColor="accent2" w:themeShade="80"/>
              </w:rPr>
            </w:pPr>
            <w:r w:rsidRPr="00810927">
              <w:rPr>
                <w:color w:val="833C0B" w:themeColor="accent2" w:themeShade="80"/>
              </w:rPr>
              <w:t>ISWS staff are active in the Illinois Geographic Information Systems Association (ILGISA). ISWS staff serve as officers and assist with annual conferences. ISWS has a booth at conferences to demonstrate FEMA products as well as presenting FEMA projects. Communities send GIS staff to this conference, and this provides an opportunity to educate them about FEMA GIS products, in particular the DFIRM geodatabase and Flood Risk Database.</w:t>
            </w:r>
          </w:p>
          <w:p w14:paraId="40A2E980" w14:textId="77777777" w:rsidR="00841779" w:rsidRPr="00810927" w:rsidRDefault="00841779" w:rsidP="00841779">
            <w:pPr>
              <w:pStyle w:val="FEMATableText"/>
              <w:spacing w:before="96" w:after="96"/>
              <w:rPr>
                <w:color w:val="833C0B" w:themeColor="accent2" w:themeShade="80"/>
              </w:rPr>
            </w:pPr>
            <w:r w:rsidRPr="00810927">
              <w:rPr>
                <w:color w:val="833C0B" w:themeColor="accent2" w:themeShade="80"/>
              </w:rPr>
              <w:t>The Association of State Floodplain Managers (ASFPM) is a national organization of professionals interested in floods, floodplain management and related topics. IAFSM is a state Chapter of ASFPM. ISWS staff support ASFPM activities in a variety of ways including serving as officers, on committees, presenting through hosted webinars and at the national conference.</w:t>
            </w:r>
          </w:p>
          <w:p w14:paraId="7877AC7A" w14:textId="66C4CE67" w:rsidR="00461ABF" w:rsidRPr="00810927" w:rsidRDefault="00841779" w:rsidP="00841779">
            <w:pPr>
              <w:pStyle w:val="FEMATableText"/>
              <w:spacing w:before="96" w:after="96"/>
              <w:rPr>
                <w:color w:val="833C0B" w:themeColor="accent2" w:themeShade="80"/>
              </w:rPr>
            </w:pPr>
            <w:r w:rsidRPr="00810927">
              <w:rPr>
                <w:color w:val="833C0B" w:themeColor="accent2" w:themeShade="80"/>
              </w:rPr>
              <w:t>The American Planning Association (APA)</w:t>
            </w:r>
            <w:r w:rsidR="0041090A">
              <w:rPr>
                <w:color w:val="833C0B" w:themeColor="accent2" w:themeShade="80"/>
              </w:rPr>
              <w:t xml:space="preserve"> and Association of Collegiate Schools of Planning (ACSP)</w:t>
            </w:r>
            <w:r w:rsidRPr="00810927">
              <w:rPr>
                <w:color w:val="833C0B" w:themeColor="accent2" w:themeShade="80"/>
              </w:rPr>
              <w:t xml:space="preserve"> </w:t>
            </w:r>
            <w:r w:rsidR="0041090A">
              <w:rPr>
                <w:color w:val="833C0B" w:themeColor="accent2" w:themeShade="80"/>
              </w:rPr>
              <w:t>are</w:t>
            </w:r>
            <w:r w:rsidRPr="00810927">
              <w:rPr>
                <w:color w:val="833C0B" w:themeColor="accent2" w:themeShade="80"/>
              </w:rPr>
              <w:t xml:space="preserve"> professional organization</w:t>
            </w:r>
            <w:r w:rsidR="0041090A">
              <w:rPr>
                <w:color w:val="833C0B" w:themeColor="accent2" w:themeShade="80"/>
              </w:rPr>
              <w:t>s</w:t>
            </w:r>
            <w:r w:rsidRPr="00810927">
              <w:rPr>
                <w:color w:val="833C0B" w:themeColor="accent2" w:themeShade="80"/>
              </w:rPr>
              <w:t xml:space="preserve"> representing the field of planning in the United States. APA</w:t>
            </w:r>
            <w:r w:rsidR="0041090A">
              <w:rPr>
                <w:color w:val="833C0B" w:themeColor="accent2" w:themeShade="80"/>
              </w:rPr>
              <w:t xml:space="preserve"> and ACSP</w:t>
            </w:r>
            <w:r w:rsidRPr="00810927">
              <w:rPr>
                <w:color w:val="833C0B" w:themeColor="accent2" w:themeShade="80"/>
              </w:rPr>
              <w:t xml:space="preserve"> activities work to provide leadership by advocating excellence in community planning, promoting education and citizen empowerment, and providing the tools and support necessary to meet the challenges of growth and change.</w:t>
            </w:r>
            <w:r w:rsidR="0041090A">
              <w:rPr>
                <w:color w:val="833C0B" w:themeColor="accent2" w:themeShade="80"/>
              </w:rPr>
              <w:t xml:space="preserve"> ISWS uses ESRI</w:t>
            </w:r>
            <w:r w:rsidR="00461ABF" w:rsidRPr="00461ABF">
              <w:rPr>
                <w:color w:val="833C0B" w:themeColor="accent2" w:themeShade="80"/>
              </w:rPr>
              <w:t xml:space="preserve"> </w:t>
            </w:r>
            <w:r w:rsidR="00461ABF">
              <w:rPr>
                <w:color w:val="833C0B" w:themeColor="accent2" w:themeShade="80"/>
              </w:rPr>
              <w:t xml:space="preserve">products to create FEMA </w:t>
            </w:r>
            <w:proofErr w:type="spellStart"/>
            <w:r w:rsidR="00461ABF">
              <w:rPr>
                <w:color w:val="833C0B" w:themeColor="accent2" w:themeShade="80"/>
              </w:rPr>
              <w:t>RiskMAP</w:t>
            </w:r>
            <w:proofErr w:type="spellEnd"/>
            <w:r w:rsidR="00461ABF">
              <w:rPr>
                <w:color w:val="833C0B" w:themeColor="accent2" w:themeShade="80"/>
              </w:rPr>
              <w:t xml:space="preserve"> products. ISWS staff are active with E</w:t>
            </w:r>
            <w:r w:rsidR="0041090A">
              <w:rPr>
                <w:color w:val="833C0B" w:themeColor="accent2" w:themeShade="80"/>
              </w:rPr>
              <w:t>SRI</w:t>
            </w:r>
            <w:r w:rsidR="00461ABF">
              <w:rPr>
                <w:color w:val="833C0B" w:themeColor="accent2" w:themeShade="80"/>
              </w:rPr>
              <w:t xml:space="preserve"> </w:t>
            </w:r>
            <w:r w:rsidR="00461ABF" w:rsidRPr="00461ABF">
              <w:rPr>
                <w:color w:val="833C0B" w:themeColor="accent2" w:themeShade="80"/>
              </w:rPr>
              <w:t>through training, and presentations at E</w:t>
            </w:r>
            <w:r w:rsidR="0041090A">
              <w:rPr>
                <w:color w:val="833C0B" w:themeColor="accent2" w:themeShade="80"/>
              </w:rPr>
              <w:t>SRI</w:t>
            </w:r>
            <w:r w:rsidR="00461ABF" w:rsidRPr="00461ABF">
              <w:rPr>
                <w:color w:val="833C0B" w:themeColor="accent2" w:themeShade="80"/>
              </w:rPr>
              <w:t>-sponsored events such as the </w:t>
            </w:r>
            <w:r w:rsidR="00461ABF" w:rsidRPr="0041090A">
              <w:rPr>
                <w:color w:val="833C0B" w:themeColor="accent2" w:themeShade="80"/>
              </w:rPr>
              <w:t>E</w:t>
            </w:r>
            <w:r w:rsidR="0041090A">
              <w:rPr>
                <w:color w:val="833C0B" w:themeColor="accent2" w:themeShade="80"/>
              </w:rPr>
              <w:t>SRI</w:t>
            </w:r>
            <w:r w:rsidR="00461ABF" w:rsidRPr="0041090A">
              <w:rPr>
                <w:color w:val="833C0B" w:themeColor="accent2" w:themeShade="80"/>
              </w:rPr>
              <w:t xml:space="preserve"> User Conference</w:t>
            </w:r>
            <w:r w:rsidR="00461ABF" w:rsidRPr="00461ABF">
              <w:rPr>
                <w:color w:val="833C0B" w:themeColor="accent2" w:themeShade="80"/>
              </w:rPr>
              <w:t>. These interactions help ensure that FEMA GIS products are compatible with E</w:t>
            </w:r>
            <w:r w:rsidR="0041090A">
              <w:rPr>
                <w:color w:val="833C0B" w:themeColor="accent2" w:themeShade="80"/>
              </w:rPr>
              <w:t>SRI</w:t>
            </w:r>
            <w:r w:rsidR="00461ABF" w:rsidRPr="00461ABF">
              <w:rPr>
                <w:color w:val="833C0B" w:themeColor="accent2" w:themeShade="80"/>
              </w:rPr>
              <w:t xml:space="preserve"> platforms and that users are equipped with the knowledge to apply these tools effectively in flood risk management.</w:t>
            </w:r>
          </w:p>
          <w:p w14:paraId="12C6C0B2" w14:textId="3AA504E6" w:rsidR="00841779" w:rsidRPr="00810927" w:rsidRDefault="00841779" w:rsidP="00841779">
            <w:pPr>
              <w:pStyle w:val="FEMATableText"/>
              <w:spacing w:before="96" w:after="96"/>
              <w:rPr>
                <w:color w:val="833C0B" w:themeColor="accent2" w:themeShade="80"/>
              </w:rPr>
            </w:pPr>
            <w:r w:rsidRPr="00810927">
              <w:rPr>
                <w:color w:val="833C0B" w:themeColor="accent2" w:themeShade="80"/>
              </w:rPr>
              <w:t xml:space="preserve">ISWS has a booth at the Annual Illinois Emergency Management Agency Training </w:t>
            </w:r>
            <w:r w:rsidR="00810927" w:rsidRPr="00810927">
              <w:rPr>
                <w:color w:val="833C0B" w:themeColor="accent2" w:themeShade="80"/>
              </w:rPr>
              <w:t>Summit and</w:t>
            </w:r>
            <w:r w:rsidR="00167587" w:rsidRPr="00810927">
              <w:rPr>
                <w:color w:val="833C0B" w:themeColor="accent2" w:themeShade="80"/>
              </w:rPr>
              <w:t xml:space="preserve"> </w:t>
            </w:r>
            <w:r w:rsidR="00810927">
              <w:rPr>
                <w:color w:val="833C0B" w:themeColor="accent2" w:themeShade="80"/>
              </w:rPr>
              <w:t xml:space="preserve">participates in </w:t>
            </w:r>
            <w:r w:rsidR="00167587" w:rsidRPr="00810927">
              <w:rPr>
                <w:color w:val="833C0B" w:themeColor="accent2" w:themeShade="80"/>
              </w:rPr>
              <w:t>regional trainings</w:t>
            </w:r>
            <w:r w:rsidRPr="00810927">
              <w:rPr>
                <w:color w:val="833C0B" w:themeColor="accent2" w:themeShade="80"/>
              </w:rPr>
              <w:t>.</w:t>
            </w:r>
          </w:p>
          <w:p w14:paraId="6DDB2BAD" w14:textId="77777777" w:rsidR="00841779" w:rsidRPr="00810927" w:rsidRDefault="00841779" w:rsidP="00841779">
            <w:pPr>
              <w:pStyle w:val="FEMATableText"/>
              <w:spacing w:before="96" w:after="96"/>
              <w:rPr>
                <w:color w:val="833C0B" w:themeColor="accent2" w:themeShade="80"/>
              </w:rPr>
            </w:pPr>
            <w:r w:rsidRPr="00810927">
              <w:rPr>
                <w:color w:val="833C0B" w:themeColor="accent2" w:themeShade="80"/>
              </w:rPr>
              <w:t>The National States Geographic Information Council (NSGIC), a leading professional organization, fosters geospatial awareness and advocacy by leveraging the power of GIS and location-based information. By harnessing water and flood data, educational resources, and cutting-edge mapping tools, NSGIC supports informed decision-making. Our team at ISWS benefits from active participation and specialized training through NSGIC, enhancing our flood mapping products.</w:t>
            </w:r>
          </w:p>
          <w:p w14:paraId="0C2782D6" w14:textId="1264CE2F" w:rsidR="00841779" w:rsidRPr="00810927" w:rsidRDefault="00841779" w:rsidP="00841779">
            <w:pPr>
              <w:pStyle w:val="FEMATableText"/>
              <w:spacing w:before="96" w:after="96"/>
              <w:rPr>
                <w:color w:val="833C0B" w:themeColor="accent2" w:themeShade="80"/>
              </w:rPr>
            </w:pPr>
            <w:r w:rsidRPr="00810927">
              <w:rPr>
                <w:color w:val="833C0B" w:themeColor="accent2" w:themeShade="80"/>
              </w:rPr>
              <w:t xml:space="preserve">ISWS maintains a web site hosting </w:t>
            </w:r>
            <w:proofErr w:type="spellStart"/>
            <w:ins w:id="25" w:author="Arnold, Camden" w:date="2025-07-14T10:07:00Z" w16du:dateUtc="2025-07-14T15:07:00Z">
              <w:r w:rsidR="00810927">
                <w:rPr>
                  <w:color w:val="833C0B" w:themeColor="accent2" w:themeShade="80"/>
                </w:rPr>
                <w:t>RiskMAP</w:t>
              </w:r>
              <w:proofErr w:type="spellEnd"/>
              <w:r w:rsidR="00810927">
                <w:rPr>
                  <w:color w:val="833C0B" w:themeColor="accent2" w:themeShade="80"/>
                </w:rPr>
                <w:t xml:space="preserve"> </w:t>
              </w:r>
            </w:ins>
            <w:r w:rsidRPr="00810927">
              <w:rPr>
                <w:color w:val="833C0B" w:themeColor="accent2" w:themeShade="80"/>
              </w:rPr>
              <w:t>and other outreach products including reports and geodatabases, studies that are in progress, and providing links to relevant FEMA web sites.</w:t>
            </w:r>
          </w:p>
          <w:p w14:paraId="62D3104D" w14:textId="77777777" w:rsidR="00841779" w:rsidRPr="00810927" w:rsidRDefault="00841779" w:rsidP="00841779">
            <w:pPr>
              <w:pStyle w:val="FEMATableText"/>
              <w:spacing w:before="96" w:after="96"/>
              <w:rPr>
                <w:color w:val="833C0B" w:themeColor="accent2" w:themeShade="80"/>
                <w:u w:val="single"/>
              </w:rPr>
            </w:pPr>
            <w:r w:rsidRPr="00810927">
              <w:rPr>
                <w:color w:val="833C0B" w:themeColor="accent2" w:themeShade="80"/>
                <w:u w:val="single"/>
              </w:rPr>
              <w:t>Task B: Website Maintenance and Updates</w:t>
            </w:r>
          </w:p>
          <w:p w14:paraId="56253B87" w14:textId="77777777" w:rsidR="00841779" w:rsidRPr="00810927" w:rsidRDefault="00841779" w:rsidP="00841779">
            <w:pPr>
              <w:pStyle w:val="FEMATableText"/>
              <w:spacing w:before="96" w:after="96"/>
              <w:rPr>
                <w:color w:val="833C0B" w:themeColor="accent2" w:themeShade="80"/>
              </w:rPr>
            </w:pPr>
            <w:r w:rsidRPr="00810927">
              <w:rPr>
                <w:color w:val="833C0B" w:themeColor="accent2" w:themeShade="80"/>
              </w:rPr>
              <w:lastRenderedPageBreak/>
              <w:t>The custom scope for this task includes website maintenance and updates that will make flood information more easily accessible to stakeholders.</w:t>
            </w:r>
          </w:p>
          <w:p w14:paraId="3A0391F7" w14:textId="77777777" w:rsidR="00841779" w:rsidRPr="00810927" w:rsidRDefault="00841779" w:rsidP="00841779">
            <w:pPr>
              <w:pStyle w:val="FEMATableText"/>
              <w:spacing w:before="96" w:after="96"/>
              <w:rPr>
                <w:color w:val="833C0B" w:themeColor="accent2" w:themeShade="80"/>
                <w:u w:val="single"/>
              </w:rPr>
            </w:pPr>
            <w:r w:rsidRPr="00810927">
              <w:rPr>
                <w:color w:val="833C0B" w:themeColor="accent2" w:themeShade="80"/>
                <w:u w:val="single"/>
              </w:rPr>
              <w:t>Task C: Update and Maintenance of Statewide Contact Database</w:t>
            </w:r>
          </w:p>
          <w:p w14:paraId="06CE3BE1" w14:textId="380945FC" w:rsidR="00E041E8" w:rsidRPr="00810927" w:rsidRDefault="00841779" w:rsidP="00841779">
            <w:pPr>
              <w:pStyle w:val="FEMATableText"/>
              <w:spacing w:before="96" w:after="96"/>
              <w:rPr>
                <w:color w:val="833C0B" w:themeColor="accent2" w:themeShade="80"/>
              </w:rPr>
            </w:pPr>
            <w:r w:rsidRPr="00810927">
              <w:rPr>
                <w:color w:val="833C0B" w:themeColor="accent2" w:themeShade="80"/>
              </w:rPr>
              <w:t>The custom scope for this task includes updates and maintenance for a custom database to collect and track community stakeholder contact information.</w:t>
            </w:r>
          </w:p>
        </w:tc>
      </w:tr>
    </w:tbl>
    <w:p w14:paraId="4F314AFD" w14:textId="77777777" w:rsidR="00E041E8" w:rsidRDefault="00E041E8" w:rsidP="00E041E8">
      <w:pPr>
        <w:pStyle w:val="FEMAHeading4"/>
      </w:pPr>
      <w:r>
        <w:lastRenderedPageBreak/>
        <w:t>Task 6 – Training and Community Capability Development</w:t>
      </w:r>
    </w:p>
    <w:p w14:paraId="3116B22E" w14:textId="77777777" w:rsidR="00E041E8" w:rsidRDefault="00E041E8" w:rsidP="00E041E8">
      <w:pPr>
        <w:pStyle w:val="FEMANormal"/>
      </w:pPr>
      <w:r w:rsidRPr="00EB29AC">
        <w:rPr>
          <w:u w:val="single"/>
        </w:rPr>
        <w:t>Instructions</w:t>
      </w:r>
      <w:r w:rsidRPr="00D862ED">
        <w:t xml:space="preserve">: </w:t>
      </w:r>
      <w:r>
        <w:t xml:space="preserve">Add the required information to </w:t>
      </w:r>
      <w:r>
        <w:fldChar w:fldCharType="begin"/>
      </w:r>
      <w:r>
        <w:instrText xml:space="preserve"> REF _Ref98238222 \h </w:instrText>
      </w:r>
      <w:r>
        <w:fldChar w:fldCharType="separate"/>
      </w:r>
      <w:r>
        <w:t xml:space="preserve">Table </w:t>
      </w:r>
      <w:r>
        <w:rPr>
          <w:noProof/>
        </w:rPr>
        <w:t>8</w:t>
      </w:r>
      <w:r>
        <w:fldChar w:fldCharType="end"/>
      </w:r>
      <w:r w:rsidRPr="00D862ED">
        <w:t>.</w:t>
      </w:r>
    </w:p>
    <w:p w14:paraId="4EBE56F1" w14:textId="77777777" w:rsidR="00E041E8" w:rsidRPr="00BA31B9" w:rsidRDefault="00E041E8" w:rsidP="00E041E8">
      <w:pPr>
        <w:pStyle w:val="FEMATableCaption"/>
      </w:pPr>
      <w:bookmarkStart w:id="26" w:name="_Ref98238222"/>
      <w:bookmarkStart w:id="27" w:name="_Toc191031201"/>
      <w:r>
        <w:t xml:space="preserve">Table </w:t>
      </w:r>
      <w:r>
        <w:fldChar w:fldCharType="begin"/>
      </w:r>
      <w:r>
        <w:instrText>SEQ Table \* ARABIC</w:instrText>
      </w:r>
      <w:r>
        <w:fldChar w:fldCharType="separate"/>
      </w:r>
      <w:r>
        <w:rPr>
          <w:noProof/>
        </w:rPr>
        <w:t>8</w:t>
      </w:r>
      <w:r>
        <w:fldChar w:fldCharType="end"/>
      </w:r>
      <w:bookmarkEnd w:id="26"/>
      <w:r>
        <w:t xml:space="preserve">. </w:t>
      </w:r>
      <w:r w:rsidRPr="00B042AE">
        <w:t xml:space="preserve">Task 6 – </w:t>
      </w:r>
      <w:r>
        <w:t>Training and Community Capability Development</w:t>
      </w:r>
      <w:bookmarkEnd w:id="27"/>
    </w:p>
    <w:tbl>
      <w:tblPr>
        <w:tblStyle w:val="FEMATable1-DHSLightBlue20"/>
        <w:tblW w:w="9412" w:type="dxa"/>
        <w:tblInd w:w="3" w:type="dxa"/>
        <w:tblLook w:val="04A0" w:firstRow="1" w:lastRow="0" w:firstColumn="1" w:lastColumn="0" w:noHBand="0" w:noVBand="1"/>
      </w:tblPr>
      <w:tblGrid>
        <w:gridCol w:w="2242"/>
        <w:gridCol w:w="2249"/>
        <w:gridCol w:w="1530"/>
        <w:gridCol w:w="541"/>
        <w:gridCol w:w="1421"/>
        <w:gridCol w:w="1416"/>
        <w:gridCol w:w="13"/>
      </w:tblGrid>
      <w:tr w:rsidR="00E041E8" w14:paraId="492B0A20" w14:textId="77777777" w:rsidTr="00B074DC">
        <w:trPr>
          <w:cnfStyle w:val="100000000000" w:firstRow="1" w:lastRow="0" w:firstColumn="0" w:lastColumn="0" w:oddVBand="0" w:evenVBand="0" w:oddHBand="0" w:evenHBand="0" w:firstRowFirstColumn="0" w:firstRowLastColumn="0" w:lastRowFirstColumn="0" w:lastRowLastColumn="0"/>
        </w:trPr>
        <w:tc>
          <w:tcPr>
            <w:tcW w:w="2242" w:type="dxa"/>
          </w:tcPr>
          <w:p w14:paraId="771A3948" w14:textId="77777777" w:rsidR="00E041E8" w:rsidRPr="0035495C" w:rsidRDefault="00E041E8">
            <w:pPr>
              <w:pStyle w:val="FEMATableHeading"/>
              <w:spacing w:before="96" w:after="96"/>
            </w:pPr>
            <w:r w:rsidRPr="0035495C">
              <w:t>COMS Task</w:t>
            </w:r>
          </w:p>
        </w:tc>
        <w:tc>
          <w:tcPr>
            <w:tcW w:w="2249" w:type="dxa"/>
          </w:tcPr>
          <w:p w14:paraId="44148846" w14:textId="77777777" w:rsidR="00E041E8" w:rsidRPr="0035495C" w:rsidRDefault="00E041E8">
            <w:pPr>
              <w:pStyle w:val="FEMATableHeading"/>
              <w:spacing w:before="96" w:after="96"/>
            </w:pPr>
            <w:r w:rsidRPr="0035495C">
              <w:t xml:space="preserve">Mark </w:t>
            </w:r>
            <w:r>
              <w:t>“</w:t>
            </w:r>
            <w:r w:rsidRPr="0035495C">
              <w:t>X” if task will be done under this SOW</w:t>
            </w:r>
          </w:p>
        </w:tc>
        <w:tc>
          <w:tcPr>
            <w:tcW w:w="1530" w:type="dxa"/>
          </w:tcPr>
          <w:p w14:paraId="62BCCEDA" w14:textId="77777777" w:rsidR="00E041E8" w:rsidRPr="0035495C" w:rsidRDefault="00E041E8">
            <w:pPr>
              <w:pStyle w:val="FEMATableHeading"/>
              <w:spacing w:before="96" w:after="96"/>
            </w:pPr>
            <w:r w:rsidRPr="0035495C">
              <w:t>(A) FEMA Contribution</w:t>
            </w:r>
          </w:p>
        </w:tc>
        <w:tc>
          <w:tcPr>
            <w:tcW w:w="1962" w:type="dxa"/>
            <w:gridSpan w:val="2"/>
          </w:tcPr>
          <w:p w14:paraId="005870D8" w14:textId="77777777" w:rsidR="00E041E8" w:rsidRPr="0035495C" w:rsidRDefault="00E041E8">
            <w:pPr>
              <w:pStyle w:val="FEMATableHeading"/>
              <w:spacing w:before="96" w:after="96"/>
            </w:pPr>
            <w:r w:rsidRPr="0035495C">
              <w:t>(B) Partner Contribution</w:t>
            </w:r>
          </w:p>
        </w:tc>
        <w:tc>
          <w:tcPr>
            <w:tcW w:w="1429" w:type="dxa"/>
            <w:gridSpan w:val="2"/>
          </w:tcPr>
          <w:p w14:paraId="5BEDB44E" w14:textId="77777777" w:rsidR="00E041E8" w:rsidRPr="0035495C" w:rsidRDefault="00E041E8">
            <w:pPr>
              <w:pStyle w:val="FEMATableHeading"/>
              <w:spacing w:before="96" w:after="96"/>
            </w:pPr>
            <w:r w:rsidRPr="0035495C">
              <w:t>(A+B) Total Project Cost</w:t>
            </w:r>
          </w:p>
        </w:tc>
      </w:tr>
      <w:tr w:rsidR="00B074DC" w14:paraId="6DD80249" w14:textId="77777777" w:rsidTr="00B074DC">
        <w:tc>
          <w:tcPr>
            <w:tcW w:w="2242" w:type="dxa"/>
          </w:tcPr>
          <w:p w14:paraId="1330442C" w14:textId="77777777" w:rsidR="00B074DC" w:rsidRDefault="00B074DC" w:rsidP="00B074DC">
            <w:pPr>
              <w:pStyle w:val="FEMATableText"/>
              <w:spacing w:before="96" w:after="96"/>
            </w:pPr>
            <w:r w:rsidRPr="0035495C">
              <w:t>Training and Community Capability Development</w:t>
            </w:r>
            <w:r>
              <w:t xml:space="preserve"> </w:t>
            </w:r>
            <w:r w:rsidRPr="00342196">
              <w:rPr>
                <w:i/>
                <w:iCs/>
              </w:rPr>
              <w:t xml:space="preserve">(see </w:t>
            </w:r>
            <w:hyperlink w:anchor="Part_2_6" w:history="1">
              <w:r w:rsidRPr="00E0758B">
                <w:rPr>
                  <w:rStyle w:val="Hyperlink"/>
                  <w:i/>
                  <w:iCs/>
                </w:rPr>
                <w:t>Part 2.6</w:t>
              </w:r>
            </w:hyperlink>
            <w:r w:rsidRPr="00342196">
              <w:rPr>
                <w:i/>
                <w:iCs/>
              </w:rPr>
              <w:t>)</w:t>
            </w:r>
          </w:p>
        </w:tc>
        <w:sdt>
          <w:sdtPr>
            <w:id w:val="1901013943"/>
            <w14:checkbox>
              <w14:checked w14:val="1"/>
              <w14:checkedState w14:val="2612" w14:font="MS Gothic"/>
              <w14:uncheckedState w14:val="2610" w14:font="MS Gothic"/>
            </w14:checkbox>
          </w:sdtPr>
          <w:sdtEndPr/>
          <w:sdtContent>
            <w:tc>
              <w:tcPr>
                <w:tcW w:w="2249" w:type="dxa"/>
                <w:vAlign w:val="center"/>
              </w:tcPr>
              <w:p w14:paraId="3DB3F798" w14:textId="79996802" w:rsidR="00B074DC" w:rsidRDefault="00B074DC" w:rsidP="00B074DC">
                <w:pPr>
                  <w:pStyle w:val="FEMATableText"/>
                  <w:spacing w:before="96" w:after="96"/>
                  <w:jc w:val="center"/>
                </w:pPr>
                <w:r>
                  <w:rPr>
                    <w:rFonts w:ascii="MS Gothic" w:eastAsia="MS Gothic" w:hAnsi="MS Gothic" w:hint="eastAsia"/>
                  </w:rPr>
                  <w:t>☒</w:t>
                </w:r>
              </w:p>
            </w:tc>
          </w:sdtContent>
        </w:sdt>
        <w:tc>
          <w:tcPr>
            <w:tcW w:w="1530" w:type="dxa"/>
          </w:tcPr>
          <w:p w14:paraId="3C2E511E" w14:textId="48B2880A" w:rsidR="00B074DC" w:rsidRPr="00810927" w:rsidRDefault="00B074DC" w:rsidP="00B074DC">
            <w:pPr>
              <w:pStyle w:val="FEMATableText"/>
              <w:spacing w:before="96" w:after="96"/>
            </w:pPr>
            <w:r w:rsidRPr="00810927">
              <w:rPr>
                <w:color w:val="833C0B"/>
              </w:rPr>
              <w:t>$2</w:t>
            </w:r>
            <w:r w:rsidR="009464E4" w:rsidRPr="00810927">
              <w:rPr>
                <w:color w:val="833C0B"/>
              </w:rPr>
              <w:t>0</w:t>
            </w:r>
            <w:r w:rsidRPr="00810927">
              <w:rPr>
                <w:color w:val="833C0B"/>
              </w:rPr>
              <w:t>,000</w:t>
            </w:r>
          </w:p>
        </w:tc>
        <w:tc>
          <w:tcPr>
            <w:tcW w:w="1962" w:type="dxa"/>
            <w:gridSpan w:val="2"/>
          </w:tcPr>
          <w:p w14:paraId="57EAD000" w14:textId="74D58D43" w:rsidR="00B074DC" w:rsidRPr="00810927" w:rsidRDefault="00B074DC" w:rsidP="00B074DC">
            <w:pPr>
              <w:pStyle w:val="FEMATableText"/>
              <w:spacing w:before="96" w:after="96"/>
            </w:pPr>
            <w:r w:rsidRPr="00810927">
              <w:rPr>
                <w:color w:val="833C0B"/>
              </w:rPr>
              <w:t>$0</w:t>
            </w:r>
          </w:p>
        </w:tc>
        <w:tc>
          <w:tcPr>
            <w:tcW w:w="1429" w:type="dxa"/>
            <w:gridSpan w:val="2"/>
          </w:tcPr>
          <w:p w14:paraId="663A839D" w14:textId="6C916FF8" w:rsidR="00B074DC" w:rsidRPr="00810927" w:rsidRDefault="00B074DC" w:rsidP="00B074DC">
            <w:pPr>
              <w:pStyle w:val="FEMATableText"/>
              <w:spacing w:before="96" w:after="96"/>
            </w:pPr>
            <w:r w:rsidRPr="00810927">
              <w:rPr>
                <w:color w:val="833C0B"/>
              </w:rPr>
              <w:t>$2</w:t>
            </w:r>
            <w:r w:rsidR="009464E4" w:rsidRPr="00810927">
              <w:rPr>
                <w:color w:val="833C0B"/>
              </w:rPr>
              <w:t>0</w:t>
            </w:r>
            <w:r w:rsidRPr="00810927">
              <w:rPr>
                <w:color w:val="833C0B"/>
              </w:rPr>
              <w:t>,000</w:t>
            </w:r>
          </w:p>
        </w:tc>
      </w:tr>
      <w:tr w:rsidR="00E041E8" w:rsidRPr="005D3889" w14:paraId="4D1E7F08" w14:textId="77777777" w:rsidTr="00B074DC">
        <w:trPr>
          <w:gridAfter w:val="1"/>
          <w:wAfter w:w="13" w:type="dxa"/>
        </w:trPr>
        <w:tc>
          <w:tcPr>
            <w:tcW w:w="6562" w:type="dxa"/>
            <w:gridSpan w:val="4"/>
            <w:shd w:val="clear" w:color="auto" w:fill="B8D9E8"/>
          </w:tcPr>
          <w:p w14:paraId="12DCAC13" w14:textId="77777777" w:rsidR="00E041E8" w:rsidRPr="0035495C" w:rsidRDefault="00E041E8">
            <w:pPr>
              <w:pStyle w:val="FEMATableHeading"/>
              <w:spacing w:before="96" w:after="96"/>
            </w:pPr>
            <w:r w:rsidRPr="0035495C">
              <w:t>Deliverable</w:t>
            </w:r>
          </w:p>
        </w:tc>
        <w:tc>
          <w:tcPr>
            <w:tcW w:w="2837" w:type="dxa"/>
            <w:gridSpan w:val="2"/>
            <w:shd w:val="clear" w:color="auto" w:fill="B8D9E8"/>
          </w:tcPr>
          <w:p w14:paraId="36C20AA0" w14:textId="77777777" w:rsidR="00E041E8" w:rsidRPr="0035495C" w:rsidRDefault="00E041E8">
            <w:pPr>
              <w:pStyle w:val="FEMATableHeading"/>
              <w:spacing w:before="96" w:after="96"/>
            </w:pPr>
            <w:r w:rsidRPr="0035495C">
              <w:t>Mark “X” if deliverable will be done under this task</w:t>
            </w:r>
          </w:p>
        </w:tc>
      </w:tr>
      <w:tr w:rsidR="00E041E8" w:rsidRPr="005D3889" w14:paraId="019569F7" w14:textId="77777777" w:rsidTr="00B074DC">
        <w:trPr>
          <w:gridAfter w:val="1"/>
          <w:wAfter w:w="13" w:type="dxa"/>
        </w:trPr>
        <w:tc>
          <w:tcPr>
            <w:tcW w:w="6562" w:type="dxa"/>
            <w:gridSpan w:val="4"/>
          </w:tcPr>
          <w:p w14:paraId="25FC26C1" w14:textId="77777777" w:rsidR="00E041E8" w:rsidRPr="0035495C" w:rsidRDefault="00E041E8">
            <w:pPr>
              <w:pStyle w:val="FEMATableText"/>
              <w:spacing w:before="96" w:after="96"/>
            </w:pPr>
            <w:r w:rsidRPr="0035495C">
              <w:t>Copies of draft training materials for FEMA review</w:t>
            </w:r>
          </w:p>
        </w:tc>
        <w:sdt>
          <w:sdtPr>
            <w:id w:val="-1358264124"/>
            <w14:checkbox>
              <w14:checked w14:val="1"/>
              <w14:checkedState w14:val="2612" w14:font="MS Gothic"/>
              <w14:uncheckedState w14:val="2610" w14:font="MS Gothic"/>
            </w14:checkbox>
          </w:sdtPr>
          <w:sdtEndPr/>
          <w:sdtContent>
            <w:tc>
              <w:tcPr>
                <w:tcW w:w="2837" w:type="dxa"/>
                <w:gridSpan w:val="2"/>
                <w:vAlign w:val="center"/>
              </w:tcPr>
              <w:p w14:paraId="55679394" w14:textId="43C8B339" w:rsidR="00E041E8" w:rsidRPr="00484D2B" w:rsidRDefault="00B074DC">
                <w:pPr>
                  <w:pStyle w:val="FEMATableText"/>
                  <w:spacing w:before="96" w:after="96"/>
                  <w:jc w:val="center"/>
                </w:pPr>
                <w:r>
                  <w:rPr>
                    <w:rFonts w:ascii="MS Gothic" w:eastAsia="MS Gothic" w:hAnsi="MS Gothic" w:hint="eastAsia"/>
                  </w:rPr>
                  <w:t>☒</w:t>
                </w:r>
              </w:p>
            </w:tc>
          </w:sdtContent>
        </w:sdt>
      </w:tr>
      <w:tr w:rsidR="00E041E8" w:rsidRPr="005D3889" w14:paraId="3DC71B85" w14:textId="77777777" w:rsidTr="00B074DC">
        <w:trPr>
          <w:gridAfter w:val="1"/>
          <w:wAfter w:w="13" w:type="dxa"/>
        </w:trPr>
        <w:tc>
          <w:tcPr>
            <w:tcW w:w="6562" w:type="dxa"/>
            <w:gridSpan w:val="4"/>
          </w:tcPr>
          <w:p w14:paraId="5C0EC9FF" w14:textId="77777777" w:rsidR="00E041E8" w:rsidRPr="0035495C" w:rsidRDefault="00E041E8">
            <w:pPr>
              <w:pStyle w:val="FEMATableText"/>
              <w:spacing w:before="96" w:after="96"/>
            </w:pPr>
            <w:r w:rsidRPr="0035495C">
              <w:t>Copies of final training materials</w:t>
            </w:r>
          </w:p>
        </w:tc>
        <w:sdt>
          <w:sdtPr>
            <w:id w:val="2014947488"/>
            <w14:checkbox>
              <w14:checked w14:val="1"/>
              <w14:checkedState w14:val="2612" w14:font="MS Gothic"/>
              <w14:uncheckedState w14:val="2610" w14:font="MS Gothic"/>
            </w14:checkbox>
          </w:sdtPr>
          <w:sdtEndPr/>
          <w:sdtContent>
            <w:tc>
              <w:tcPr>
                <w:tcW w:w="2837" w:type="dxa"/>
                <w:gridSpan w:val="2"/>
                <w:vAlign w:val="center"/>
              </w:tcPr>
              <w:p w14:paraId="3E682E5B" w14:textId="108ECAA1" w:rsidR="00E041E8" w:rsidRPr="00484D2B" w:rsidRDefault="00B074DC">
                <w:pPr>
                  <w:pStyle w:val="FEMATableText"/>
                  <w:spacing w:before="96" w:after="96"/>
                  <w:jc w:val="center"/>
                </w:pPr>
                <w:r>
                  <w:rPr>
                    <w:rFonts w:ascii="MS Gothic" w:eastAsia="MS Gothic" w:hAnsi="MS Gothic" w:hint="eastAsia"/>
                  </w:rPr>
                  <w:t>☒</w:t>
                </w:r>
              </w:p>
            </w:tc>
          </w:sdtContent>
        </w:sdt>
      </w:tr>
      <w:tr w:rsidR="00E041E8" w:rsidRPr="005D3889" w14:paraId="61652AD4" w14:textId="77777777" w:rsidTr="00B074DC">
        <w:trPr>
          <w:gridAfter w:val="1"/>
          <w:wAfter w:w="13" w:type="dxa"/>
        </w:trPr>
        <w:tc>
          <w:tcPr>
            <w:tcW w:w="6562" w:type="dxa"/>
            <w:gridSpan w:val="4"/>
          </w:tcPr>
          <w:p w14:paraId="1A779B94" w14:textId="77777777" w:rsidR="00E041E8" w:rsidRPr="0035495C" w:rsidRDefault="00E041E8">
            <w:pPr>
              <w:pStyle w:val="FEMATableText"/>
              <w:spacing w:before="96" w:after="96"/>
            </w:pPr>
            <w:r w:rsidRPr="0035495C">
              <w:t>A list of training instructors</w:t>
            </w:r>
          </w:p>
        </w:tc>
        <w:sdt>
          <w:sdtPr>
            <w:id w:val="-1241864044"/>
            <w14:checkbox>
              <w14:checked w14:val="0"/>
              <w14:checkedState w14:val="2612" w14:font="MS Gothic"/>
              <w14:uncheckedState w14:val="2610" w14:font="MS Gothic"/>
            </w14:checkbox>
          </w:sdtPr>
          <w:sdtEndPr/>
          <w:sdtContent>
            <w:tc>
              <w:tcPr>
                <w:tcW w:w="2837" w:type="dxa"/>
                <w:gridSpan w:val="2"/>
                <w:vAlign w:val="center"/>
              </w:tcPr>
              <w:p w14:paraId="79984392"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45D5B084" w14:textId="77777777" w:rsidTr="00B074DC">
        <w:trPr>
          <w:gridAfter w:val="1"/>
          <w:wAfter w:w="13" w:type="dxa"/>
        </w:trPr>
        <w:tc>
          <w:tcPr>
            <w:tcW w:w="6562" w:type="dxa"/>
            <w:gridSpan w:val="4"/>
          </w:tcPr>
          <w:p w14:paraId="0128EB59" w14:textId="77777777" w:rsidR="00E041E8" w:rsidRPr="0035495C" w:rsidRDefault="00E041E8">
            <w:pPr>
              <w:pStyle w:val="FEMATableText"/>
              <w:spacing w:before="96" w:after="96"/>
            </w:pPr>
            <w:r w:rsidRPr="0035495C">
              <w:t>A list of all participants and completed course evaluations (such as pre- and post-knowledge surveys) after each training course</w:t>
            </w:r>
          </w:p>
        </w:tc>
        <w:sdt>
          <w:sdtPr>
            <w:id w:val="-1570417567"/>
            <w14:checkbox>
              <w14:checked w14:val="0"/>
              <w14:checkedState w14:val="2612" w14:font="MS Gothic"/>
              <w14:uncheckedState w14:val="2610" w14:font="MS Gothic"/>
            </w14:checkbox>
          </w:sdtPr>
          <w:sdtEndPr/>
          <w:sdtContent>
            <w:tc>
              <w:tcPr>
                <w:tcW w:w="2837" w:type="dxa"/>
                <w:gridSpan w:val="2"/>
                <w:vAlign w:val="center"/>
              </w:tcPr>
              <w:p w14:paraId="19D97121"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1C5298F0" w14:textId="77777777" w:rsidTr="00B074DC">
        <w:trPr>
          <w:gridAfter w:val="1"/>
          <w:wAfter w:w="13" w:type="dxa"/>
        </w:trPr>
        <w:tc>
          <w:tcPr>
            <w:tcW w:w="6562" w:type="dxa"/>
            <w:gridSpan w:val="4"/>
          </w:tcPr>
          <w:p w14:paraId="31E19FC4" w14:textId="77777777" w:rsidR="00E041E8" w:rsidRPr="0035495C" w:rsidRDefault="00E041E8">
            <w:pPr>
              <w:pStyle w:val="FEMATableText"/>
              <w:spacing w:before="96" w:after="96"/>
            </w:pPr>
            <w:r>
              <w:t>Report on outreach activities as part of training and community capability development.</w:t>
            </w:r>
          </w:p>
        </w:tc>
        <w:sdt>
          <w:sdtPr>
            <w:id w:val="-1738550750"/>
            <w14:checkbox>
              <w14:checked w14:val="0"/>
              <w14:checkedState w14:val="2612" w14:font="MS Gothic"/>
              <w14:uncheckedState w14:val="2610" w14:font="MS Gothic"/>
            </w14:checkbox>
          </w:sdtPr>
          <w:sdtEndPr/>
          <w:sdtContent>
            <w:tc>
              <w:tcPr>
                <w:tcW w:w="2837" w:type="dxa"/>
                <w:gridSpan w:val="2"/>
                <w:vAlign w:val="center"/>
              </w:tcPr>
              <w:p w14:paraId="37BB0243"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106A544F" w14:textId="77777777" w:rsidTr="00B074DC">
        <w:trPr>
          <w:gridAfter w:val="1"/>
          <w:wAfter w:w="13" w:type="dxa"/>
        </w:trPr>
        <w:tc>
          <w:tcPr>
            <w:tcW w:w="6562" w:type="dxa"/>
            <w:gridSpan w:val="4"/>
          </w:tcPr>
          <w:p w14:paraId="27C1E570" w14:textId="77777777" w:rsidR="00E041E8" w:rsidRPr="0035495C" w:rsidRDefault="00E041E8">
            <w:pPr>
              <w:pStyle w:val="FEMATableText"/>
              <w:spacing w:before="96" w:after="96"/>
            </w:pPr>
            <w:r w:rsidRPr="0035495C">
              <w:t xml:space="preserve">A description of how training will benefit the public and accomplish the Risk </w:t>
            </w:r>
            <w:r>
              <w:t xml:space="preserve">Mapping, Assessment, and Planning (Risk </w:t>
            </w:r>
            <w:r w:rsidRPr="0035495C">
              <w:t>MAP</w:t>
            </w:r>
            <w:r>
              <w:t>)</w:t>
            </w:r>
            <w:r w:rsidRPr="0035495C">
              <w:t xml:space="preserve"> goals of awareness and action</w:t>
            </w:r>
          </w:p>
        </w:tc>
        <w:sdt>
          <w:sdtPr>
            <w:id w:val="-2005963935"/>
            <w14:checkbox>
              <w14:checked w14:val="0"/>
              <w14:checkedState w14:val="2612" w14:font="MS Gothic"/>
              <w14:uncheckedState w14:val="2610" w14:font="MS Gothic"/>
            </w14:checkbox>
          </w:sdtPr>
          <w:sdtEndPr/>
          <w:sdtContent>
            <w:tc>
              <w:tcPr>
                <w:tcW w:w="2837" w:type="dxa"/>
                <w:gridSpan w:val="2"/>
                <w:vAlign w:val="center"/>
              </w:tcPr>
              <w:p w14:paraId="548BC0A5"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3EA34FED" w14:textId="77777777" w:rsidTr="00B074DC">
        <w:trPr>
          <w:gridAfter w:val="1"/>
          <w:wAfter w:w="13" w:type="dxa"/>
        </w:trPr>
        <w:tc>
          <w:tcPr>
            <w:tcW w:w="6562" w:type="dxa"/>
            <w:gridSpan w:val="4"/>
          </w:tcPr>
          <w:p w14:paraId="5A31106C" w14:textId="77777777" w:rsidR="00E041E8" w:rsidRPr="0035495C" w:rsidRDefault="00E041E8">
            <w:pPr>
              <w:pStyle w:val="FEMATableText"/>
              <w:spacing w:before="96" w:after="96"/>
            </w:pPr>
            <w:r w:rsidRPr="0035495C">
              <w:t>A narrative including how it was determined that the training was needed and how communities that received training were prioritized</w:t>
            </w:r>
          </w:p>
        </w:tc>
        <w:sdt>
          <w:sdtPr>
            <w:id w:val="-1662075702"/>
            <w14:checkbox>
              <w14:checked w14:val="0"/>
              <w14:checkedState w14:val="2612" w14:font="MS Gothic"/>
              <w14:uncheckedState w14:val="2610" w14:font="MS Gothic"/>
            </w14:checkbox>
          </w:sdtPr>
          <w:sdtEndPr/>
          <w:sdtContent>
            <w:tc>
              <w:tcPr>
                <w:tcW w:w="2837" w:type="dxa"/>
                <w:gridSpan w:val="2"/>
                <w:vAlign w:val="center"/>
              </w:tcPr>
              <w:p w14:paraId="274FE224"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6EC0F7DB" w14:textId="77777777" w:rsidTr="00B074DC">
        <w:trPr>
          <w:gridAfter w:val="1"/>
          <w:wAfter w:w="13" w:type="dxa"/>
        </w:trPr>
        <w:tc>
          <w:tcPr>
            <w:tcW w:w="6562" w:type="dxa"/>
            <w:gridSpan w:val="4"/>
          </w:tcPr>
          <w:p w14:paraId="1A3E1091" w14:textId="77777777" w:rsidR="00E041E8" w:rsidRPr="00CB6A82" w:rsidRDefault="00E041E8">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26376557"/>
            <w14:checkbox>
              <w14:checked w14:val="0"/>
              <w14:checkedState w14:val="2612" w14:font="MS Gothic"/>
              <w14:uncheckedState w14:val="2610" w14:font="MS Gothic"/>
            </w14:checkbox>
          </w:sdtPr>
          <w:sdtEndPr/>
          <w:sdtContent>
            <w:tc>
              <w:tcPr>
                <w:tcW w:w="2837" w:type="dxa"/>
                <w:gridSpan w:val="2"/>
                <w:vAlign w:val="center"/>
              </w:tcPr>
              <w:p w14:paraId="5A0E3981"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7AAC7DDD" w14:textId="77777777" w:rsidTr="00B074DC">
        <w:trPr>
          <w:trHeight w:val="642"/>
        </w:trPr>
        <w:tc>
          <w:tcPr>
            <w:tcW w:w="9412" w:type="dxa"/>
            <w:gridSpan w:val="7"/>
            <w:shd w:val="clear" w:color="auto" w:fill="B8D9E8"/>
          </w:tcPr>
          <w:p w14:paraId="7BF17F45" w14:textId="77777777" w:rsidR="00E041E8" w:rsidRPr="00D862ED" w:rsidRDefault="00E041E8">
            <w:pPr>
              <w:pStyle w:val="FEMATableHeading"/>
              <w:spacing w:before="96" w:after="96"/>
            </w:pPr>
            <w:r w:rsidRPr="00D862ED">
              <w:lastRenderedPageBreak/>
              <w:t>Custom Scope Elements</w:t>
            </w:r>
          </w:p>
        </w:tc>
      </w:tr>
      <w:tr w:rsidR="00E041E8" w:rsidRPr="005D3889" w14:paraId="3F30FFD6" w14:textId="77777777" w:rsidTr="00B074DC">
        <w:trPr>
          <w:trHeight w:val="1245"/>
        </w:trPr>
        <w:tc>
          <w:tcPr>
            <w:tcW w:w="9412" w:type="dxa"/>
            <w:gridSpan w:val="7"/>
          </w:tcPr>
          <w:p w14:paraId="4665749B" w14:textId="77777777" w:rsidR="00E041E8" w:rsidRDefault="00E041E8">
            <w:pPr>
              <w:pStyle w:val="FEMATableText"/>
              <w:spacing w:before="96" w:after="96"/>
            </w:pPr>
            <w:r w:rsidRPr="00D14DBA">
              <w:t>Note</w:t>
            </w:r>
            <w:r>
              <w:t xml:space="preserve"> that if you do not modify this cell, you agree to the scope as written </w:t>
            </w:r>
            <w:r w:rsidRPr="00D14DBA">
              <w:t xml:space="preserve">in </w:t>
            </w:r>
            <w:hyperlink w:anchor="Part_2_6" w:history="1">
              <w:r w:rsidRPr="00E0758B">
                <w:rPr>
                  <w:rStyle w:val="Hyperlink"/>
                </w:rPr>
                <w:t>Part 2.6</w:t>
              </w:r>
            </w:hyperlink>
            <w:r w:rsidRPr="00BA297D">
              <w:t>. If you accept the text as</w:t>
            </w:r>
            <w:r>
              <w:t xml:space="preserve"> </w:t>
            </w:r>
            <w:r w:rsidRPr="00BA297D">
              <w:t xml:space="preserve">is, </w:t>
            </w:r>
            <w:r>
              <w:t>you do not</w:t>
            </w:r>
            <w:r w:rsidRPr="00BA297D">
              <w:t xml:space="preserve"> </w:t>
            </w:r>
            <w:r>
              <w:t xml:space="preserve">need to </w:t>
            </w:r>
            <w:r w:rsidRPr="00BA297D">
              <w:t xml:space="preserve">copy the wording here. </w:t>
            </w:r>
            <w:r>
              <w:t>Enter any additional deliverables in the section above. Specifics on the training that will be completed in this activity can be added in this section.</w:t>
            </w:r>
          </w:p>
          <w:p w14:paraId="32FE29F6" w14:textId="77777777" w:rsidR="00B074DC" w:rsidRPr="00810927" w:rsidRDefault="00B074DC" w:rsidP="00B074DC">
            <w:pPr>
              <w:pStyle w:val="FEMATableText"/>
              <w:spacing w:before="96" w:after="96"/>
              <w:rPr>
                <w:color w:val="833C0B" w:themeColor="accent2" w:themeShade="80"/>
                <w:u w:val="single"/>
              </w:rPr>
            </w:pPr>
            <w:r w:rsidRPr="00810927">
              <w:rPr>
                <w:color w:val="833C0B" w:themeColor="accent2" w:themeShade="80"/>
                <w:u w:val="single"/>
              </w:rPr>
              <w:t>Overview</w:t>
            </w:r>
          </w:p>
          <w:p w14:paraId="0A88DA72" w14:textId="425132C8" w:rsidR="00E041E8" w:rsidRPr="0098081F" w:rsidRDefault="00B074DC" w:rsidP="00B074DC">
            <w:pPr>
              <w:pStyle w:val="FEMATableText"/>
              <w:spacing w:before="96" w:after="96"/>
            </w:pPr>
            <w:r w:rsidRPr="00810927">
              <w:rPr>
                <w:color w:val="833C0B" w:themeColor="accent2" w:themeShade="80"/>
              </w:rPr>
              <w:t xml:space="preserve">ISWS will provide floodplain management training and support to communities. Training and Community Capability Development task includes updating content and or resources, for floodplain management training for communities in Illinois. The scope of this support and/or trainings may include MT-2, LOMR, NFIP 101 or other </w:t>
            </w:r>
            <w:r w:rsidR="00581C4D" w:rsidRPr="00810927">
              <w:rPr>
                <w:color w:val="833C0B" w:themeColor="accent2" w:themeShade="80"/>
              </w:rPr>
              <w:t xml:space="preserve">related </w:t>
            </w:r>
            <w:r w:rsidRPr="00810927">
              <w:rPr>
                <w:color w:val="833C0B" w:themeColor="accent2" w:themeShade="80"/>
              </w:rPr>
              <w:t>training.</w:t>
            </w:r>
          </w:p>
        </w:tc>
      </w:tr>
    </w:tbl>
    <w:p w14:paraId="55D385F7" w14:textId="77777777" w:rsidR="00E041E8" w:rsidRPr="003E68F9" w:rsidRDefault="00E041E8" w:rsidP="00E041E8">
      <w:pPr>
        <w:pStyle w:val="FEMANormal"/>
      </w:pPr>
    </w:p>
    <w:p w14:paraId="2EC72AAD" w14:textId="77777777" w:rsidR="00E041E8" w:rsidRDefault="00E041E8" w:rsidP="00E041E8">
      <w:pPr>
        <w:pStyle w:val="FEMAHeading4"/>
      </w:pPr>
      <w:r>
        <w:t>Task 7 – Mitigation Planning Technical Assistance</w:t>
      </w:r>
    </w:p>
    <w:p w14:paraId="29BCEF70" w14:textId="77777777" w:rsidR="00E041E8" w:rsidRDefault="00E041E8" w:rsidP="00E041E8">
      <w:pPr>
        <w:pStyle w:val="FEMANormal"/>
      </w:pPr>
      <w:r w:rsidRPr="00EB29AC">
        <w:rPr>
          <w:u w:val="single"/>
        </w:rPr>
        <w:t>Instructions</w:t>
      </w:r>
      <w:r w:rsidRPr="00D862ED">
        <w:t xml:space="preserve">: </w:t>
      </w:r>
      <w:r>
        <w:t xml:space="preserve">Add the required information to </w:t>
      </w:r>
      <w:r>
        <w:fldChar w:fldCharType="begin"/>
      </w:r>
      <w:r>
        <w:instrText xml:space="preserve"> REF _Ref98238288 \h </w:instrText>
      </w:r>
      <w:r>
        <w:fldChar w:fldCharType="separate"/>
      </w:r>
      <w:r>
        <w:t xml:space="preserve">Table </w:t>
      </w:r>
      <w:r>
        <w:rPr>
          <w:noProof/>
        </w:rPr>
        <w:t>9</w:t>
      </w:r>
      <w:r>
        <w:fldChar w:fldCharType="end"/>
      </w:r>
      <w:r w:rsidRPr="00D862ED">
        <w:t>.</w:t>
      </w:r>
    </w:p>
    <w:p w14:paraId="503A6531" w14:textId="77777777" w:rsidR="00E041E8" w:rsidRPr="00E311FC" w:rsidRDefault="00E041E8" w:rsidP="00E041E8">
      <w:pPr>
        <w:pStyle w:val="FEMATableCaption"/>
      </w:pPr>
      <w:bookmarkStart w:id="28" w:name="_Ref98238288"/>
      <w:bookmarkStart w:id="29" w:name="_Toc191031202"/>
      <w:r>
        <w:t xml:space="preserve">Table </w:t>
      </w:r>
      <w:r>
        <w:fldChar w:fldCharType="begin"/>
      </w:r>
      <w:r>
        <w:instrText>SEQ Table \* ARABIC</w:instrText>
      </w:r>
      <w:r>
        <w:fldChar w:fldCharType="separate"/>
      </w:r>
      <w:r>
        <w:rPr>
          <w:noProof/>
        </w:rPr>
        <w:t>9</w:t>
      </w:r>
      <w:r>
        <w:fldChar w:fldCharType="end"/>
      </w:r>
      <w:bookmarkEnd w:id="28"/>
      <w:r>
        <w:t xml:space="preserve">. </w:t>
      </w:r>
      <w:r w:rsidRPr="00D02E45">
        <w:t>Task 7 – Mitigation Planning Technical Assistance</w:t>
      </w:r>
      <w:bookmarkEnd w:id="29"/>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E041E8" w14:paraId="57CFA0B3"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6B48E9E8" w14:textId="77777777" w:rsidR="00E041E8" w:rsidRPr="0035495C" w:rsidRDefault="00E041E8">
            <w:pPr>
              <w:pStyle w:val="FEMATableHeading"/>
              <w:spacing w:before="96" w:after="96"/>
            </w:pPr>
            <w:r w:rsidRPr="0035495C">
              <w:t>COMS Task</w:t>
            </w:r>
          </w:p>
        </w:tc>
        <w:tc>
          <w:tcPr>
            <w:tcW w:w="2158" w:type="dxa"/>
          </w:tcPr>
          <w:p w14:paraId="674252B4" w14:textId="77777777" w:rsidR="00E041E8" w:rsidRPr="0035495C" w:rsidRDefault="00E041E8">
            <w:pPr>
              <w:pStyle w:val="FEMATableHeading"/>
              <w:spacing w:before="96" w:after="96"/>
            </w:pPr>
            <w:r w:rsidRPr="0035495C">
              <w:t xml:space="preserve">Mark </w:t>
            </w:r>
            <w:r>
              <w:t>“</w:t>
            </w:r>
            <w:r w:rsidRPr="0035495C">
              <w:t>X” if task will be done under this SOW</w:t>
            </w:r>
          </w:p>
        </w:tc>
        <w:tc>
          <w:tcPr>
            <w:tcW w:w="1530" w:type="dxa"/>
          </w:tcPr>
          <w:p w14:paraId="766BB31B" w14:textId="77777777" w:rsidR="00E041E8" w:rsidRPr="0035495C" w:rsidRDefault="00E041E8">
            <w:pPr>
              <w:pStyle w:val="FEMATableHeading"/>
              <w:spacing w:before="96" w:after="96"/>
            </w:pPr>
            <w:r w:rsidRPr="0035495C">
              <w:t>(A) FEMA Contribution</w:t>
            </w:r>
          </w:p>
        </w:tc>
        <w:tc>
          <w:tcPr>
            <w:tcW w:w="1709" w:type="dxa"/>
            <w:gridSpan w:val="2"/>
          </w:tcPr>
          <w:p w14:paraId="1CC30C58" w14:textId="77777777" w:rsidR="00E041E8" w:rsidRPr="0035495C" w:rsidRDefault="00E041E8">
            <w:pPr>
              <w:pStyle w:val="FEMATableHeading"/>
              <w:spacing w:before="96" w:after="96"/>
            </w:pPr>
            <w:r w:rsidRPr="0035495C">
              <w:t>(B) Partner Contribution</w:t>
            </w:r>
          </w:p>
        </w:tc>
        <w:tc>
          <w:tcPr>
            <w:tcW w:w="1614" w:type="dxa"/>
          </w:tcPr>
          <w:p w14:paraId="01BD576D" w14:textId="77777777" w:rsidR="00E041E8" w:rsidRPr="0035495C" w:rsidRDefault="00E041E8">
            <w:pPr>
              <w:pStyle w:val="FEMATableHeading"/>
              <w:spacing w:before="96" w:after="96"/>
            </w:pPr>
            <w:r w:rsidRPr="0035495C">
              <w:t>(A+B) Total Project Cost</w:t>
            </w:r>
          </w:p>
        </w:tc>
      </w:tr>
      <w:tr w:rsidR="00B074DC" w14:paraId="0311D138" w14:textId="77777777">
        <w:tc>
          <w:tcPr>
            <w:tcW w:w="2333" w:type="dxa"/>
          </w:tcPr>
          <w:p w14:paraId="5354E465" w14:textId="77777777" w:rsidR="00B074DC" w:rsidRDefault="00B074DC" w:rsidP="00B074DC">
            <w:pPr>
              <w:pStyle w:val="FEMATableText"/>
              <w:spacing w:before="96" w:after="96"/>
            </w:pPr>
            <w:r>
              <w:t xml:space="preserve">Mitigation Planning Technical Assistance </w:t>
            </w:r>
            <w:r w:rsidRPr="00342196">
              <w:rPr>
                <w:i/>
                <w:iCs/>
              </w:rPr>
              <w:t xml:space="preserve">(see </w:t>
            </w:r>
            <w:hyperlink w:anchor="Part_2_7" w:history="1">
              <w:r w:rsidRPr="002943BD">
                <w:rPr>
                  <w:rStyle w:val="Hyperlink"/>
                  <w:i/>
                  <w:iCs/>
                </w:rPr>
                <w:t>Part 2.7</w:t>
              </w:r>
            </w:hyperlink>
            <w:r w:rsidRPr="00342196">
              <w:rPr>
                <w:i/>
                <w:iCs/>
              </w:rPr>
              <w:t>)</w:t>
            </w:r>
          </w:p>
        </w:tc>
        <w:sdt>
          <w:sdtPr>
            <w:id w:val="1867795433"/>
            <w14:checkbox>
              <w14:checked w14:val="1"/>
              <w14:checkedState w14:val="2612" w14:font="MS Gothic"/>
              <w14:uncheckedState w14:val="2610" w14:font="MS Gothic"/>
            </w14:checkbox>
          </w:sdtPr>
          <w:sdtEndPr/>
          <w:sdtContent>
            <w:tc>
              <w:tcPr>
                <w:tcW w:w="2158" w:type="dxa"/>
                <w:vAlign w:val="center"/>
              </w:tcPr>
              <w:p w14:paraId="7ACAE0B6" w14:textId="6D3623DD" w:rsidR="00B074DC" w:rsidRPr="00484D2B" w:rsidRDefault="00B074DC" w:rsidP="00B074DC">
                <w:pPr>
                  <w:pStyle w:val="FEMATableText"/>
                  <w:spacing w:before="96" w:after="96"/>
                  <w:jc w:val="center"/>
                </w:pPr>
                <w:r>
                  <w:rPr>
                    <w:rFonts w:ascii="MS Gothic" w:eastAsia="MS Gothic" w:hAnsi="MS Gothic" w:hint="eastAsia"/>
                  </w:rPr>
                  <w:t>☒</w:t>
                </w:r>
              </w:p>
            </w:tc>
          </w:sdtContent>
        </w:sdt>
        <w:tc>
          <w:tcPr>
            <w:tcW w:w="1530" w:type="dxa"/>
          </w:tcPr>
          <w:p w14:paraId="541BA725" w14:textId="6D0636E3" w:rsidR="00B074DC" w:rsidRPr="00810927" w:rsidRDefault="00B074DC" w:rsidP="00B074DC">
            <w:pPr>
              <w:pStyle w:val="FEMATableText"/>
              <w:spacing w:before="96" w:after="96"/>
            </w:pPr>
            <w:r w:rsidRPr="00810927">
              <w:rPr>
                <w:color w:val="833C0B"/>
              </w:rPr>
              <w:t>$</w:t>
            </w:r>
            <w:r w:rsidR="000858AA" w:rsidRPr="00810927">
              <w:rPr>
                <w:color w:val="833C0B"/>
              </w:rPr>
              <w:t>60</w:t>
            </w:r>
            <w:r w:rsidRPr="00810927">
              <w:rPr>
                <w:color w:val="833C0B"/>
              </w:rPr>
              <w:t>,000</w:t>
            </w:r>
          </w:p>
        </w:tc>
        <w:tc>
          <w:tcPr>
            <w:tcW w:w="1709" w:type="dxa"/>
            <w:gridSpan w:val="2"/>
          </w:tcPr>
          <w:p w14:paraId="43E80830" w14:textId="6FBA7AC6" w:rsidR="00B074DC" w:rsidRPr="00810927" w:rsidRDefault="00B074DC" w:rsidP="00B074DC">
            <w:pPr>
              <w:pStyle w:val="FEMATableText"/>
              <w:spacing w:before="96" w:after="96"/>
            </w:pPr>
            <w:r w:rsidRPr="00810927">
              <w:rPr>
                <w:color w:val="833C0B"/>
              </w:rPr>
              <w:t>$0</w:t>
            </w:r>
          </w:p>
        </w:tc>
        <w:tc>
          <w:tcPr>
            <w:tcW w:w="1614" w:type="dxa"/>
          </w:tcPr>
          <w:p w14:paraId="378EF9CC" w14:textId="36B9F6B6" w:rsidR="00B074DC" w:rsidRPr="00810927" w:rsidRDefault="00B074DC" w:rsidP="00B074DC">
            <w:pPr>
              <w:pStyle w:val="FEMATableText"/>
              <w:spacing w:before="96" w:after="96"/>
            </w:pPr>
            <w:r w:rsidRPr="00810927">
              <w:rPr>
                <w:color w:val="833C0B"/>
              </w:rPr>
              <w:t>$</w:t>
            </w:r>
            <w:r w:rsidR="000858AA" w:rsidRPr="00810927">
              <w:rPr>
                <w:color w:val="833C0B"/>
              </w:rPr>
              <w:t>60</w:t>
            </w:r>
            <w:r w:rsidRPr="00810927">
              <w:rPr>
                <w:color w:val="833C0B"/>
              </w:rPr>
              <w:t>,000</w:t>
            </w:r>
          </w:p>
        </w:tc>
      </w:tr>
      <w:tr w:rsidR="00E041E8" w:rsidRPr="005D3889" w14:paraId="74F3C4C4" w14:textId="77777777">
        <w:tc>
          <w:tcPr>
            <w:tcW w:w="6335" w:type="dxa"/>
            <w:gridSpan w:val="4"/>
            <w:shd w:val="clear" w:color="auto" w:fill="B8D9E8"/>
          </w:tcPr>
          <w:p w14:paraId="5D93F71B" w14:textId="77777777" w:rsidR="00E041E8" w:rsidRPr="00D862ED" w:rsidRDefault="00E041E8">
            <w:pPr>
              <w:pStyle w:val="FEMATableHeading"/>
              <w:spacing w:before="96" w:after="96"/>
            </w:pPr>
            <w:r w:rsidRPr="00D862ED">
              <w:t>Deliverable</w:t>
            </w:r>
          </w:p>
        </w:tc>
        <w:tc>
          <w:tcPr>
            <w:tcW w:w="3009" w:type="dxa"/>
            <w:gridSpan w:val="2"/>
            <w:shd w:val="clear" w:color="auto" w:fill="B8D9E8"/>
          </w:tcPr>
          <w:p w14:paraId="107BB5A2" w14:textId="77777777" w:rsidR="00E041E8" w:rsidRPr="00D862ED" w:rsidRDefault="00E041E8">
            <w:pPr>
              <w:pStyle w:val="FEMATableHeading"/>
              <w:spacing w:before="96" w:after="96"/>
            </w:pPr>
            <w:r w:rsidRPr="00D862ED">
              <w:t>Mark “X” if deliverable will be done under this task</w:t>
            </w:r>
          </w:p>
        </w:tc>
      </w:tr>
      <w:tr w:rsidR="00E041E8" w:rsidRPr="005D3889" w14:paraId="7F14FDC9" w14:textId="77777777">
        <w:tc>
          <w:tcPr>
            <w:tcW w:w="6335" w:type="dxa"/>
            <w:gridSpan w:val="4"/>
          </w:tcPr>
          <w:p w14:paraId="46D086E4" w14:textId="77777777" w:rsidR="00E041E8" w:rsidRPr="0035495C" w:rsidRDefault="00E041E8">
            <w:pPr>
              <w:pStyle w:val="FEMATableText"/>
              <w:spacing w:before="96" w:after="96"/>
            </w:pPr>
            <w:r w:rsidRPr="0035495C">
              <w:t>Copies of all technical data provided to local, state and tribal communities</w:t>
            </w:r>
          </w:p>
        </w:tc>
        <w:sdt>
          <w:sdtPr>
            <w:id w:val="-1395114396"/>
            <w14:checkbox>
              <w14:checked w14:val="0"/>
              <w14:checkedState w14:val="2612" w14:font="MS Gothic"/>
              <w14:uncheckedState w14:val="2610" w14:font="MS Gothic"/>
            </w14:checkbox>
          </w:sdtPr>
          <w:sdtEndPr/>
          <w:sdtContent>
            <w:tc>
              <w:tcPr>
                <w:tcW w:w="3009" w:type="dxa"/>
                <w:gridSpan w:val="2"/>
                <w:vAlign w:val="center"/>
              </w:tcPr>
              <w:p w14:paraId="48D3C40D" w14:textId="77777777" w:rsidR="00E041E8" w:rsidRPr="00525E90" w:rsidRDefault="00E041E8">
                <w:pPr>
                  <w:pStyle w:val="FEMATableText"/>
                  <w:spacing w:before="96" w:after="96"/>
                  <w:jc w:val="center"/>
                </w:pPr>
                <w:r>
                  <w:rPr>
                    <w:rFonts w:ascii="MS Gothic" w:eastAsia="MS Gothic" w:hAnsi="MS Gothic" w:hint="eastAsia"/>
                  </w:rPr>
                  <w:t>☐</w:t>
                </w:r>
              </w:p>
            </w:tc>
          </w:sdtContent>
        </w:sdt>
      </w:tr>
      <w:tr w:rsidR="00E041E8" w:rsidRPr="005D3889" w14:paraId="76B206C7" w14:textId="77777777">
        <w:tc>
          <w:tcPr>
            <w:tcW w:w="6335" w:type="dxa"/>
            <w:gridSpan w:val="4"/>
          </w:tcPr>
          <w:p w14:paraId="63590AC4" w14:textId="77777777" w:rsidR="00E041E8" w:rsidRPr="0035495C" w:rsidRDefault="00E041E8">
            <w:pPr>
              <w:pStyle w:val="FEMATableText"/>
              <w:spacing w:before="96" w:after="96"/>
            </w:pPr>
            <w:r w:rsidRPr="0035495C">
              <w:t>A report detailing the technical assistance provided including date(s) of technical assistance, type of assistance and communities</w:t>
            </w:r>
            <w:r>
              <w:t>’</w:t>
            </w:r>
            <w:r w:rsidRPr="0035495C">
              <w:t xml:space="preserve"> stakeholders supported</w:t>
            </w:r>
          </w:p>
        </w:tc>
        <w:sdt>
          <w:sdtPr>
            <w:id w:val="-1490170437"/>
            <w14:checkbox>
              <w14:checked w14:val="1"/>
              <w14:checkedState w14:val="2612" w14:font="MS Gothic"/>
              <w14:uncheckedState w14:val="2610" w14:font="MS Gothic"/>
            </w14:checkbox>
          </w:sdtPr>
          <w:sdtEndPr/>
          <w:sdtContent>
            <w:tc>
              <w:tcPr>
                <w:tcW w:w="3009" w:type="dxa"/>
                <w:gridSpan w:val="2"/>
                <w:vAlign w:val="center"/>
              </w:tcPr>
              <w:p w14:paraId="69FF000E" w14:textId="5174360F" w:rsidR="00E041E8" w:rsidRPr="00525E90" w:rsidRDefault="00B074DC">
                <w:pPr>
                  <w:pStyle w:val="FEMATableText"/>
                  <w:spacing w:before="96" w:after="96"/>
                  <w:jc w:val="center"/>
                </w:pPr>
                <w:r>
                  <w:rPr>
                    <w:rFonts w:ascii="MS Gothic" w:eastAsia="MS Gothic" w:hAnsi="MS Gothic" w:hint="eastAsia"/>
                  </w:rPr>
                  <w:t>☒</w:t>
                </w:r>
              </w:p>
            </w:tc>
          </w:sdtContent>
        </w:sdt>
      </w:tr>
      <w:tr w:rsidR="00E041E8" w:rsidRPr="005D3889" w14:paraId="6CC907D5" w14:textId="77777777">
        <w:tc>
          <w:tcPr>
            <w:tcW w:w="6335" w:type="dxa"/>
            <w:gridSpan w:val="4"/>
          </w:tcPr>
          <w:p w14:paraId="26BAFD80" w14:textId="068C4D9F" w:rsidR="00E041E8" w:rsidRPr="00CB6A82" w:rsidRDefault="00E041E8">
            <w:pPr>
              <w:pStyle w:val="FEMATableText"/>
              <w:spacing w:before="96" w:after="96"/>
            </w:pPr>
            <w:r w:rsidRPr="00CB6A82">
              <w:t xml:space="preserve">Other: </w:t>
            </w:r>
            <w:r w:rsidR="00B074DC" w:rsidRPr="00605D93">
              <w:rPr>
                <w:color w:val="833C0B" w:themeColor="accent2" w:themeShade="80"/>
              </w:rPr>
              <w:t xml:space="preserve">Summary log of </w:t>
            </w:r>
            <w:r w:rsidR="00B074DC">
              <w:rPr>
                <w:color w:val="833C0B" w:themeColor="accent2" w:themeShade="80"/>
              </w:rPr>
              <w:t>resource toolkit</w:t>
            </w:r>
            <w:r w:rsidR="00B074DC" w:rsidRPr="00605D93">
              <w:rPr>
                <w:color w:val="833C0B" w:themeColor="accent2" w:themeShade="80"/>
              </w:rPr>
              <w:t xml:space="preserve"> updates</w:t>
            </w:r>
            <w:r w:rsidR="00B074DC">
              <w:rPr>
                <w:color w:val="833C0B" w:themeColor="accent2" w:themeShade="80"/>
              </w:rPr>
              <w:t>/additions</w:t>
            </w:r>
          </w:p>
        </w:tc>
        <w:sdt>
          <w:sdtPr>
            <w:id w:val="-1384869466"/>
            <w14:checkbox>
              <w14:checked w14:val="1"/>
              <w14:checkedState w14:val="2612" w14:font="MS Gothic"/>
              <w14:uncheckedState w14:val="2610" w14:font="MS Gothic"/>
            </w14:checkbox>
          </w:sdtPr>
          <w:sdtEndPr/>
          <w:sdtContent>
            <w:tc>
              <w:tcPr>
                <w:tcW w:w="3009" w:type="dxa"/>
                <w:gridSpan w:val="2"/>
                <w:vAlign w:val="center"/>
              </w:tcPr>
              <w:p w14:paraId="6E9BDF0E" w14:textId="39888AFC" w:rsidR="00E041E8" w:rsidRPr="00525E90" w:rsidRDefault="00B074DC">
                <w:pPr>
                  <w:pStyle w:val="FEMATableText"/>
                  <w:spacing w:before="96" w:after="96"/>
                  <w:jc w:val="center"/>
                </w:pPr>
                <w:r>
                  <w:rPr>
                    <w:rFonts w:ascii="MS Gothic" w:eastAsia="MS Gothic" w:hAnsi="MS Gothic" w:hint="eastAsia"/>
                  </w:rPr>
                  <w:t>☒</w:t>
                </w:r>
              </w:p>
            </w:tc>
          </w:sdtContent>
        </w:sdt>
      </w:tr>
      <w:tr w:rsidR="00E041E8" w:rsidRPr="005D3889" w14:paraId="2DC338A4" w14:textId="77777777">
        <w:trPr>
          <w:trHeight w:val="642"/>
        </w:trPr>
        <w:tc>
          <w:tcPr>
            <w:tcW w:w="9344" w:type="dxa"/>
            <w:gridSpan w:val="6"/>
            <w:shd w:val="clear" w:color="auto" w:fill="B8D9E8"/>
          </w:tcPr>
          <w:p w14:paraId="773E5802" w14:textId="77777777" w:rsidR="00E041E8" w:rsidRPr="00D862ED" w:rsidRDefault="00E041E8">
            <w:pPr>
              <w:pStyle w:val="FEMATableHeading"/>
              <w:spacing w:before="96" w:after="96"/>
            </w:pPr>
            <w:r w:rsidRPr="00D862ED">
              <w:lastRenderedPageBreak/>
              <w:t>Custom Scope Elements</w:t>
            </w:r>
          </w:p>
        </w:tc>
      </w:tr>
      <w:tr w:rsidR="00E041E8" w:rsidRPr="005D3889" w14:paraId="367DAEB1" w14:textId="77777777">
        <w:trPr>
          <w:trHeight w:val="1245"/>
        </w:trPr>
        <w:tc>
          <w:tcPr>
            <w:tcW w:w="9344" w:type="dxa"/>
            <w:gridSpan w:val="6"/>
          </w:tcPr>
          <w:p w14:paraId="3560C56B" w14:textId="77777777" w:rsidR="00E041E8" w:rsidRPr="00810927" w:rsidRDefault="00E041E8">
            <w:pPr>
              <w:pStyle w:val="FEMATableText"/>
              <w:spacing w:before="96" w:after="96"/>
            </w:pPr>
            <w:r w:rsidRPr="00810927">
              <w:t xml:space="preserve">Note that if you do not modify this cell, you agree to the scope as written in </w:t>
            </w:r>
            <w:hyperlink w:anchor="Part_2_7" w:history="1">
              <w:r w:rsidRPr="00810927">
                <w:rPr>
                  <w:rStyle w:val="Hyperlink"/>
                </w:rPr>
                <w:t>Part 2.7</w:t>
              </w:r>
            </w:hyperlink>
            <w:r w:rsidRPr="00810927">
              <w:t>. If you accept the text as is, you do not need to copy the wording here. Enter any additional deliverables in the section above. Specifics on the technical support that will be completed in this activity can be added in this section.</w:t>
            </w:r>
          </w:p>
          <w:p w14:paraId="3583B947" w14:textId="77777777" w:rsidR="00B074DC" w:rsidRPr="00810927" w:rsidRDefault="00B074DC" w:rsidP="00B074DC">
            <w:pPr>
              <w:pStyle w:val="FEMATableText"/>
              <w:spacing w:before="96" w:after="96"/>
              <w:rPr>
                <w:color w:val="833C0B" w:themeColor="accent2" w:themeShade="80"/>
                <w:u w:val="single"/>
              </w:rPr>
            </w:pPr>
            <w:r w:rsidRPr="00810927">
              <w:rPr>
                <w:color w:val="833C0B" w:themeColor="accent2" w:themeShade="80"/>
                <w:u w:val="single"/>
              </w:rPr>
              <w:t>Overview</w:t>
            </w:r>
          </w:p>
          <w:p w14:paraId="1967B4CF" w14:textId="77777777" w:rsidR="00B074DC" w:rsidRPr="00810927" w:rsidRDefault="00B074DC" w:rsidP="00B074DC">
            <w:pPr>
              <w:pStyle w:val="FEMATableText"/>
              <w:spacing w:before="96" w:after="96"/>
              <w:rPr>
                <w:color w:val="833C0B" w:themeColor="accent2" w:themeShade="80"/>
              </w:rPr>
            </w:pPr>
            <w:r w:rsidRPr="00810927">
              <w:rPr>
                <w:color w:val="833C0B" w:themeColor="accent2" w:themeShade="80"/>
              </w:rPr>
              <w:t>The Technical Assistance Program will increase risk awareness and advance effective planning and mitigation actions through direct technical assistance to communities. ISWS will work with each community being selected through consideration of estimated risk or impacts sustained from potential hazards, the community’s need for technical assistance, and the community’s willingness and capacity to accept technical assistance and implement its outcomes.</w:t>
            </w:r>
          </w:p>
          <w:p w14:paraId="3A901EC6" w14:textId="77777777" w:rsidR="00B074DC" w:rsidRPr="00810927" w:rsidRDefault="00B074DC" w:rsidP="00B074DC">
            <w:pPr>
              <w:pStyle w:val="FEMATableText"/>
              <w:spacing w:before="96" w:after="96"/>
              <w:rPr>
                <w:color w:val="833C0B" w:themeColor="accent2" w:themeShade="80"/>
                <w:u w:val="single"/>
              </w:rPr>
            </w:pPr>
            <w:r w:rsidRPr="00810927">
              <w:rPr>
                <w:color w:val="833C0B" w:themeColor="accent2" w:themeShade="80"/>
                <w:u w:val="single"/>
              </w:rPr>
              <w:t>Task A: Project Scoping</w:t>
            </w:r>
          </w:p>
          <w:p w14:paraId="45F966E6" w14:textId="77777777" w:rsidR="00B074DC" w:rsidRPr="00810927" w:rsidRDefault="00B074DC" w:rsidP="00B074DC">
            <w:pPr>
              <w:pStyle w:val="FEMATableText"/>
              <w:spacing w:before="96" w:after="96"/>
              <w:rPr>
                <w:color w:val="833C0B" w:themeColor="accent2" w:themeShade="80"/>
              </w:rPr>
            </w:pPr>
            <w:r w:rsidRPr="00810927">
              <w:rPr>
                <w:color w:val="833C0B" w:themeColor="accent2" w:themeShade="80"/>
              </w:rPr>
              <w:t>ISWS will conduct scoping exercises with these communities to identify relevant and achievable technical assistance activities that are in-line with local mitigation needs and planning priorities, while being cognizant to not duplicate FEMA or other federally funded activities.</w:t>
            </w:r>
          </w:p>
          <w:p w14:paraId="0BED5EA6" w14:textId="77777777" w:rsidR="00B074DC" w:rsidRPr="00810927" w:rsidRDefault="00B074DC" w:rsidP="00B074DC">
            <w:pPr>
              <w:pStyle w:val="FEMATableText"/>
              <w:spacing w:before="96" w:after="96"/>
              <w:rPr>
                <w:color w:val="833C0B" w:themeColor="accent2" w:themeShade="80"/>
                <w:u w:val="single"/>
              </w:rPr>
            </w:pPr>
            <w:r w:rsidRPr="00810927">
              <w:rPr>
                <w:color w:val="833C0B" w:themeColor="accent2" w:themeShade="80"/>
                <w:u w:val="single"/>
              </w:rPr>
              <w:t>Task B: Technical Assistance Activities</w:t>
            </w:r>
          </w:p>
          <w:p w14:paraId="2C54B8A8" w14:textId="77777777" w:rsidR="00B074DC" w:rsidRPr="00810927" w:rsidRDefault="00B074DC" w:rsidP="00B074DC">
            <w:pPr>
              <w:pStyle w:val="FEMATableText"/>
              <w:spacing w:before="96" w:after="96"/>
              <w:rPr>
                <w:color w:val="833C0B" w:themeColor="accent2" w:themeShade="80"/>
              </w:rPr>
            </w:pPr>
            <w:r w:rsidRPr="00810927">
              <w:rPr>
                <w:color w:val="833C0B" w:themeColor="accent2" w:themeShade="80"/>
              </w:rPr>
              <w:t>Technical assistance activities will be conducted in close working partnership with the community to ensure that outcomes are commensurate with the community’s resources, technical skills, and enforcement capacity. ISWS will utilize its existing programs and technical capacities to support the following forms of mitigation and planning technical assistance:</w:t>
            </w:r>
          </w:p>
          <w:p w14:paraId="493CE145" w14:textId="48CDEF58" w:rsidR="00B074DC" w:rsidRPr="00810927" w:rsidRDefault="00B074DC" w:rsidP="00B074DC">
            <w:pPr>
              <w:pStyle w:val="FEMATableBullet"/>
              <w:numPr>
                <w:ilvl w:val="0"/>
                <w:numId w:val="48"/>
              </w:numPr>
              <w:spacing w:before="96" w:after="96"/>
              <w:rPr>
                <w:color w:val="833C0B" w:themeColor="accent2" w:themeShade="80"/>
              </w:rPr>
            </w:pPr>
            <w:r w:rsidRPr="00810927">
              <w:rPr>
                <w:color w:val="833C0B" w:themeColor="accent2" w:themeShade="80"/>
              </w:rPr>
              <w:t xml:space="preserve">Developing analyses </w:t>
            </w:r>
            <w:r w:rsidR="00C95711" w:rsidRPr="00810927">
              <w:rPr>
                <w:color w:val="833C0B" w:themeColor="accent2" w:themeShade="80"/>
              </w:rPr>
              <w:t xml:space="preserve">for economically disadvantaged communities </w:t>
            </w:r>
            <w:r w:rsidRPr="00810927">
              <w:rPr>
                <w:color w:val="833C0B" w:themeColor="accent2" w:themeShade="80"/>
              </w:rPr>
              <w:t xml:space="preserve">and communications strategies for risk; </w:t>
            </w:r>
          </w:p>
          <w:p w14:paraId="3F9ADE8C" w14:textId="77777777" w:rsidR="00B074DC" w:rsidRPr="00810927" w:rsidRDefault="00B074DC" w:rsidP="00B074DC">
            <w:pPr>
              <w:pStyle w:val="FEMATableBullet"/>
              <w:numPr>
                <w:ilvl w:val="0"/>
                <w:numId w:val="48"/>
              </w:numPr>
              <w:spacing w:before="96" w:after="96"/>
              <w:rPr>
                <w:color w:val="833C0B" w:themeColor="accent2" w:themeShade="80"/>
              </w:rPr>
            </w:pPr>
            <w:r w:rsidRPr="00810927">
              <w:rPr>
                <w:color w:val="833C0B" w:themeColor="accent2" w:themeShade="80"/>
              </w:rPr>
              <w:t>Creating risk assessments for specific areas;</w:t>
            </w:r>
          </w:p>
          <w:p w14:paraId="33586977" w14:textId="77777777" w:rsidR="00B074DC" w:rsidRPr="00810927" w:rsidRDefault="00B074DC" w:rsidP="00B074DC">
            <w:pPr>
              <w:pStyle w:val="FEMATableBullet"/>
              <w:numPr>
                <w:ilvl w:val="0"/>
                <w:numId w:val="48"/>
              </w:numPr>
              <w:spacing w:before="96" w:after="96"/>
              <w:rPr>
                <w:color w:val="833C0B" w:themeColor="accent2" w:themeShade="80"/>
              </w:rPr>
            </w:pPr>
            <w:r w:rsidRPr="00810927">
              <w:rPr>
                <w:color w:val="833C0B" w:themeColor="accent2" w:themeShade="80"/>
              </w:rPr>
              <w:t xml:space="preserve">Aid communities in identifying activities to improve their community’s resiliency.  </w:t>
            </w:r>
          </w:p>
          <w:p w14:paraId="61D2D471" w14:textId="77777777" w:rsidR="00B074DC" w:rsidRPr="00810927" w:rsidRDefault="00B074DC" w:rsidP="00B074DC">
            <w:pPr>
              <w:pStyle w:val="FEMATableBullet"/>
              <w:numPr>
                <w:ilvl w:val="0"/>
                <w:numId w:val="0"/>
              </w:numPr>
              <w:spacing w:before="96" w:after="96"/>
              <w:ind w:left="-30" w:hanging="18"/>
              <w:rPr>
                <w:color w:val="833C0B" w:themeColor="accent2" w:themeShade="80"/>
              </w:rPr>
            </w:pPr>
            <w:r w:rsidRPr="00810927">
              <w:rPr>
                <w:color w:val="833C0B" w:themeColor="accent2" w:themeShade="80"/>
              </w:rPr>
              <w:t>This task will result in a technical assistance report summarizing the technical assistance process, outcomes of activities and next step recommendations for the community.</w:t>
            </w:r>
          </w:p>
          <w:p w14:paraId="702CE790" w14:textId="77777777" w:rsidR="00B074DC" w:rsidRPr="00810927" w:rsidRDefault="00B074DC" w:rsidP="00B074DC">
            <w:pPr>
              <w:pStyle w:val="FEMATableBullet"/>
              <w:numPr>
                <w:ilvl w:val="0"/>
                <w:numId w:val="0"/>
              </w:numPr>
              <w:spacing w:before="96" w:after="96"/>
              <w:ind w:left="-30" w:hanging="18"/>
              <w:rPr>
                <w:color w:val="833C0B" w:themeColor="accent2" w:themeShade="80"/>
                <w:u w:val="single"/>
              </w:rPr>
            </w:pPr>
            <w:r w:rsidRPr="00810927">
              <w:rPr>
                <w:color w:val="833C0B" w:themeColor="accent2" w:themeShade="80"/>
                <w:u w:val="single"/>
              </w:rPr>
              <w:t>Task C: Mitigation Resources Toolkit</w:t>
            </w:r>
          </w:p>
          <w:p w14:paraId="12648CE3" w14:textId="1E2ACA44" w:rsidR="00E041E8" w:rsidRPr="00810927" w:rsidRDefault="00581C4D" w:rsidP="00B074DC">
            <w:pPr>
              <w:pStyle w:val="FEMATableText"/>
              <w:spacing w:before="96" w:after="96"/>
            </w:pPr>
            <w:r w:rsidRPr="00810927">
              <w:rPr>
                <w:color w:val="833C0B" w:themeColor="accent2" w:themeShade="80"/>
              </w:rPr>
              <w:t>Maintenance and expansion</w:t>
            </w:r>
            <w:r w:rsidR="00B074DC" w:rsidRPr="00810927">
              <w:rPr>
                <w:color w:val="833C0B" w:themeColor="accent2" w:themeShade="80"/>
              </w:rPr>
              <w:t xml:space="preserve"> of a toolkit with resources and best practices for communities to use to implement mitigation strategies in their communities. Toolkit may include planning resources, implementation best practices, grant writing resources, green infrastructure integration and climate resilient resources.</w:t>
            </w:r>
          </w:p>
        </w:tc>
      </w:tr>
    </w:tbl>
    <w:p w14:paraId="0EA3880E" w14:textId="77777777" w:rsidR="00E041E8" w:rsidRPr="005B036D" w:rsidRDefault="00E041E8" w:rsidP="00E041E8">
      <w:pPr>
        <w:pStyle w:val="FEMANormal"/>
      </w:pPr>
    </w:p>
    <w:p w14:paraId="32A74D10" w14:textId="77777777" w:rsidR="00E041E8" w:rsidRDefault="00E041E8" w:rsidP="00E041E8">
      <w:pPr>
        <w:pStyle w:val="FEMAHeading4"/>
        <w:sectPr w:rsidR="00E041E8" w:rsidSect="00E041E8">
          <w:pgSz w:w="12240" w:h="15840"/>
          <w:pgMar w:top="1440" w:right="1440" w:bottom="1440" w:left="1440" w:header="720" w:footer="720" w:gutter="0"/>
          <w:cols w:space="720"/>
          <w:docGrid w:linePitch="360"/>
        </w:sectPr>
      </w:pPr>
    </w:p>
    <w:p w14:paraId="57443FB2" w14:textId="77777777" w:rsidR="00E041E8" w:rsidRDefault="00E041E8" w:rsidP="00E041E8">
      <w:pPr>
        <w:pStyle w:val="FEMAHeading4"/>
      </w:pPr>
      <w:r>
        <w:lastRenderedPageBreak/>
        <w:t>Task 8 – Directly Funded Staffing</w:t>
      </w:r>
    </w:p>
    <w:p w14:paraId="704C642E" w14:textId="77777777" w:rsidR="00E041E8" w:rsidRDefault="00E041E8" w:rsidP="00E041E8">
      <w:pPr>
        <w:pStyle w:val="FEMANormal"/>
      </w:pPr>
      <w:r w:rsidRPr="006F48A6">
        <w:rPr>
          <w:u w:val="single"/>
        </w:rPr>
        <w:t>Instructions</w:t>
      </w:r>
      <w:r w:rsidRPr="00FF26BD">
        <w:t xml:space="preserve">: </w:t>
      </w:r>
      <w:r>
        <w:t>Add the required information to</w:t>
      </w:r>
      <w:r w:rsidRPr="00FF26BD">
        <w:t xml:space="preserve"> </w:t>
      </w:r>
      <w:r>
        <w:fldChar w:fldCharType="begin"/>
      </w:r>
      <w:r>
        <w:instrText xml:space="preserve"> REF _Ref98238320 \h </w:instrText>
      </w:r>
      <w:r>
        <w:fldChar w:fldCharType="separate"/>
      </w:r>
      <w:r>
        <w:t xml:space="preserve">Table </w:t>
      </w:r>
      <w:r>
        <w:rPr>
          <w:noProof/>
        </w:rPr>
        <w:t>10</w:t>
      </w:r>
      <w:r>
        <w:fldChar w:fldCharType="end"/>
      </w:r>
      <w:r w:rsidRPr="00FF26BD">
        <w:t>.</w:t>
      </w:r>
    </w:p>
    <w:p w14:paraId="3DAC34B8" w14:textId="2E1D6C41" w:rsidR="00E041E8" w:rsidRDefault="00E041E8" w:rsidP="00E041E8">
      <w:pPr>
        <w:pStyle w:val="FEMANormal"/>
      </w:pPr>
      <w:r w:rsidRPr="006F48A6">
        <w:t xml:space="preserve">If </w:t>
      </w:r>
      <w:r w:rsidR="000F6D76">
        <w:t>S</w:t>
      </w:r>
      <w:r w:rsidRPr="006F48A6">
        <w:t xml:space="preserve">taffing is the only COMS Task to be performed under this SOW, please complete </w:t>
      </w:r>
      <w:r>
        <w:fldChar w:fldCharType="begin"/>
      </w:r>
      <w:r>
        <w:instrText xml:space="preserve"> REF _Ref98238997 \h </w:instrText>
      </w:r>
      <w:r>
        <w:fldChar w:fldCharType="separate"/>
      </w:r>
      <w:r>
        <w:t xml:space="preserve">Table </w:t>
      </w:r>
      <w:r>
        <w:rPr>
          <w:noProof/>
        </w:rPr>
        <w:t>14</w:t>
      </w:r>
      <w:r>
        <w:fldChar w:fldCharType="end"/>
      </w:r>
      <w:r>
        <w:t xml:space="preserve"> and </w:t>
      </w:r>
      <w:r>
        <w:fldChar w:fldCharType="begin"/>
      </w:r>
      <w:r>
        <w:instrText xml:space="preserve"> REF _Ref98239000 \h </w:instrText>
      </w:r>
      <w:r>
        <w:fldChar w:fldCharType="separate"/>
      </w:r>
      <w:r>
        <w:t xml:space="preserve">Table </w:t>
      </w:r>
      <w:r>
        <w:rPr>
          <w:noProof/>
        </w:rPr>
        <w:t>15</w:t>
      </w:r>
      <w:r>
        <w:fldChar w:fldCharType="end"/>
      </w:r>
      <w:r>
        <w:t>.</w:t>
      </w:r>
    </w:p>
    <w:p w14:paraId="126F4200" w14:textId="77777777" w:rsidR="00E041E8" w:rsidRPr="00E311FC" w:rsidRDefault="00E041E8" w:rsidP="00E041E8">
      <w:pPr>
        <w:pStyle w:val="FEMATableCaption"/>
      </w:pPr>
      <w:bookmarkStart w:id="30" w:name="_Ref98238320"/>
      <w:bookmarkStart w:id="31" w:name="_Ref98239517"/>
      <w:bookmarkStart w:id="32" w:name="_Toc191031203"/>
      <w:r>
        <w:t xml:space="preserve">Table </w:t>
      </w:r>
      <w:r>
        <w:fldChar w:fldCharType="begin"/>
      </w:r>
      <w:r>
        <w:instrText>SEQ Table \* ARABIC</w:instrText>
      </w:r>
      <w:r>
        <w:fldChar w:fldCharType="separate"/>
      </w:r>
      <w:r>
        <w:rPr>
          <w:noProof/>
        </w:rPr>
        <w:t>10</w:t>
      </w:r>
      <w:r>
        <w:fldChar w:fldCharType="end"/>
      </w:r>
      <w:bookmarkEnd w:id="30"/>
      <w:r>
        <w:t xml:space="preserve">. </w:t>
      </w:r>
      <w:r w:rsidRPr="00F97025">
        <w:t>Task 8 – Directly Funded Staffing</w:t>
      </w:r>
      <w:bookmarkEnd w:id="31"/>
      <w:bookmarkEnd w:id="32"/>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E041E8" w14:paraId="0D47FB11"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5143B498" w14:textId="77777777" w:rsidR="00E041E8" w:rsidRPr="0035495C" w:rsidRDefault="00E041E8">
            <w:pPr>
              <w:pStyle w:val="FEMATableHeading"/>
              <w:spacing w:before="96" w:after="96"/>
            </w:pPr>
            <w:r w:rsidRPr="0035495C">
              <w:t>COMS Task</w:t>
            </w:r>
          </w:p>
        </w:tc>
        <w:tc>
          <w:tcPr>
            <w:tcW w:w="2158" w:type="dxa"/>
          </w:tcPr>
          <w:p w14:paraId="2D7406B5" w14:textId="77777777" w:rsidR="00E041E8" w:rsidRPr="0035495C" w:rsidRDefault="00E041E8">
            <w:pPr>
              <w:pStyle w:val="FEMATableHeading"/>
              <w:spacing w:before="96" w:after="96"/>
            </w:pPr>
            <w:r w:rsidRPr="0035495C">
              <w:t xml:space="preserve">Mark </w:t>
            </w:r>
            <w:r>
              <w:t>“</w:t>
            </w:r>
            <w:r w:rsidRPr="0035495C">
              <w:t>X” if task will be done under this SOW</w:t>
            </w:r>
          </w:p>
        </w:tc>
        <w:tc>
          <w:tcPr>
            <w:tcW w:w="1530" w:type="dxa"/>
          </w:tcPr>
          <w:p w14:paraId="57321F46" w14:textId="77777777" w:rsidR="00E041E8" w:rsidRPr="0035495C" w:rsidRDefault="00E041E8">
            <w:pPr>
              <w:pStyle w:val="FEMATableHeading"/>
              <w:spacing w:before="96" w:after="96"/>
            </w:pPr>
            <w:r w:rsidRPr="0035495C">
              <w:t>(A) FEMA Contribution</w:t>
            </w:r>
          </w:p>
        </w:tc>
        <w:tc>
          <w:tcPr>
            <w:tcW w:w="1709" w:type="dxa"/>
            <w:gridSpan w:val="2"/>
          </w:tcPr>
          <w:p w14:paraId="38E6B23F" w14:textId="77777777" w:rsidR="00E041E8" w:rsidRPr="0035495C" w:rsidRDefault="00E041E8">
            <w:pPr>
              <w:pStyle w:val="FEMATableHeading"/>
              <w:spacing w:before="96" w:after="96"/>
            </w:pPr>
            <w:r w:rsidRPr="0035495C">
              <w:t>(B) Partner Contribution</w:t>
            </w:r>
          </w:p>
        </w:tc>
        <w:tc>
          <w:tcPr>
            <w:tcW w:w="1614" w:type="dxa"/>
          </w:tcPr>
          <w:p w14:paraId="0550F15C" w14:textId="77777777" w:rsidR="00E041E8" w:rsidRPr="0035495C" w:rsidRDefault="00E041E8">
            <w:pPr>
              <w:pStyle w:val="FEMATableHeading"/>
              <w:spacing w:before="96" w:after="96"/>
            </w:pPr>
            <w:r w:rsidRPr="0035495C">
              <w:t>(A+B) Total Project Cost</w:t>
            </w:r>
          </w:p>
        </w:tc>
      </w:tr>
      <w:tr w:rsidR="00E041E8" w14:paraId="3A584120" w14:textId="77777777">
        <w:tc>
          <w:tcPr>
            <w:tcW w:w="2333" w:type="dxa"/>
          </w:tcPr>
          <w:p w14:paraId="1D7767D6" w14:textId="77777777" w:rsidR="00E041E8" w:rsidRDefault="00E041E8">
            <w:pPr>
              <w:pStyle w:val="FEMATableText"/>
              <w:spacing w:before="96" w:after="96"/>
            </w:pPr>
            <w:r>
              <w:t xml:space="preserve">Directly Funded Staffing </w:t>
            </w:r>
            <w:r w:rsidRPr="00342196">
              <w:rPr>
                <w:i/>
                <w:iCs/>
              </w:rPr>
              <w:t xml:space="preserve">(see </w:t>
            </w:r>
            <w:hyperlink w:anchor="Part_2_8" w:history="1">
              <w:r w:rsidRPr="002943BD">
                <w:rPr>
                  <w:rStyle w:val="Hyperlink"/>
                  <w:i/>
                  <w:iCs/>
                </w:rPr>
                <w:t>Part 2.8</w:t>
              </w:r>
            </w:hyperlink>
            <w:r w:rsidRPr="00342196">
              <w:rPr>
                <w:i/>
                <w:iCs/>
              </w:rPr>
              <w:t>)</w:t>
            </w:r>
          </w:p>
        </w:tc>
        <w:sdt>
          <w:sdtPr>
            <w:id w:val="-1738392927"/>
            <w14:checkbox>
              <w14:checked w14:val="0"/>
              <w14:checkedState w14:val="2612" w14:font="MS Gothic"/>
              <w14:uncheckedState w14:val="2610" w14:font="MS Gothic"/>
            </w14:checkbox>
          </w:sdtPr>
          <w:sdtEndPr/>
          <w:sdtContent>
            <w:tc>
              <w:tcPr>
                <w:tcW w:w="2158" w:type="dxa"/>
                <w:vAlign w:val="center"/>
              </w:tcPr>
              <w:p w14:paraId="08D73A1D" w14:textId="77777777" w:rsidR="00E041E8" w:rsidRDefault="00E041E8">
                <w:pPr>
                  <w:pStyle w:val="FEMATableText"/>
                  <w:spacing w:before="96" w:after="96"/>
                  <w:jc w:val="center"/>
                </w:pPr>
                <w:r w:rsidRPr="00484D2B">
                  <w:rPr>
                    <w:rFonts w:ascii="Segoe UI Symbol" w:hAnsi="Segoe UI Symbol" w:cs="Segoe UI Symbol"/>
                  </w:rPr>
                  <w:t>☐</w:t>
                </w:r>
              </w:p>
            </w:tc>
          </w:sdtContent>
        </w:sdt>
        <w:tc>
          <w:tcPr>
            <w:tcW w:w="1530" w:type="dxa"/>
          </w:tcPr>
          <w:p w14:paraId="43DD14F2" w14:textId="77777777" w:rsidR="00E041E8" w:rsidRDefault="00E041E8">
            <w:pPr>
              <w:pStyle w:val="FEMATableText"/>
              <w:spacing w:before="96" w:after="96"/>
            </w:pPr>
          </w:p>
        </w:tc>
        <w:tc>
          <w:tcPr>
            <w:tcW w:w="1709" w:type="dxa"/>
            <w:gridSpan w:val="2"/>
          </w:tcPr>
          <w:p w14:paraId="13795A6A" w14:textId="77777777" w:rsidR="00E041E8" w:rsidRDefault="00E041E8">
            <w:pPr>
              <w:pStyle w:val="FEMATableText"/>
              <w:spacing w:before="96" w:after="96"/>
            </w:pPr>
          </w:p>
        </w:tc>
        <w:tc>
          <w:tcPr>
            <w:tcW w:w="1614" w:type="dxa"/>
          </w:tcPr>
          <w:p w14:paraId="318E4776" w14:textId="77777777" w:rsidR="00E041E8" w:rsidRDefault="00E041E8">
            <w:pPr>
              <w:pStyle w:val="FEMATableText"/>
              <w:spacing w:before="96" w:after="96"/>
            </w:pPr>
          </w:p>
        </w:tc>
      </w:tr>
      <w:tr w:rsidR="00E041E8" w:rsidRPr="005D3889" w14:paraId="438D93D9" w14:textId="77777777">
        <w:tc>
          <w:tcPr>
            <w:tcW w:w="6335" w:type="dxa"/>
            <w:gridSpan w:val="4"/>
            <w:shd w:val="clear" w:color="auto" w:fill="B8D9E8"/>
          </w:tcPr>
          <w:p w14:paraId="66C7387F" w14:textId="77777777" w:rsidR="00E041E8" w:rsidRPr="00D862ED" w:rsidRDefault="00E041E8">
            <w:pPr>
              <w:pStyle w:val="FEMATableHeading"/>
              <w:spacing w:before="96" w:after="96"/>
            </w:pPr>
            <w:r w:rsidRPr="00D862ED">
              <w:t>Deliverable</w:t>
            </w:r>
          </w:p>
        </w:tc>
        <w:tc>
          <w:tcPr>
            <w:tcW w:w="3009" w:type="dxa"/>
            <w:gridSpan w:val="2"/>
            <w:shd w:val="clear" w:color="auto" w:fill="B8D9E8"/>
          </w:tcPr>
          <w:p w14:paraId="03CF521B" w14:textId="77777777" w:rsidR="00E041E8" w:rsidRPr="00D862ED" w:rsidRDefault="00E041E8">
            <w:pPr>
              <w:pStyle w:val="FEMATableHeading"/>
              <w:spacing w:before="96" w:after="96"/>
            </w:pPr>
            <w:r w:rsidRPr="00D862ED">
              <w:t>Mark “X” if deliverable will be done under this task</w:t>
            </w:r>
          </w:p>
        </w:tc>
      </w:tr>
      <w:tr w:rsidR="00E041E8" w:rsidRPr="005D3889" w14:paraId="1F651E9E" w14:textId="77777777">
        <w:tc>
          <w:tcPr>
            <w:tcW w:w="6335" w:type="dxa"/>
            <w:gridSpan w:val="4"/>
          </w:tcPr>
          <w:p w14:paraId="296DD4F5" w14:textId="77777777" w:rsidR="00E041E8" w:rsidRPr="00CB6A82" w:rsidRDefault="00E041E8">
            <w:pPr>
              <w:pStyle w:val="FEMATableText"/>
              <w:spacing w:before="96" w:after="96"/>
            </w:pPr>
            <w:r>
              <w:fldChar w:fldCharType="begin">
                <w:ffData>
                  <w:name w:val=""/>
                  <w:enabled/>
                  <w:calcOnExit w:val="0"/>
                  <w:textInput>
                    <w:default w:val="{Insert number of staff}"/>
                  </w:textInput>
                </w:ffData>
              </w:fldChar>
            </w:r>
            <w:r>
              <w:instrText xml:space="preserve"> FORMTEXT </w:instrText>
            </w:r>
            <w:r>
              <w:fldChar w:fldCharType="separate"/>
            </w:r>
            <w:r>
              <w:rPr>
                <w:noProof/>
              </w:rPr>
              <w:t>{Insert number of staff}</w:t>
            </w:r>
            <w:r>
              <w:fldChar w:fldCharType="end"/>
            </w:r>
            <w:r>
              <w:t xml:space="preserve"> </w:t>
            </w:r>
            <w:r w:rsidRPr="00B8178D">
              <w:rPr>
                <w:szCs w:val="22"/>
              </w:rPr>
              <w:t xml:space="preserve">will attend regional mapping meetings hosted by FEMA </w:t>
            </w:r>
            <w:r>
              <w:rPr>
                <w:szCs w:val="22"/>
              </w:rPr>
              <w:t>r</w:t>
            </w:r>
            <w:r w:rsidRPr="00B8178D">
              <w:rPr>
                <w:szCs w:val="22"/>
              </w:rPr>
              <w:t>egions</w:t>
            </w:r>
          </w:p>
        </w:tc>
        <w:sdt>
          <w:sdtPr>
            <w:id w:val="896006405"/>
            <w14:checkbox>
              <w14:checked w14:val="0"/>
              <w14:checkedState w14:val="2612" w14:font="MS Gothic"/>
              <w14:uncheckedState w14:val="2610" w14:font="MS Gothic"/>
            </w14:checkbox>
          </w:sdtPr>
          <w:sdtEndPr/>
          <w:sdtContent>
            <w:tc>
              <w:tcPr>
                <w:tcW w:w="3009" w:type="dxa"/>
                <w:gridSpan w:val="2"/>
                <w:vAlign w:val="center"/>
              </w:tcPr>
              <w:p w14:paraId="758F8EC5"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7BD2000A" w14:textId="77777777">
        <w:tc>
          <w:tcPr>
            <w:tcW w:w="6335" w:type="dxa"/>
            <w:gridSpan w:val="4"/>
          </w:tcPr>
          <w:p w14:paraId="05546167" w14:textId="77777777" w:rsidR="00E041E8" w:rsidRPr="00CB6A82" w:rsidRDefault="00E041E8">
            <w:pPr>
              <w:pStyle w:val="FEMATableText"/>
              <w:spacing w:before="96" w:after="96"/>
            </w:pPr>
            <w:r w:rsidRPr="007B7B49">
              <w:t xml:space="preserve">Maintain </w:t>
            </w:r>
            <w:r>
              <w:fldChar w:fldCharType="begin">
                <w:ffData>
                  <w:name w:val=""/>
                  <w:enabled/>
                  <w:calcOnExit w:val="0"/>
                  <w:textInput>
                    <w:default w:val="{Insert number of staff}"/>
                  </w:textInput>
                </w:ffData>
              </w:fldChar>
            </w:r>
            <w:r>
              <w:instrText xml:space="preserve"> FORMTEXT </w:instrText>
            </w:r>
            <w:r>
              <w:fldChar w:fldCharType="separate"/>
            </w:r>
            <w:r>
              <w:rPr>
                <w:noProof/>
              </w:rPr>
              <w:t>{Insert number of staff}</w:t>
            </w:r>
            <w:r>
              <w:fldChar w:fldCharType="end"/>
            </w:r>
            <w:r w:rsidRPr="007B7B49">
              <w:t xml:space="preserve">; potentially </w:t>
            </w:r>
            <w:r>
              <w:t>engage</w:t>
            </w:r>
            <w:r w:rsidRPr="007B7B49">
              <w:t xml:space="preserve"> </w:t>
            </w:r>
            <w:r>
              <w:fldChar w:fldCharType="begin">
                <w:ffData>
                  <w:name w:val=""/>
                  <w:enabled/>
                  <w:calcOnExit w:val="0"/>
                  <w:textInput>
                    <w:default w:val="{Insert number of staff}"/>
                  </w:textInput>
                </w:ffData>
              </w:fldChar>
            </w:r>
            <w:r>
              <w:instrText xml:space="preserve"> FORMTEXT </w:instrText>
            </w:r>
            <w:r>
              <w:fldChar w:fldCharType="separate"/>
            </w:r>
            <w:r>
              <w:rPr>
                <w:noProof/>
              </w:rPr>
              <w:t>{Insert number of staff}</w:t>
            </w:r>
            <w:r>
              <w:fldChar w:fldCharType="end"/>
            </w:r>
            <w:r w:rsidRPr="007B7B49">
              <w:t xml:space="preserve"> current personnel to support COMS activities</w:t>
            </w:r>
          </w:p>
        </w:tc>
        <w:sdt>
          <w:sdtPr>
            <w:id w:val="1500002211"/>
            <w14:checkbox>
              <w14:checked w14:val="0"/>
              <w14:checkedState w14:val="2612" w14:font="MS Gothic"/>
              <w14:uncheckedState w14:val="2610" w14:font="MS Gothic"/>
            </w14:checkbox>
          </w:sdtPr>
          <w:sdtEndPr/>
          <w:sdtContent>
            <w:tc>
              <w:tcPr>
                <w:tcW w:w="3009" w:type="dxa"/>
                <w:gridSpan w:val="2"/>
                <w:vAlign w:val="center"/>
              </w:tcPr>
              <w:p w14:paraId="11296345"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5A1C5700" w14:textId="77777777">
        <w:tc>
          <w:tcPr>
            <w:tcW w:w="6335" w:type="dxa"/>
            <w:gridSpan w:val="4"/>
          </w:tcPr>
          <w:p w14:paraId="425885C1" w14:textId="77777777" w:rsidR="00E041E8" w:rsidRPr="00CB6A82" w:rsidRDefault="00E041E8">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830598843"/>
            <w14:checkbox>
              <w14:checked w14:val="0"/>
              <w14:checkedState w14:val="2612" w14:font="MS Gothic"/>
              <w14:uncheckedState w14:val="2610" w14:font="MS Gothic"/>
            </w14:checkbox>
          </w:sdtPr>
          <w:sdtEndPr/>
          <w:sdtContent>
            <w:tc>
              <w:tcPr>
                <w:tcW w:w="3009" w:type="dxa"/>
                <w:gridSpan w:val="2"/>
                <w:vAlign w:val="center"/>
              </w:tcPr>
              <w:p w14:paraId="59101C59"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6DFEDCF6" w14:textId="77777777">
        <w:trPr>
          <w:trHeight w:val="642"/>
        </w:trPr>
        <w:tc>
          <w:tcPr>
            <w:tcW w:w="9344" w:type="dxa"/>
            <w:gridSpan w:val="6"/>
            <w:shd w:val="clear" w:color="auto" w:fill="B8D9E8"/>
          </w:tcPr>
          <w:p w14:paraId="0C427E95" w14:textId="77777777" w:rsidR="00E041E8" w:rsidRPr="00D862ED" w:rsidRDefault="00E041E8">
            <w:pPr>
              <w:pStyle w:val="FEMATableHeading"/>
              <w:spacing w:before="96" w:after="96"/>
            </w:pPr>
            <w:r w:rsidRPr="00D862ED">
              <w:t>Custom Scope Elements</w:t>
            </w:r>
          </w:p>
        </w:tc>
      </w:tr>
      <w:tr w:rsidR="00E041E8" w:rsidRPr="005D3889" w14:paraId="68C80599" w14:textId="77777777">
        <w:trPr>
          <w:trHeight w:val="1245"/>
        </w:trPr>
        <w:tc>
          <w:tcPr>
            <w:tcW w:w="9344" w:type="dxa"/>
            <w:gridSpan w:val="6"/>
          </w:tcPr>
          <w:p w14:paraId="656FCA77" w14:textId="77777777" w:rsidR="00E041E8" w:rsidRDefault="00E041E8">
            <w:pPr>
              <w:pStyle w:val="FEMATableText"/>
              <w:spacing w:before="96" w:after="96"/>
            </w:pPr>
            <w:r w:rsidRPr="00D14DBA">
              <w:t>Note</w:t>
            </w:r>
            <w:r>
              <w:t xml:space="preserve"> that if you do not modify this cell, you agree to the scope as written </w:t>
            </w:r>
            <w:r w:rsidRPr="00D14DBA">
              <w:t xml:space="preserve">in </w:t>
            </w:r>
            <w:hyperlink w:anchor="Part_2_8" w:history="1">
              <w:r w:rsidRPr="002943BD">
                <w:rPr>
                  <w:rStyle w:val="Hyperlink"/>
                </w:rPr>
                <w:t>Part 2.8</w:t>
              </w:r>
            </w:hyperlink>
            <w:r w:rsidRPr="00BA297D">
              <w:t xml:space="preserve">. </w:t>
            </w:r>
            <w:r w:rsidRPr="002E39EF">
              <w:t xml:space="preserve">If you’ve checked the box(es) above indicating </w:t>
            </w:r>
            <w:r>
              <w:t xml:space="preserve">that </w:t>
            </w:r>
            <w:r w:rsidRPr="002E39EF">
              <w:t>you will undertake this activity, provide scope here.</w:t>
            </w:r>
          </w:p>
          <w:p w14:paraId="0CB7363D" w14:textId="77777777" w:rsidR="00E041E8" w:rsidRDefault="00E041E8">
            <w:pPr>
              <w:pStyle w:val="FEMATableText"/>
              <w:spacing w:before="96" w:after="96"/>
            </w:pPr>
          </w:p>
          <w:p w14:paraId="6BA87110" w14:textId="77777777" w:rsidR="00E041E8" w:rsidRDefault="00E041E8">
            <w:pPr>
              <w:pStyle w:val="FEMATableText"/>
              <w:spacing w:before="96" w:after="96"/>
            </w:pPr>
            <w:r w:rsidRPr="006D6598">
              <w:rPr>
                <w:i/>
                <w:iCs/>
                <w:sz w:val="20"/>
                <w:szCs w:val="22"/>
                <w:highlight w:val="lightGray"/>
              </w:rPr>
              <w:t xml:space="preserve">(E.g., </w:t>
            </w:r>
            <w:r>
              <w:rPr>
                <w:i/>
                <w:iCs/>
                <w:szCs w:val="22"/>
                <w:highlight w:val="lightGray"/>
              </w:rPr>
              <w:t>Describe</w:t>
            </w:r>
            <w:r w:rsidRPr="006D6598">
              <w:rPr>
                <w:i/>
                <w:iCs/>
                <w:szCs w:val="22"/>
                <w:highlight w:val="lightGray"/>
              </w:rPr>
              <w:t xml:space="preserve"> current staffing levels and types of staff supporting Community Engagement and Risk Communication activities. </w:t>
            </w:r>
            <w:r>
              <w:rPr>
                <w:i/>
                <w:iCs/>
                <w:szCs w:val="22"/>
                <w:highlight w:val="lightGray"/>
              </w:rPr>
              <w:t>C</w:t>
            </w:r>
            <w:r w:rsidRPr="006D6598">
              <w:rPr>
                <w:i/>
                <w:iCs/>
                <w:szCs w:val="22"/>
                <w:highlight w:val="lightGray"/>
              </w:rPr>
              <w:t>lear</w:t>
            </w:r>
            <w:r>
              <w:rPr>
                <w:i/>
                <w:iCs/>
                <w:szCs w:val="22"/>
                <w:highlight w:val="lightGray"/>
              </w:rPr>
              <w:t>ly state</w:t>
            </w:r>
            <w:r w:rsidRPr="006D6598">
              <w:rPr>
                <w:i/>
                <w:iCs/>
                <w:szCs w:val="22"/>
                <w:highlight w:val="lightGray"/>
              </w:rPr>
              <w:t xml:space="preserve"> what is being funded under the COMS SOW vs. PM SOW vs. the Risk Project </w:t>
            </w:r>
            <w:r>
              <w:rPr>
                <w:i/>
                <w:iCs/>
                <w:szCs w:val="22"/>
                <w:highlight w:val="lightGray"/>
              </w:rPr>
              <w:t>Mapping Activity Statement (</w:t>
            </w:r>
            <w:r w:rsidRPr="006D6598">
              <w:rPr>
                <w:i/>
                <w:iCs/>
                <w:szCs w:val="22"/>
                <w:highlight w:val="lightGray"/>
              </w:rPr>
              <w:t>MAS</w:t>
            </w:r>
            <w:r>
              <w:rPr>
                <w:i/>
                <w:iCs/>
                <w:szCs w:val="22"/>
                <w:highlight w:val="lightGray"/>
              </w:rPr>
              <w:t>)</w:t>
            </w:r>
            <w:r w:rsidRPr="006D6598">
              <w:rPr>
                <w:i/>
                <w:iCs/>
                <w:szCs w:val="22"/>
                <w:highlight w:val="lightGray"/>
              </w:rPr>
              <w:t>. Detail request</w:t>
            </w:r>
            <w:r>
              <w:rPr>
                <w:i/>
                <w:iCs/>
                <w:szCs w:val="22"/>
                <w:highlight w:val="lightGray"/>
              </w:rPr>
              <w:t>s</w:t>
            </w:r>
            <w:r w:rsidRPr="006D6598">
              <w:rPr>
                <w:i/>
                <w:iCs/>
                <w:szCs w:val="22"/>
                <w:highlight w:val="lightGray"/>
              </w:rPr>
              <w:t xml:space="preserve"> for additional staff to be supported under this agreement and what their roles, responsibilities and hours allocated to project/budgets will be</w:t>
            </w:r>
            <w:r w:rsidRPr="00991079">
              <w:rPr>
                <w:i/>
                <w:szCs w:val="22"/>
                <w:highlight w:val="lightGray"/>
              </w:rPr>
              <w:t>.)</w:t>
            </w:r>
          </w:p>
          <w:p w14:paraId="380667C7" w14:textId="77777777" w:rsidR="00E041E8" w:rsidRPr="0098081F" w:rsidRDefault="00E041E8">
            <w:pPr>
              <w:pStyle w:val="FEMATableText"/>
              <w:spacing w:before="96" w:after="96"/>
            </w:pPr>
          </w:p>
        </w:tc>
      </w:tr>
    </w:tbl>
    <w:p w14:paraId="5C8BA349" w14:textId="77777777" w:rsidR="00E041E8" w:rsidRPr="00FF26BD" w:rsidRDefault="00E041E8" w:rsidP="00E041E8">
      <w:pPr>
        <w:pStyle w:val="FEMANormal"/>
      </w:pPr>
    </w:p>
    <w:p w14:paraId="74040627" w14:textId="77777777" w:rsidR="00E041E8" w:rsidRDefault="00E041E8" w:rsidP="00E041E8">
      <w:pPr>
        <w:pStyle w:val="FEMAHeading4"/>
        <w:sectPr w:rsidR="00E041E8" w:rsidSect="00E041E8">
          <w:pgSz w:w="12240" w:h="15840"/>
          <w:pgMar w:top="1440" w:right="1440" w:bottom="1440" w:left="1440" w:header="720" w:footer="720" w:gutter="0"/>
          <w:cols w:space="720"/>
          <w:docGrid w:linePitch="360"/>
        </w:sectPr>
      </w:pPr>
    </w:p>
    <w:p w14:paraId="596CEFD1" w14:textId="77777777" w:rsidR="00E041E8" w:rsidRDefault="00E041E8" w:rsidP="00E041E8">
      <w:pPr>
        <w:pStyle w:val="FEMAHeading4"/>
      </w:pPr>
      <w:r>
        <w:lastRenderedPageBreak/>
        <w:t>Task 9 – Mentoring</w:t>
      </w:r>
    </w:p>
    <w:p w14:paraId="43390343" w14:textId="77777777" w:rsidR="00E041E8" w:rsidRDefault="00E041E8" w:rsidP="00E041E8">
      <w:pPr>
        <w:pStyle w:val="FEMANormal"/>
      </w:pPr>
      <w:r w:rsidRPr="006F48A6">
        <w:rPr>
          <w:u w:val="single"/>
        </w:rPr>
        <w:t>Instructions</w:t>
      </w:r>
      <w:r w:rsidRPr="00777E63">
        <w:t xml:space="preserve">: </w:t>
      </w:r>
      <w:r>
        <w:t xml:space="preserve">Add the required information to </w:t>
      </w:r>
      <w:r>
        <w:fldChar w:fldCharType="begin"/>
      </w:r>
      <w:r>
        <w:instrText xml:space="preserve"> REF _Ref98238813 \h </w:instrText>
      </w:r>
      <w:r>
        <w:fldChar w:fldCharType="separate"/>
      </w:r>
      <w:r>
        <w:t xml:space="preserve">Table </w:t>
      </w:r>
      <w:r>
        <w:rPr>
          <w:noProof/>
        </w:rPr>
        <w:t>11</w:t>
      </w:r>
      <w:r>
        <w:fldChar w:fldCharType="end"/>
      </w:r>
      <w:r w:rsidRPr="00777E63">
        <w:t>.</w:t>
      </w:r>
    </w:p>
    <w:p w14:paraId="7D3EEF1D" w14:textId="77777777" w:rsidR="00E041E8" w:rsidRPr="00020296" w:rsidRDefault="00E041E8" w:rsidP="00E041E8">
      <w:pPr>
        <w:pStyle w:val="FEMATableCaption"/>
      </w:pPr>
      <w:bookmarkStart w:id="33" w:name="_Ref98238813"/>
      <w:bookmarkStart w:id="34" w:name="_Ref98239428"/>
      <w:bookmarkStart w:id="35" w:name="_Toc191031204"/>
      <w:r>
        <w:t xml:space="preserve">Table </w:t>
      </w:r>
      <w:r>
        <w:fldChar w:fldCharType="begin"/>
      </w:r>
      <w:r>
        <w:instrText>SEQ Table \* ARABIC</w:instrText>
      </w:r>
      <w:r>
        <w:fldChar w:fldCharType="separate"/>
      </w:r>
      <w:r>
        <w:rPr>
          <w:noProof/>
        </w:rPr>
        <w:t>11</w:t>
      </w:r>
      <w:r>
        <w:fldChar w:fldCharType="end"/>
      </w:r>
      <w:bookmarkEnd w:id="33"/>
      <w:r>
        <w:t xml:space="preserve">. </w:t>
      </w:r>
      <w:r w:rsidRPr="00EC42C2">
        <w:t>Task 9 – Mentoring</w:t>
      </w:r>
      <w:bookmarkEnd w:id="34"/>
      <w:bookmarkEnd w:id="35"/>
    </w:p>
    <w:tbl>
      <w:tblPr>
        <w:tblStyle w:val="FEMATable1-DHSLightBlue20"/>
        <w:tblW w:w="0" w:type="auto"/>
        <w:tblInd w:w="3" w:type="dxa"/>
        <w:tblLook w:val="04A0" w:firstRow="1" w:lastRow="0" w:firstColumn="1" w:lastColumn="0" w:noHBand="0" w:noVBand="1"/>
      </w:tblPr>
      <w:tblGrid>
        <w:gridCol w:w="2333"/>
        <w:gridCol w:w="2158"/>
        <w:gridCol w:w="1530"/>
        <w:gridCol w:w="314"/>
        <w:gridCol w:w="1395"/>
        <w:gridCol w:w="1614"/>
      </w:tblGrid>
      <w:tr w:rsidR="00E041E8" w14:paraId="5BD53E71" w14:textId="77777777">
        <w:trPr>
          <w:cnfStyle w:val="100000000000" w:firstRow="1" w:lastRow="0" w:firstColumn="0" w:lastColumn="0" w:oddVBand="0" w:evenVBand="0" w:oddHBand="0" w:evenHBand="0" w:firstRowFirstColumn="0" w:firstRowLastColumn="0" w:lastRowFirstColumn="0" w:lastRowLastColumn="0"/>
        </w:trPr>
        <w:tc>
          <w:tcPr>
            <w:tcW w:w="2333" w:type="dxa"/>
          </w:tcPr>
          <w:p w14:paraId="72681A34" w14:textId="77777777" w:rsidR="00E041E8" w:rsidRPr="0035495C" w:rsidRDefault="00E041E8">
            <w:pPr>
              <w:pStyle w:val="FEMATableHeading"/>
              <w:spacing w:before="96" w:after="96"/>
            </w:pPr>
            <w:r w:rsidRPr="0035495C">
              <w:t>COMS Task</w:t>
            </w:r>
          </w:p>
        </w:tc>
        <w:tc>
          <w:tcPr>
            <w:tcW w:w="2158" w:type="dxa"/>
          </w:tcPr>
          <w:p w14:paraId="1EC221AC" w14:textId="77777777" w:rsidR="00E041E8" w:rsidRPr="0035495C" w:rsidRDefault="00E041E8">
            <w:pPr>
              <w:pStyle w:val="FEMATableHeading"/>
              <w:spacing w:before="96" w:after="96"/>
            </w:pPr>
            <w:r w:rsidRPr="0035495C">
              <w:t xml:space="preserve">Mark </w:t>
            </w:r>
            <w:r>
              <w:t>“</w:t>
            </w:r>
            <w:r w:rsidRPr="0035495C">
              <w:t>X” if task will be done under this SOW</w:t>
            </w:r>
          </w:p>
        </w:tc>
        <w:tc>
          <w:tcPr>
            <w:tcW w:w="1530" w:type="dxa"/>
          </w:tcPr>
          <w:p w14:paraId="189282CD" w14:textId="77777777" w:rsidR="00E041E8" w:rsidRPr="0035495C" w:rsidRDefault="00E041E8">
            <w:pPr>
              <w:pStyle w:val="FEMATableHeading"/>
              <w:spacing w:before="96" w:after="96"/>
            </w:pPr>
            <w:r w:rsidRPr="0035495C">
              <w:t>(A) FEMA Contribution</w:t>
            </w:r>
          </w:p>
        </w:tc>
        <w:tc>
          <w:tcPr>
            <w:tcW w:w="1709" w:type="dxa"/>
            <w:gridSpan w:val="2"/>
          </w:tcPr>
          <w:p w14:paraId="47B0B89B" w14:textId="77777777" w:rsidR="00E041E8" w:rsidRPr="0035495C" w:rsidRDefault="00E041E8">
            <w:pPr>
              <w:pStyle w:val="FEMATableHeading"/>
              <w:spacing w:before="96" w:after="96"/>
            </w:pPr>
            <w:r w:rsidRPr="0035495C">
              <w:t>(B) Partner Contribution</w:t>
            </w:r>
          </w:p>
        </w:tc>
        <w:tc>
          <w:tcPr>
            <w:tcW w:w="1614" w:type="dxa"/>
          </w:tcPr>
          <w:p w14:paraId="61A6ECBF" w14:textId="77777777" w:rsidR="00E041E8" w:rsidRPr="0035495C" w:rsidRDefault="00E041E8">
            <w:pPr>
              <w:pStyle w:val="FEMATableHeading"/>
              <w:spacing w:before="96" w:after="96"/>
            </w:pPr>
            <w:r w:rsidRPr="0035495C">
              <w:t>(A+B) Total Project Cost</w:t>
            </w:r>
          </w:p>
        </w:tc>
      </w:tr>
      <w:tr w:rsidR="00B074DC" w14:paraId="60FEADE8" w14:textId="77777777">
        <w:tc>
          <w:tcPr>
            <w:tcW w:w="2333" w:type="dxa"/>
          </w:tcPr>
          <w:p w14:paraId="1EC953D6" w14:textId="77777777" w:rsidR="00B074DC" w:rsidRDefault="00B074DC" w:rsidP="00B074DC">
            <w:pPr>
              <w:pStyle w:val="FEMATableText"/>
              <w:spacing w:before="96" w:after="96"/>
            </w:pPr>
            <w:r>
              <w:t xml:space="preserve">Mentoring </w:t>
            </w:r>
            <w:r w:rsidRPr="00342196">
              <w:rPr>
                <w:i/>
                <w:iCs/>
              </w:rPr>
              <w:t xml:space="preserve">(see </w:t>
            </w:r>
            <w:hyperlink w:anchor="Part_2_9" w:history="1">
              <w:r w:rsidRPr="002943BD">
                <w:rPr>
                  <w:rStyle w:val="Hyperlink"/>
                  <w:i/>
                  <w:iCs/>
                </w:rPr>
                <w:t>Part 2.9</w:t>
              </w:r>
            </w:hyperlink>
            <w:r w:rsidRPr="00342196">
              <w:rPr>
                <w:i/>
                <w:iCs/>
              </w:rPr>
              <w:t>)</w:t>
            </w:r>
          </w:p>
        </w:tc>
        <w:sdt>
          <w:sdtPr>
            <w:id w:val="-2136711054"/>
            <w14:checkbox>
              <w14:checked w14:val="1"/>
              <w14:checkedState w14:val="2612" w14:font="MS Gothic"/>
              <w14:uncheckedState w14:val="2610" w14:font="MS Gothic"/>
            </w14:checkbox>
          </w:sdtPr>
          <w:sdtEndPr/>
          <w:sdtContent>
            <w:tc>
              <w:tcPr>
                <w:tcW w:w="2158" w:type="dxa"/>
                <w:vAlign w:val="center"/>
              </w:tcPr>
              <w:p w14:paraId="2CA209F7" w14:textId="0FA892DC" w:rsidR="00B074DC" w:rsidRDefault="00B074DC" w:rsidP="00B074DC">
                <w:pPr>
                  <w:pStyle w:val="FEMATableText"/>
                  <w:spacing w:before="96" w:after="96"/>
                  <w:jc w:val="center"/>
                </w:pPr>
                <w:r>
                  <w:rPr>
                    <w:rFonts w:ascii="MS Gothic" w:eastAsia="MS Gothic" w:hAnsi="MS Gothic" w:hint="eastAsia"/>
                  </w:rPr>
                  <w:t>☒</w:t>
                </w:r>
              </w:p>
            </w:tc>
          </w:sdtContent>
        </w:sdt>
        <w:tc>
          <w:tcPr>
            <w:tcW w:w="1530" w:type="dxa"/>
          </w:tcPr>
          <w:p w14:paraId="5F651EAC" w14:textId="4EC522C5" w:rsidR="00B074DC" w:rsidRPr="00810927" w:rsidRDefault="00B074DC" w:rsidP="00B074DC">
            <w:pPr>
              <w:pStyle w:val="FEMATableText"/>
              <w:spacing w:before="96" w:after="96"/>
            </w:pPr>
            <w:r w:rsidRPr="00810927">
              <w:rPr>
                <w:color w:val="833C0B" w:themeColor="accent2" w:themeShade="80"/>
              </w:rPr>
              <w:t>$5,000</w:t>
            </w:r>
          </w:p>
        </w:tc>
        <w:tc>
          <w:tcPr>
            <w:tcW w:w="1709" w:type="dxa"/>
            <w:gridSpan w:val="2"/>
          </w:tcPr>
          <w:p w14:paraId="45569370" w14:textId="7BD3B894" w:rsidR="00B074DC" w:rsidRPr="00810927" w:rsidRDefault="00B074DC" w:rsidP="00B074DC">
            <w:pPr>
              <w:pStyle w:val="FEMATableText"/>
              <w:spacing w:before="96" w:after="96"/>
            </w:pPr>
            <w:r w:rsidRPr="00810927">
              <w:rPr>
                <w:color w:val="833C0B" w:themeColor="accent2" w:themeShade="80"/>
              </w:rPr>
              <w:t>$0</w:t>
            </w:r>
          </w:p>
        </w:tc>
        <w:tc>
          <w:tcPr>
            <w:tcW w:w="1614" w:type="dxa"/>
          </w:tcPr>
          <w:p w14:paraId="2562F932" w14:textId="045CFDE1" w:rsidR="00B074DC" w:rsidRPr="00810927" w:rsidRDefault="00B074DC" w:rsidP="00B074DC">
            <w:pPr>
              <w:pStyle w:val="FEMATableText"/>
              <w:spacing w:before="96" w:after="96"/>
            </w:pPr>
            <w:r w:rsidRPr="00810927">
              <w:rPr>
                <w:color w:val="833C0B" w:themeColor="accent2" w:themeShade="80"/>
              </w:rPr>
              <w:t>$5,000</w:t>
            </w:r>
          </w:p>
        </w:tc>
      </w:tr>
      <w:tr w:rsidR="00E041E8" w:rsidRPr="005D3889" w14:paraId="766D0078" w14:textId="77777777">
        <w:tc>
          <w:tcPr>
            <w:tcW w:w="6335" w:type="dxa"/>
            <w:gridSpan w:val="4"/>
            <w:shd w:val="clear" w:color="auto" w:fill="B8D9E8"/>
          </w:tcPr>
          <w:p w14:paraId="256286B5" w14:textId="77777777" w:rsidR="00E041E8" w:rsidRPr="00D862ED" w:rsidRDefault="00E041E8">
            <w:pPr>
              <w:pStyle w:val="FEMATableHeading"/>
              <w:spacing w:before="96" w:after="96"/>
            </w:pPr>
            <w:r w:rsidRPr="00D862ED">
              <w:t>Deliverable</w:t>
            </w:r>
          </w:p>
        </w:tc>
        <w:tc>
          <w:tcPr>
            <w:tcW w:w="3009" w:type="dxa"/>
            <w:gridSpan w:val="2"/>
            <w:shd w:val="clear" w:color="auto" w:fill="B8D9E8"/>
          </w:tcPr>
          <w:p w14:paraId="4FD69708" w14:textId="77777777" w:rsidR="00E041E8" w:rsidRPr="00D862ED" w:rsidRDefault="00E041E8">
            <w:pPr>
              <w:pStyle w:val="FEMATableHeading"/>
              <w:spacing w:before="96" w:after="96"/>
            </w:pPr>
            <w:r w:rsidRPr="00D862ED">
              <w:t>Mark “X” if deliverable will be done under this task</w:t>
            </w:r>
          </w:p>
        </w:tc>
      </w:tr>
      <w:tr w:rsidR="00E041E8" w:rsidRPr="005D3889" w14:paraId="72275D3E" w14:textId="77777777">
        <w:tc>
          <w:tcPr>
            <w:tcW w:w="6335" w:type="dxa"/>
            <w:gridSpan w:val="4"/>
          </w:tcPr>
          <w:p w14:paraId="4EB7F161" w14:textId="77777777" w:rsidR="00E041E8" w:rsidRPr="00CB6A82" w:rsidRDefault="00E041E8">
            <w:pPr>
              <w:pStyle w:val="FEMATableText"/>
              <w:spacing w:before="96" w:after="96"/>
            </w:pPr>
            <w:r w:rsidRPr="006E6749">
              <w:t>List of existing or potential CTP entities to be mentored</w:t>
            </w:r>
          </w:p>
        </w:tc>
        <w:sdt>
          <w:sdtPr>
            <w:id w:val="64309223"/>
            <w14:checkbox>
              <w14:checked w14:val="1"/>
              <w14:checkedState w14:val="2612" w14:font="MS Gothic"/>
              <w14:uncheckedState w14:val="2610" w14:font="MS Gothic"/>
            </w14:checkbox>
          </w:sdtPr>
          <w:sdtEndPr/>
          <w:sdtContent>
            <w:tc>
              <w:tcPr>
                <w:tcW w:w="3009" w:type="dxa"/>
                <w:gridSpan w:val="2"/>
                <w:vAlign w:val="center"/>
              </w:tcPr>
              <w:p w14:paraId="01B404C3" w14:textId="2EB6DFEC" w:rsidR="00E041E8" w:rsidRPr="00484D2B" w:rsidRDefault="00B074DC">
                <w:pPr>
                  <w:pStyle w:val="FEMATableText"/>
                  <w:spacing w:before="96" w:after="96"/>
                  <w:jc w:val="center"/>
                </w:pPr>
                <w:r>
                  <w:rPr>
                    <w:rFonts w:ascii="MS Gothic" w:eastAsia="MS Gothic" w:hAnsi="MS Gothic" w:hint="eastAsia"/>
                  </w:rPr>
                  <w:t>☒</w:t>
                </w:r>
              </w:p>
            </w:tc>
          </w:sdtContent>
        </w:sdt>
      </w:tr>
      <w:tr w:rsidR="00E041E8" w:rsidRPr="005D3889" w14:paraId="7F2E053D" w14:textId="77777777">
        <w:tc>
          <w:tcPr>
            <w:tcW w:w="6335" w:type="dxa"/>
            <w:gridSpan w:val="4"/>
          </w:tcPr>
          <w:p w14:paraId="6B30FA66" w14:textId="77777777" w:rsidR="00E041E8" w:rsidRPr="00CB6A82" w:rsidRDefault="00E041E8">
            <w:pPr>
              <w:pStyle w:val="FEMATableText"/>
              <w:spacing w:before="96" w:after="96"/>
            </w:pPr>
            <w:r w:rsidRPr="00397353">
              <w:t>Schedule and explanation of COMS mentoring activities</w:t>
            </w:r>
          </w:p>
        </w:tc>
        <w:sdt>
          <w:sdtPr>
            <w:id w:val="804280557"/>
            <w14:checkbox>
              <w14:checked w14:val="0"/>
              <w14:checkedState w14:val="2612" w14:font="MS Gothic"/>
              <w14:uncheckedState w14:val="2610" w14:font="MS Gothic"/>
            </w14:checkbox>
          </w:sdtPr>
          <w:sdtEndPr/>
          <w:sdtContent>
            <w:tc>
              <w:tcPr>
                <w:tcW w:w="3009" w:type="dxa"/>
                <w:gridSpan w:val="2"/>
                <w:vAlign w:val="center"/>
              </w:tcPr>
              <w:p w14:paraId="51031AF5"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25E3D00D" w14:textId="77777777">
        <w:tc>
          <w:tcPr>
            <w:tcW w:w="6335" w:type="dxa"/>
            <w:gridSpan w:val="4"/>
          </w:tcPr>
          <w:p w14:paraId="238BE601" w14:textId="77777777" w:rsidR="00E041E8" w:rsidRPr="00CB6A82" w:rsidRDefault="00E041E8">
            <w:pPr>
              <w:pStyle w:val="FEMATableText"/>
              <w:spacing w:before="96" w:after="96"/>
            </w:pPr>
            <w:r w:rsidRPr="00521E0B">
              <w:t>Report detailing COMS mentoring activities provided</w:t>
            </w:r>
          </w:p>
        </w:tc>
        <w:sdt>
          <w:sdtPr>
            <w:id w:val="291255315"/>
            <w14:checkbox>
              <w14:checked w14:val="1"/>
              <w14:checkedState w14:val="2612" w14:font="MS Gothic"/>
              <w14:uncheckedState w14:val="2610" w14:font="MS Gothic"/>
            </w14:checkbox>
          </w:sdtPr>
          <w:sdtEndPr/>
          <w:sdtContent>
            <w:tc>
              <w:tcPr>
                <w:tcW w:w="3009" w:type="dxa"/>
                <w:gridSpan w:val="2"/>
                <w:vAlign w:val="center"/>
              </w:tcPr>
              <w:p w14:paraId="49037D1E" w14:textId="33EF37C0" w:rsidR="00E041E8" w:rsidRPr="00484D2B" w:rsidRDefault="00B074DC">
                <w:pPr>
                  <w:pStyle w:val="FEMATableText"/>
                  <w:spacing w:before="96" w:after="96"/>
                  <w:jc w:val="center"/>
                </w:pPr>
                <w:r>
                  <w:rPr>
                    <w:rFonts w:ascii="MS Gothic" w:eastAsia="MS Gothic" w:hAnsi="MS Gothic" w:hint="eastAsia"/>
                  </w:rPr>
                  <w:t>☒</w:t>
                </w:r>
              </w:p>
            </w:tc>
          </w:sdtContent>
        </w:sdt>
      </w:tr>
      <w:tr w:rsidR="00E041E8" w:rsidRPr="005D3889" w14:paraId="03B28306" w14:textId="77777777">
        <w:tc>
          <w:tcPr>
            <w:tcW w:w="6335" w:type="dxa"/>
            <w:gridSpan w:val="4"/>
          </w:tcPr>
          <w:p w14:paraId="2FB148A2" w14:textId="77777777" w:rsidR="00E041E8" w:rsidRPr="00CB6A82" w:rsidRDefault="00E041E8">
            <w:pPr>
              <w:pStyle w:val="FEMATableText"/>
              <w:spacing w:before="96" w:after="96"/>
            </w:pPr>
            <w:r w:rsidRPr="005D465B">
              <w:t>Participant Surveys completed by mentored individuals that provide feedback on the quality and benefits of the mentor(s) and COMS mentoring activities</w:t>
            </w:r>
          </w:p>
        </w:tc>
        <w:sdt>
          <w:sdtPr>
            <w:id w:val="-993796152"/>
            <w14:checkbox>
              <w14:checked w14:val="0"/>
              <w14:checkedState w14:val="2612" w14:font="MS Gothic"/>
              <w14:uncheckedState w14:val="2610" w14:font="MS Gothic"/>
            </w14:checkbox>
          </w:sdtPr>
          <w:sdtEndPr/>
          <w:sdtContent>
            <w:tc>
              <w:tcPr>
                <w:tcW w:w="3009" w:type="dxa"/>
                <w:gridSpan w:val="2"/>
                <w:vAlign w:val="center"/>
              </w:tcPr>
              <w:p w14:paraId="3F3C3463"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0426E148" w14:textId="77777777">
        <w:tc>
          <w:tcPr>
            <w:tcW w:w="6335" w:type="dxa"/>
            <w:gridSpan w:val="4"/>
          </w:tcPr>
          <w:p w14:paraId="72593479" w14:textId="77777777" w:rsidR="00E041E8" w:rsidRPr="00CB6A82" w:rsidRDefault="00E041E8">
            <w:pPr>
              <w:pStyle w:val="FEMATableText"/>
              <w:spacing w:before="96" w:after="96"/>
            </w:pPr>
            <w:r>
              <w:fldChar w:fldCharType="begin">
                <w:ffData>
                  <w:name w:val=""/>
                  <w:enabled/>
                  <w:calcOnExit w:val="0"/>
                  <w:textInput>
                    <w:default w:val="{Insert #}"/>
                  </w:textInput>
                </w:ffData>
              </w:fldChar>
            </w:r>
            <w:r>
              <w:instrText xml:space="preserve"> FORMTEXT </w:instrText>
            </w:r>
            <w:r>
              <w:fldChar w:fldCharType="separate"/>
            </w:r>
            <w:r>
              <w:rPr>
                <w:noProof/>
              </w:rPr>
              <w:t>{Insert #}</w:t>
            </w:r>
            <w:r>
              <w:fldChar w:fldCharType="end"/>
            </w:r>
            <w:r>
              <w:t xml:space="preserve"> </w:t>
            </w:r>
            <w:r w:rsidRPr="007101D5">
              <w:t>COMS Best Practice write-ups to be shared nationally on the FEMA CTP Collaboration Center</w:t>
            </w:r>
          </w:p>
        </w:tc>
        <w:sdt>
          <w:sdtPr>
            <w:id w:val="1347210767"/>
            <w14:checkbox>
              <w14:checked w14:val="0"/>
              <w14:checkedState w14:val="2612" w14:font="MS Gothic"/>
              <w14:uncheckedState w14:val="2610" w14:font="MS Gothic"/>
            </w14:checkbox>
          </w:sdtPr>
          <w:sdtEndPr/>
          <w:sdtContent>
            <w:tc>
              <w:tcPr>
                <w:tcW w:w="3009" w:type="dxa"/>
                <w:gridSpan w:val="2"/>
                <w:vAlign w:val="center"/>
              </w:tcPr>
              <w:p w14:paraId="633F081B"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638504F7" w14:textId="77777777">
        <w:tc>
          <w:tcPr>
            <w:tcW w:w="6335" w:type="dxa"/>
            <w:gridSpan w:val="4"/>
          </w:tcPr>
          <w:p w14:paraId="629D4917" w14:textId="77777777" w:rsidR="00E041E8" w:rsidRPr="00CB6A82" w:rsidRDefault="00E041E8">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300313066"/>
            <w14:checkbox>
              <w14:checked w14:val="0"/>
              <w14:checkedState w14:val="2612" w14:font="MS Gothic"/>
              <w14:uncheckedState w14:val="2610" w14:font="MS Gothic"/>
            </w14:checkbox>
          </w:sdtPr>
          <w:sdtEndPr/>
          <w:sdtContent>
            <w:tc>
              <w:tcPr>
                <w:tcW w:w="3009" w:type="dxa"/>
                <w:gridSpan w:val="2"/>
                <w:vAlign w:val="center"/>
              </w:tcPr>
              <w:p w14:paraId="4709F190"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39CAB92C" w14:textId="77777777">
        <w:trPr>
          <w:trHeight w:val="642"/>
        </w:trPr>
        <w:tc>
          <w:tcPr>
            <w:tcW w:w="9344" w:type="dxa"/>
            <w:gridSpan w:val="6"/>
            <w:shd w:val="clear" w:color="auto" w:fill="B8D9E8"/>
          </w:tcPr>
          <w:p w14:paraId="011C67E7" w14:textId="77777777" w:rsidR="00E041E8" w:rsidRPr="00D862ED" w:rsidRDefault="00E041E8">
            <w:pPr>
              <w:pStyle w:val="FEMATableHeading"/>
              <w:spacing w:before="96" w:after="96"/>
            </w:pPr>
            <w:r w:rsidRPr="00D862ED">
              <w:t>Custom Scope Elements</w:t>
            </w:r>
          </w:p>
        </w:tc>
      </w:tr>
      <w:tr w:rsidR="00E041E8" w:rsidRPr="005D3889" w14:paraId="62D5DC8F" w14:textId="77777777">
        <w:trPr>
          <w:trHeight w:val="1245"/>
        </w:trPr>
        <w:tc>
          <w:tcPr>
            <w:tcW w:w="9344" w:type="dxa"/>
            <w:gridSpan w:val="6"/>
          </w:tcPr>
          <w:p w14:paraId="312EA5ED" w14:textId="77777777" w:rsidR="00E041E8" w:rsidRDefault="00E041E8">
            <w:pPr>
              <w:pStyle w:val="FEMATableText"/>
              <w:spacing w:before="96" w:after="96"/>
            </w:pPr>
            <w:r w:rsidRPr="00D14DBA">
              <w:t>Note</w:t>
            </w:r>
            <w:r>
              <w:t xml:space="preserve"> that if you do not modify this cell, you agree to the scope as written </w:t>
            </w:r>
            <w:r w:rsidRPr="00D14DBA">
              <w:t xml:space="preserve">in </w:t>
            </w:r>
            <w:hyperlink w:anchor="Part_2_9" w:history="1">
              <w:r w:rsidRPr="002943BD">
                <w:rPr>
                  <w:rStyle w:val="Hyperlink"/>
                </w:rPr>
                <w:t>Part 2.9</w:t>
              </w:r>
            </w:hyperlink>
            <w:r w:rsidRPr="00BA297D">
              <w:t xml:space="preserve">. </w:t>
            </w:r>
            <w:r w:rsidRPr="006E3848">
              <w:t>If you’ve checked the box(es) above indicating you will undertake this activity, provide scope here.</w:t>
            </w:r>
          </w:p>
          <w:p w14:paraId="65A04B57" w14:textId="77777777" w:rsidR="00E041E8" w:rsidRDefault="00E041E8">
            <w:pPr>
              <w:pStyle w:val="FEMATableText"/>
              <w:spacing w:before="96" w:after="96"/>
            </w:pPr>
          </w:p>
          <w:p w14:paraId="51772511" w14:textId="58EACFFF" w:rsidR="00E041E8" w:rsidRPr="00B074DC" w:rsidRDefault="00B074DC">
            <w:pPr>
              <w:pStyle w:val="FEMATableText"/>
              <w:spacing w:before="96" w:after="96"/>
              <w:rPr>
                <w:color w:val="833C0B" w:themeColor="accent2" w:themeShade="80"/>
              </w:rPr>
            </w:pPr>
            <w:r w:rsidRPr="00810927">
              <w:rPr>
                <w:color w:val="833C0B" w:themeColor="accent2" w:themeShade="80"/>
              </w:rPr>
              <w:t xml:space="preserve">The Illinois State Water Survey (ISWS) and FEMA entered into a CTP agreement on July 18, 2008 which was updated September 9, 2013.  ISWS has handled many aspects of </w:t>
            </w:r>
            <w:proofErr w:type="spellStart"/>
            <w:r w:rsidRPr="00810927">
              <w:rPr>
                <w:color w:val="833C0B" w:themeColor="accent2" w:themeShade="80"/>
              </w:rPr>
              <w:t>RiskMAP</w:t>
            </w:r>
            <w:proofErr w:type="spellEnd"/>
            <w:r w:rsidRPr="00810927">
              <w:rPr>
                <w:color w:val="833C0B" w:themeColor="accent2" w:themeShade="80"/>
              </w:rPr>
              <w:t xml:space="preserve"> project development, support for ISWS to share these best practices to enable other CTPs to develop their technical and management practices. This includes sharing GIS technology solutions like Python scripts and other custom tools. ISWS will partner with agencies and entities to engage in mentoring activities.</w:t>
            </w:r>
          </w:p>
        </w:tc>
      </w:tr>
    </w:tbl>
    <w:p w14:paraId="417B3C8E" w14:textId="77777777" w:rsidR="00E041E8" w:rsidRPr="00777E63" w:rsidRDefault="00E041E8" w:rsidP="00E041E8">
      <w:pPr>
        <w:pStyle w:val="FEMANormal"/>
      </w:pPr>
    </w:p>
    <w:p w14:paraId="2FCEEEED" w14:textId="77777777" w:rsidR="00E041E8" w:rsidRDefault="00E041E8" w:rsidP="00E041E8">
      <w:pPr>
        <w:pStyle w:val="FEMAHeading4"/>
        <w:sectPr w:rsidR="00E041E8" w:rsidSect="00E041E8">
          <w:pgSz w:w="12240" w:h="15840"/>
          <w:pgMar w:top="1440" w:right="1440" w:bottom="1440" w:left="1440" w:header="720" w:footer="720" w:gutter="0"/>
          <w:cols w:space="720"/>
          <w:docGrid w:linePitch="360"/>
        </w:sectPr>
      </w:pPr>
    </w:p>
    <w:p w14:paraId="30B0BDAF" w14:textId="77777777" w:rsidR="00E041E8" w:rsidRDefault="00E041E8" w:rsidP="00E041E8">
      <w:pPr>
        <w:pStyle w:val="FEMAHeading4"/>
      </w:pPr>
      <w:r>
        <w:lastRenderedPageBreak/>
        <w:t>Task 10 – Pilot Projects</w:t>
      </w:r>
    </w:p>
    <w:p w14:paraId="0769B646" w14:textId="77777777" w:rsidR="00E041E8" w:rsidRDefault="00E041E8" w:rsidP="00E041E8">
      <w:pPr>
        <w:pStyle w:val="FEMANormal"/>
      </w:pPr>
      <w:r w:rsidRPr="006F48A6">
        <w:rPr>
          <w:u w:val="single"/>
        </w:rPr>
        <w:t>Instructions</w:t>
      </w:r>
      <w:r w:rsidRPr="000C6106">
        <w:t xml:space="preserve">: </w:t>
      </w:r>
      <w:r>
        <w:t xml:space="preserve">Add the required information to </w:t>
      </w:r>
      <w:r>
        <w:fldChar w:fldCharType="begin"/>
      </w:r>
      <w:r>
        <w:instrText xml:space="preserve"> REF _Ref98238925 \h </w:instrText>
      </w:r>
      <w:r>
        <w:fldChar w:fldCharType="separate"/>
      </w:r>
      <w:r>
        <w:t xml:space="preserve">Table </w:t>
      </w:r>
      <w:r>
        <w:rPr>
          <w:noProof/>
        </w:rPr>
        <w:t>12</w:t>
      </w:r>
      <w:r>
        <w:fldChar w:fldCharType="end"/>
      </w:r>
      <w:r w:rsidRPr="000C6106">
        <w:t>.</w:t>
      </w:r>
    </w:p>
    <w:p w14:paraId="7D824AC8" w14:textId="77777777" w:rsidR="00E041E8" w:rsidRPr="00D15A74" w:rsidRDefault="00E041E8" w:rsidP="00E041E8">
      <w:pPr>
        <w:pStyle w:val="FEMATableCaption"/>
      </w:pPr>
      <w:bookmarkStart w:id="36" w:name="_Ref98238925"/>
      <w:bookmarkStart w:id="37" w:name="_Ref158992243"/>
      <w:bookmarkStart w:id="38" w:name="_Toc191031205"/>
      <w:bookmarkStart w:id="39" w:name="_Ref98239407"/>
      <w:r>
        <w:t xml:space="preserve">Table </w:t>
      </w:r>
      <w:r>
        <w:fldChar w:fldCharType="begin"/>
      </w:r>
      <w:r>
        <w:instrText>SEQ Table \* ARABIC</w:instrText>
      </w:r>
      <w:r>
        <w:fldChar w:fldCharType="separate"/>
      </w:r>
      <w:r>
        <w:rPr>
          <w:noProof/>
        </w:rPr>
        <w:t>12</w:t>
      </w:r>
      <w:r>
        <w:fldChar w:fldCharType="end"/>
      </w:r>
      <w:bookmarkEnd w:id="36"/>
      <w:r>
        <w:t xml:space="preserve">. </w:t>
      </w:r>
      <w:r w:rsidRPr="003D16CA">
        <w:t xml:space="preserve">Task 10 – Pilot </w:t>
      </w:r>
      <w:r>
        <w:t>Projects</w:t>
      </w:r>
      <w:bookmarkEnd w:id="37"/>
      <w:bookmarkEnd w:id="38"/>
      <w:r>
        <w:t xml:space="preserve"> </w:t>
      </w:r>
      <w:bookmarkEnd w:id="39"/>
    </w:p>
    <w:tbl>
      <w:tblPr>
        <w:tblStyle w:val="FEMATable1-DHSLightBlue20"/>
        <w:tblW w:w="0" w:type="auto"/>
        <w:tblInd w:w="6" w:type="dxa"/>
        <w:tblLook w:val="04A0" w:firstRow="1" w:lastRow="0" w:firstColumn="1" w:lastColumn="0" w:noHBand="0" w:noVBand="1"/>
      </w:tblPr>
      <w:tblGrid>
        <w:gridCol w:w="2332"/>
        <w:gridCol w:w="2157"/>
        <w:gridCol w:w="1530"/>
        <w:gridCol w:w="314"/>
        <w:gridCol w:w="1395"/>
        <w:gridCol w:w="1613"/>
      </w:tblGrid>
      <w:tr w:rsidR="00E041E8" w14:paraId="415CCBC7" w14:textId="77777777">
        <w:trPr>
          <w:cnfStyle w:val="100000000000" w:firstRow="1" w:lastRow="0" w:firstColumn="0" w:lastColumn="0" w:oddVBand="0" w:evenVBand="0" w:oddHBand="0" w:evenHBand="0" w:firstRowFirstColumn="0" w:firstRowLastColumn="0" w:lastRowFirstColumn="0" w:lastRowLastColumn="0"/>
        </w:trPr>
        <w:tc>
          <w:tcPr>
            <w:tcW w:w="2332" w:type="dxa"/>
          </w:tcPr>
          <w:p w14:paraId="0A7BD312" w14:textId="77777777" w:rsidR="00E041E8" w:rsidRPr="0035495C" w:rsidRDefault="00E041E8">
            <w:pPr>
              <w:pStyle w:val="FEMATableHeading"/>
              <w:spacing w:before="96" w:after="96"/>
            </w:pPr>
            <w:r w:rsidRPr="0035495C">
              <w:t>COMS Task</w:t>
            </w:r>
          </w:p>
        </w:tc>
        <w:tc>
          <w:tcPr>
            <w:tcW w:w="2157" w:type="dxa"/>
          </w:tcPr>
          <w:p w14:paraId="4B5D091E" w14:textId="77777777" w:rsidR="00E041E8" w:rsidRPr="0035495C" w:rsidRDefault="00E041E8">
            <w:pPr>
              <w:pStyle w:val="FEMATableHeading"/>
              <w:spacing w:before="96" w:after="96"/>
            </w:pPr>
            <w:r w:rsidRPr="0035495C">
              <w:t xml:space="preserve">Mark </w:t>
            </w:r>
            <w:r>
              <w:t>“</w:t>
            </w:r>
            <w:r w:rsidRPr="0035495C">
              <w:t>X” if task will be done under this SOW</w:t>
            </w:r>
          </w:p>
        </w:tc>
        <w:tc>
          <w:tcPr>
            <w:tcW w:w="1530" w:type="dxa"/>
          </w:tcPr>
          <w:p w14:paraId="4B33AAD9" w14:textId="77777777" w:rsidR="00E041E8" w:rsidRPr="0035495C" w:rsidRDefault="00E041E8">
            <w:pPr>
              <w:pStyle w:val="FEMATableHeading"/>
              <w:spacing w:before="96" w:after="96"/>
            </w:pPr>
            <w:r w:rsidRPr="0035495C">
              <w:t>(A) FEMA Contribution</w:t>
            </w:r>
          </w:p>
        </w:tc>
        <w:tc>
          <w:tcPr>
            <w:tcW w:w="1709" w:type="dxa"/>
            <w:gridSpan w:val="2"/>
          </w:tcPr>
          <w:p w14:paraId="182E36B4" w14:textId="77777777" w:rsidR="00E041E8" w:rsidRPr="0035495C" w:rsidRDefault="00E041E8">
            <w:pPr>
              <w:pStyle w:val="FEMATableHeading"/>
              <w:spacing w:before="96" w:after="96"/>
            </w:pPr>
            <w:r w:rsidRPr="0035495C">
              <w:t>(B) Partner Contribution</w:t>
            </w:r>
          </w:p>
        </w:tc>
        <w:tc>
          <w:tcPr>
            <w:tcW w:w="1613" w:type="dxa"/>
          </w:tcPr>
          <w:p w14:paraId="3FF55222" w14:textId="77777777" w:rsidR="00E041E8" w:rsidRPr="0035495C" w:rsidRDefault="00E041E8">
            <w:pPr>
              <w:pStyle w:val="FEMATableHeading"/>
              <w:spacing w:before="96" w:after="96"/>
            </w:pPr>
            <w:r w:rsidRPr="0035495C">
              <w:t>(A+B) Total Project Cost</w:t>
            </w:r>
          </w:p>
        </w:tc>
      </w:tr>
      <w:tr w:rsidR="00E041E8" w14:paraId="391A5929" w14:textId="77777777">
        <w:tc>
          <w:tcPr>
            <w:tcW w:w="2332" w:type="dxa"/>
          </w:tcPr>
          <w:p w14:paraId="20025A93" w14:textId="77777777" w:rsidR="00E041E8" w:rsidRDefault="00E041E8">
            <w:pPr>
              <w:pStyle w:val="FEMATableText"/>
              <w:spacing w:before="96" w:after="96"/>
            </w:pPr>
            <w:r>
              <w:t xml:space="preserve">Pilot Projects </w:t>
            </w:r>
            <w:r w:rsidRPr="00342196">
              <w:rPr>
                <w:i/>
                <w:iCs/>
              </w:rPr>
              <w:t xml:space="preserve">(see </w:t>
            </w:r>
            <w:hyperlink w:anchor="Part_2_10" w:history="1">
              <w:r w:rsidRPr="002943BD">
                <w:rPr>
                  <w:rStyle w:val="Hyperlink"/>
                  <w:i/>
                  <w:iCs/>
                </w:rPr>
                <w:t>Part 2.10</w:t>
              </w:r>
            </w:hyperlink>
            <w:r w:rsidRPr="00342196">
              <w:rPr>
                <w:i/>
                <w:iCs/>
              </w:rPr>
              <w:t>)</w:t>
            </w:r>
          </w:p>
        </w:tc>
        <w:sdt>
          <w:sdtPr>
            <w:id w:val="1412971330"/>
            <w14:checkbox>
              <w14:checked w14:val="0"/>
              <w14:checkedState w14:val="2612" w14:font="MS Gothic"/>
              <w14:uncheckedState w14:val="2610" w14:font="MS Gothic"/>
            </w14:checkbox>
          </w:sdtPr>
          <w:sdtEndPr/>
          <w:sdtContent>
            <w:tc>
              <w:tcPr>
                <w:tcW w:w="2157" w:type="dxa"/>
                <w:vAlign w:val="center"/>
              </w:tcPr>
              <w:p w14:paraId="1559859B"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c>
          <w:tcPr>
            <w:tcW w:w="1530" w:type="dxa"/>
          </w:tcPr>
          <w:p w14:paraId="26675ABC" w14:textId="77777777" w:rsidR="00E041E8" w:rsidRDefault="00E041E8">
            <w:pPr>
              <w:pStyle w:val="FEMATableText"/>
              <w:spacing w:before="96" w:after="96"/>
            </w:pPr>
          </w:p>
        </w:tc>
        <w:tc>
          <w:tcPr>
            <w:tcW w:w="1709" w:type="dxa"/>
            <w:gridSpan w:val="2"/>
          </w:tcPr>
          <w:p w14:paraId="6610A673" w14:textId="77777777" w:rsidR="00E041E8" w:rsidRDefault="00E041E8">
            <w:pPr>
              <w:pStyle w:val="FEMATableText"/>
              <w:spacing w:before="96" w:after="96"/>
            </w:pPr>
          </w:p>
        </w:tc>
        <w:tc>
          <w:tcPr>
            <w:tcW w:w="1613" w:type="dxa"/>
          </w:tcPr>
          <w:p w14:paraId="27CE86E9" w14:textId="77777777" w:rsidR="00E041E8" w:rsidRDefault="00E041E8">
            <w:pPr>
              <w:pStyle w:val="FEMATableText"/>
              <w:spacing w:before="96" w:after="96"/>
            </w:pPr>
          </w:p>
        </w:tc>
      </w:tr>
      <w:tr w:rsidR="00E041E8" w:rsidRPr="005D3889" w14:paraId="6E94737C" w14:textId="77777777">
        <w:tc>
          <w:tcPr>
            <w:tcW w:w="6333" w:type="dxa"/>
            <w:gridSpan w:val="4"/>
            <w:shd w:val="clear" w:color="auto" w:fill="B8D9E8"/>
          </w:tcPr>
          <w:p w14:paraId="42DB3C6E" w14:textId="77777777" w:rsidR="00E041E8" w:rsidRPr="00D862ED" w:rsidRDefault="00E041E8">
            <w:pPr>
              <w:pStyle w:val="FEMATableHeading"/>
              <w:spacing w:before="96" w:after="96"/>
            </w:pPr>
            <w:r w:rsidRPr="00D862ED">
              <w:t>Deliverable</w:t>
            </w:r>
          </w:p>
        </w:tc>
        <w:tc>
          <w:tcPr>
            <w:tcW w:w="3008" w:type="dxa"/>
            <w:gridSpan w:val="2"/>
            <w:shd w:val="clear" w:color="auto" w:fill="B8D9E8"/>
          </w:tcPr>
          <w:p w14:paraId="6FAA2D30" w14:textId="77777777" w:rsidR="00E041E8" w:rsidRPr="00D862ED" w:rsidRDefault="00E041E8">
            <w:pPr>
              <w:pStyle w:val="FEMATableHeading"/>
              <w:spacing w:before="96" w:after="96"/>
            </w:pPr>
            <w:r w:rsidRPr="00D862ED">
              <w:t>Mark “X” if deliverable will be done under this task</w:t>
            </w:r>
          </w:p>
        </w:tc>
      </w:tr>
      <w:tr w:rsidR="00E041E8" w:rsidRPr="005D3889" w14:paraId="6202F5CC" w14:textId="77777777">
        <w:tc>
          <w:tcPr>
            <w:tcW w:w="6333" w:type="dxa"/>
            <w:gridSpan w:val="4"/>
          </w:tcPr>
          <w:p w14:paraId="501F4F5C" w14:textId="475CBBBB" w:rsidR="00E041E8" w:rsidRPr="00CB6A82" w:rsidRDefault="00E041E8">
            <w:pPr>
              <w:pStyle w:val="FEMATableText"/>
              <w:spacing w:before="96" w:after="96"/>
            </w:pPr>
            <w:r w:rsidRPr="00F37131">
              <w:t xml:space="preserve">Report on Pilot </w:t>
            </w:r>
            <w:r w:rsidR="004054D2">
              <w:t xml:space="preserve">Project </w:t>
            </w:r>
            <w:r w:rsidRPr="00F37131">
              <w:t>Activities</w:t>
            </w:r>
          </w:p>
        </w:tc>
        <w:sdt>
          <w:sdtPr>
            <w:id w:val="-776025421"/>
            <w14:checkbox>
              <w14:checked w14:val="0"/>
              <w14:checkedState w14:val="2612" w14:font="MS Gothic"/>
              <w14:uncheckedState w14:val="2610" w14:font="MS Gothic"/>
            </w14:checkbox>
          </w:sdtPr>
          <w:sdtEndPr/>
          <w:sdtContent>
            <w:tc>
              <w:tcPr>
                <w:tcW w:w="3008" w:type="dxa"/>
                <w:gridSpan w:val="2"/>
                <w:vAlign w:val="center"/>
              </w:tcPr>
              <w:p w14:paraId="5C346B3D"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678F3FB7" w14:textId="77777777">
        <w:tc>
          <w:tcPr>
            <w:tcW w:w="6333" w:type="dxa"/>
            <w:gridSpan w:val="4"/>
          </w:tcPr>
          <w:p w14:paraId="269C8FDE" w14:textId="77777777" w:rsidR="00E041E8" w:rsidRPr="00CB6A82" w:rsidRDefault="00E041E8">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2086344358"/>
            <w14:checkbox>
              <w14:checked w14:val="0"/>
              <w14:checkedState w14:val="2612" w14:font="MS Gothic"/>
              <w14:uncheckedState w14:val="2610" w14:font="MS Gothic"/>
            </w14:checkbox>
          </w:sdtPr>
          <w:sdtEndPr/>
          <w:sdtContent>
            <w:tc>
              <w:tcPr>
                <w:tcW w:w="3008" w:type="dxa"/>
                <w:gridSpan w:val="2"/>
                <w:vAlign w:val="center"/>
              </w:tcPr>
              <w:p w14:paraId="5F47FBAF"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0687100A" w14:textId="77777777">
        <w:trPr>
          <w:trHeight w:val="642"/>
        </w:trPr>
        <w:tc>
          <w:tcPr>
            <w:tcW w:w="9341" w:type="dxa"/>
            <w:gridSpan w:val="6"/>
            <w:shd w:val="clear" w:color="auto" w:fill="B8D9E8"/>
          </w:tcPr>
          <w:p w14:paraId="7D8C32D5" w14:textId="77777777" w:rsidR="00E041E8" w:rsidRPr="00D862ED" w:rsidRDefault="00E041E8">
            <w:pPr>
              <w:pStyle w:val="FEMATableHeading"/>
              <w:spacing w:before="96" w:after="96"/>
            </w:pPr>
            <w:r w:rsidRPr="00D862ED">
              <w:t>Custom Scope Elements</w:t>
            </w:r>
          </w:p>
        </w:tc>
      </w:tr>
      <w:tr w:rsidR="00E041E8" w:rsidRPr="005D3889" w14:paraId="5C39EF3D" w14:textId="77777777">
        <w:trPr>
          <w:trHeight w:val="1245"/>
        </w:trPr>
        <w:tc>
          <w:tcPr>
            <w:tcW w:w="9341" w:type="dxa"/>
            <w:gridSpan w:val="6"/>
          </w:tcPr>
          <w:p w14:paraId="067F1073" w14:textId="77777777" w:rsidR="00E041E8" w:rsidRDefault="00E041E8">
            <w:pPr>
              <w:pStyle w:val="FEMATableText"/>
              <w:spacing w:before="96" w:after="96"/>
            </w:pPr>
            <w:r w:rsidRPr="00BA297D">
              <w:t xml:space="preserve">Note, </w:t>
            </w:r>
            <w:r>
              <w:t xml:space="preserve">given that pilot activities are (by definition) new, no scope details are </w:t>
            </w:r>
            <w:r w:rsidRPr="00BA297D">
              <w:t xml:space="preserve">written in </w:t>
            </w:r>
            <w:hyperlink w:anchor="Part_2_10" w:history="1">
              <w:r w:rsidRPr="002943BD">
                <w:rPr>
                  <w:rStyle w:val="Hyperlink"/>
                </w:rPr>
                <w:t>Part 2.10</w:t>
              </w:r>
            </w:hyperlink>
            <w:r>
              <w:rPr>
                <w:rStyle w:val="Hyperlink"/>
              </w:rPr>
              <w:t xml:space="preserve">. </w:t>
            </w:r>
            <w:r>
              <w:t>ENTER any planned deliverables in the “Other” field provided above. Specific scope elements that will be completed in this activity can be added here.</w:t>
            </w:r>
          </w:p>
          <w:p w14:paraId="53A6C3D3" w14:textId="77777777" w:rsidR="00E041E8" w:rsidRDefault="00E041E8">
            <w:pPr>
              <w:pStyle w:val="FEMATableText"/>
              <w:spacing w:before="96" w:after="96"/>
            </w:pPr>
          </w:p>
          <w:p w14:paraId="3FB34A66" w14:textId="77777777" w:rsidR="00E041E8" w:rsidRPr="0098081F" w:rsidRDefault="00E041E8">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59BDC3D" w14:textId="77777777" w:rsidR="00E041E8" w:rsidRPr="000C6106" w:rsidRDefault="00E041E8" w:rsidP="00E041E8">
      <w:pPr>
        <w:pStyle w:val="FEMANormal"/>
      </w:pPr>
    </w:p>
    <w:p w14:paraId="375CEB46" w14:textId="77777777" w:rsidR="00E041E8" w:rsidRDefault="00E041E8" w:rsidP="00E041E8">
      <w:pPr>
        <w:pStyle w:val="FEMAHeading4"/>
        <w:sectPr w:rsidR="00E041E8" w:rsidSect="00E041E8">
          <w:pgSz w:w="12240" w:h="15840"/>
          <w:pgMar w:top="1440" w:right="1440" w:bottom="1440" w:left="1440" w:header="720" w:footer="720" w:gutter="0"/>
          <w:cols w:space="720"/>
          <w:docGrid w:linePitch="360"/>
        </w:sectPr>
      </w:pPr>
    </w:p>
    <w:p w14:paraId="02BAB17A" w14:textId="75719866" w:rsidR="00E041E8" w:rsidRDefault="00E041E8" w:rsidP="00E041E8">
      <w:pPr>
        <w:pStyle w:val="FEMAHeading4"/>
      </w:pPr>
      <w:r>
        <w:lastRenderedPageBreak/>
        <w:t xml:space="preserve">Task 11 – CTP </w:t>
      </w:r>
      <w:r w:rsidR="003741E6">
        <w:t>Engagement</w:t>
      </w:r>
    </w:p>
    <w:p w14:paraId="4F374F04" w14:textId="4B20F874" w:rsidR="00E041E8" w:rsidRDefault="00E041E8" w:rsidP="00E041E8">
      <w:pPr>
        <w:pStyle w:val="FEMANormal"/>
      </w:pPr>
      <w:r w:rsidRPr="00CB3BEC">
        <w:rPr>
          <w:u w:val="single"/>
        </w:rPr>
        <w:t>Instructions</w:t>
      </w:r>
      <w:r>
        <w:t xml:space="preserve">: Add the required information to </w:t>
      </w:r>
      <w:r w:rsidR="003741E6">
        <w:fldChar w:fldCharType="begin"/>
      </w:r>
      <w:r w:rsidR="003741E6">
        <w:instrText xml:space="preserve"> REF _Ref158992059 \h </w:instrText>
      </w:r>
      <w:r w:rsidR="003741E6">
        <w:fldChar w:fldCharType="separate"/>
      </w:r>
      <w:r w:rsidR="003741E6">
        <w:t xml:space="preserve">Table </w:t>
      </w:r>
      <w:r w:rsidR="003741E6">
        <w:rPr>
          <w:noProof/>
        </w:rPr>
        <w:t>13</w:t>
      </w:r>
      <w:r w:rsidR="003741E6">
        <w:t>. Task 11 – CTP Engagement</w:t>
      </w:r>
      <w:r w:rsidR="003741E6">
        <w:fldChar w:fldCharType="end"/>
      </w:r>
      <w:r>
        <w:t>.</w:t>
      </w:r>
    </w:p>
    <w:p w14:paraId="17DF210D" w14:textId="6F47B496" w:rsidR="00E041E8" w:rsidRPr="000241EA" w:rsidRDefault="00E041E8" w:rsidP="00E041E8">
      <w:pPr>
        <w:pStyle w:val="FEMATableCaption"/>
      </w:pPr>
      <w:bookmarkStart w:id="40" w:name="_Ref158992059"/>
      <w:bookmarkStart w:id="41" w:name="_Toc191031206"/>
      <w:r>
        <w:t xml:space="preserve">Table </w:t>
      </w:r>
      <w:r>
        <w:fldChar w:fldCharType="begin"/>
      </w:r>
      <w:r>
        <w:instrText>SEQ Table \* ARABIC</w:instrText>
      </w:r>
      <w:r>
        <w:fldChar w:fldCharType="separate"/>
      </w:r>
      <w:r>
        <w:rPr>
          <w:noProof/>
        </w:rPr>
        <w:t>13</w:t>
      </w:r>
      <w:r>
        <w:fldChar w:fldCharType="end"/>
      </w:r>
      <w:r>
        <w:t xml:space="preserve">. Task 11 – CTP </w:t>
      </w:r>
      <w:bookmarkEnd w:id="40"/>
      <w:r w:rsidR="003741E6">
        <w:t>Engagement</w:t>
      </w:r>
      <w:bookmarkEnd w:id="41"/>
    </w:p>
    <w:tbl>
      <w:tblPr>
        <w:tblStyle w:val="FEMATable1-DHSLightBlue20"/>
        <w:tblW w:w="0" w:type="auto"/>
        <w:tblInd w:w="6" w:type="dxa"/>
        <w:tblLook w:val="04A0" w:firstRow="1" w:lastRow="0" w:firstColumn="1" w:lastColumn="0" w:noHBand="0" w:noVBand="1"/>
      </w:tblPr>
      <w:tblGrid>
        <w:gridCol w:w="2332"/>
        <w:gridCol w:w="2157"/>
        <w:gridCol w:w="1530"/>
        <w:gridCol w:w="314"/>
        <w:gridCol w:w="1395"/>
        <w:gridCol w:w="1613"/>
      </w:tblGrid>
      <w:tr w:rsidR="00E041E8" w14:paraId="23A7670A" w14:textId="77777777">
        <w:trPr>
          <w:cnfStyle w:val="100000000000" w:firstRow="1" w:lastRow="0" w:firstColumn="0" w:lastColumn="0" w:oddVBand="0" w:evenVBand="0" w:oddHBand="0" w:evenHBand="0" w:firstRowFirstColumn="0" w:firstRowLastColumn="0" w:lastRowFirstColumn="0" w:lastRowLastColumn="0"/>
        </w:trPr>
        <w:tc>
          <w:tcPr>
            <w:tcW w:w="2332" w:type="dxa"/>
          </w:tcPr>
          <w:p w14:paraId="6603BCF9" w14:textId="77777777" w:rsidR="00E041E8" w:rsidRPr="0035495C" w:rsidRDefault="00E041E8">
            <w:pPr>
              <w:pStyle w:val="FEMATableHeading"/>
              <w:spacing w:before="96" w:after="96"/>
            </w:pPr>
            <w:r w:rsidRPr="0035495C">
              <w:t>COMS Task</w:t>
            </w:r>
          </w:p>
        </w:tc>
        <w:tc>
          <w:tcPr>
            <w:tcW w:w="2157" w:type="dxa"/>
          </w:tcPr>
          <w:p w14:paraId="387580B6" w14:textId="77777777" w:rsidR="00E041E8" w:rsidRPr="0035495C" w:rsidRDefault="00E041E8">
            <w:pPr>
              <w:pStyle w:val="FEMATableHeading"/>
              <w:spacing w:before="96" w:after="96"/>
            </w:pPr>
            <w:r w:rsidRPr="0035495C">
              <w:t xml:space="preserve">Mark </w:t>
            </w:r>
            <w:r>
              <w:t>“</w:t>
            </w:r>
            <w:r w:rsidRPr="0035495C">
              <w:t>X” if task will be done under this SOW</w:t>
            </w:r>
          </w:p>
        </w:tc>
        <w:tc>
          <w:tcPr>
            <w:tcW w:w="1530" w:type="dxa"/>
          </w:tcPr>
          <w:p w14:paraId="0ED7A14F" w14:textId="77777777" w:rsidR="00E041E8" w:rsidRPr="0035495C" w:rsidRDefault="00E041E8">
            <w:pPr>
              <w:pStyle w:val="FEMATableHeading"/>
              <w:spacing w:before="96" w:after="96"/>
            </w:pPr>
            <w:r w:rsidRPr="0035495C">
              <w:t>(A) FEMA Contribution</w:t>
            </w:r>
          </w:p>
        </w:tc>
        <w:tc>
          <w:tcPr>
            <w:tcW w:w="1709" w:type="dxa"/>
            <w:gridSpan w:val="2"/>
          </w:tcPr>
          <w:p w14:paraId="0154095A" w14:textId="77777777" w:rsidR="00E041E8" w:rsidRPr="0035495C" w:rsidRDefault="00E041E8">
            <w:pPr>
              <w:pStyle w:val="FEMATableHeading"/>
              <w:spacing w:before="96" w:after="96"/>
            </w:pPr>
            <w:r w:rsidRPr="0035495C">
              <w:t>(B) Partner Contribution</w:t>
            </w:r>
          </w:p>
        </w:tc>
        <w:tc>
          <w:tcPr>
            <w:tcW w:w="1613" w:type="dxa"/>
          </w:tcPr>
          <w:p w14:paraId="0FF77746" w14:textId="77777777" w:rsidR="00E041E8" w:rsidRPr="0035495C" w:rsidRDefault="00E041E8">
            <w:pPr>
              <w:pStyle w:val="FEMATableHeading"/>
              <w:spacing w:before="96" w:after="96"/>
            </w:pPr>
            <w:r w:rsidRPr="0035495C">
              <w:t>(A+B) Total Project Cost</w:t>
            </w:r>
          </w:p>
        </w:tc>
      </w:tr>
      <w:tr w:rsidR="00E041E8" w14:paraId="05CA1DC6" w14:textId="77777777">
        <w:tc>
          <w:tcPr>
            <w:tcW w:w="2332" w:type="dxa"/>
          </w:tcPr>
          <w:p w14:paraId="6828A8DC" w14:textId="77777777" w:rsidR="00E041E8" w:rsidRDefault="00E041E8">
            <w:pPr>
              <w:pStyle w:val="FEMATableText"/>
              <w:spacing w:before="96" w:after="96"/>
            </w:pPr>
            <w:r>
              <w:t xml:space="preserve">CTP Symposium </w:t>
            </w:r>
            <w:r w:rsidRPr="00342196">
              <w:rPr>
                <w:i/>
                <w:iCs/>
              </w:rPr>
              <w:t xml:space="preserve">(see </w:t>
            </w:r>
            <w:hyperlink w:anchor="Part_2_11" w:history="1">
              <w:r>
                <w:rPr>
                  <w:rStyle w:val="Hyperlink"/>
                  <w:i/>
                  <w:iCs/>
                </w:rPr>
                <w:t>Part 2.11</w:t>
              </w:r>
            </w:hyperlink>
            <w:r w:rsidRPr="00342196">
              <w:rPr>
                <w:i/>
                <w:iCs/>
              </w:rPr>
              <w:t>)</w:t>
            </w:r>
          </w:p>
        </w:tc>
        <w:sdt>
          <w:sdtPr>
            <w:id w:val="-640341319"/>
            <w14:checkbox>
              <w14:checked w14:val="0"/>
              <w14:checkedState w14:val="2612" w14:font="MS Gothic"/>
              <w14:uncheckedState w14:val="2610" w14:font="MS Gothic"/>
            </w14:checkbox>
          </w:sdtPr>
          <w:sdtEndPr/>
          <w:sdtContent>
            <w:tc>
              <w:tcPr>
                <w:tcW w:w="2157" w:type="dxa"/>
                <w:vAlign w:val="center"/>
              </w:tcPr>
              <w:p w14:paraId="7AE2E748"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c>
          <w:tcPr>
            <w:tcW w:w="1530" w:type="dxa"/>
          </w:tcPr>
          <w:p w14:paraId="6DCFB821" w14:textId="77777777" w:rsidR="00E041E8" w:rsidRDefault="00E041E8">
            <w:pPr>
              <w:pStyle w:val="FEMATableText"/>
              <w:spacing w:before="96" w:after="96"/>
            </w:pPr>
          </w:p>
        </w:tc>
        <w:tc>
          <w:tcPr>
            <w:tcW w:w="1709" w:type="dxa"/>
            <w:gridSpan w:val="2"/>
          </w:tcPr>
          <w:p w14:paraId="54D7B74F" w14:textId="77777777" w:rsidR="00E041E8" w:rsidRDefault="00E041E8">
            <w:pPr>
              <w:pStyle w:val="FEMATableText"/>
              <w:spacing w:before="96" w:after="96"/>
            </w:pPr>
          </w:p>
        </w:tc>
        <w:tc>
          <w:tcPr>
            <w:tcW w:w="1613" w:type="dxa"/>
          </w:tcPr>
          <w:p w14:paraId="72A02C23" w14:textId="77777777" w:rsidR="00E041E8" w:rsidRDefault="00E041E8">
            <w:pPr>
              <w:pStyle w:val="FEMATableText"/>
              <w:spacing w:before="96" w:after="96"/>
            </w:pPr>
          </w:p>
        </w:tc>
      </w:tr>
      <w:tr w:rsidR="00E041E8" w:rsidRPr="005D3889" w14:paraId="5E6FEF18" w14:textId="77777777">
        <w:tc>
          <w:tcPr>
            <w:tcW w:w="6333" w:type="dxa"/>
            <w:gridSpan w:val="4"/>
            <w:shd w:val="clear" w:color="auto" w:fill="B8D9E8"/>
          </w:tcPr>
          <w:p w14:paraId="35E4ED80" w14:textId="77777777" w:rsidR="00E041E8" w:rsidRPr="00D862ED" w:rsidRDefault="00E041E8">
            <w:pPr>
              <w:pStyle w:val="FEMATableHeading"/>
              <w:spacing w:before="96" w:after="96"/>
            </w:pPr>
            <w:r w:rsidRPr="00D862ED">
              <w:t>Deliverable</w:t>
            </w:r>
          </w:p>
        </w:tc>
        <w:tc>
          <w:tcPr>
            <w:tcW w:w="3008" w:type="dxa"/>
            <w:gridSpan w:val="2"/>
            <w:shd w:val="clear" w:color="auto" w:fill="B8D9E8"/>
          </w:tcPr>
          <w:p w14:paraId="2A7826A9" w14:textId="77777777" w:rsidR="00E041E8" w:rsidRPr="00D862ED" w:rsidRDefault="00E041E8">
            <w:pPr>
              <w:pStyle w:val="FEMATableHeading"/>
              <w:spacing w:before="96" w:after="96"/>
            </w:pPr>
            <w:r w:rsidRPr="00D862ED">
              <w:t>Mark “X” if deliverable will be done under this task</w:t>
            </w:r>
          </w:p>
        </w:tc>
      </w:tr>
      <w:tr w:rsidR="00E041E8" w:rsidRPr="005D3889" w14:paraId="76CD42EC" w14:textId="77777777">
        <w:tc>
          <w:tcPr>
            <w:tcW w:w="6333" w:type="dxa"/>
            <w:gridSpan w:val="4"/>
          </w:tcPr>
          <w:p w14:paraId="0734536C" w14:textId="77777777" w:rsidR="00E041E8" w:rsidRPr="00CB6A82" w:rsidRDefault="00E041E8">
            <w:pPr>
              <w:pStyle w:val="FEMATableText"/>
              <w:spacing w:before="96" w:after="96"/>
            </w:pPr>
            <w:r>
              <w:t>Travel to and attend the CTP Symposium at request of FEMA region</w:t>
            </w:r>
          </w:p>
        </w:tc>
        <w:sdt>
          <w:sdtPr>
            <w:id w:val="939954085"/>
            <w14:checkbox>
              <w14:checked w14:val="0"/>
              <w14:checkedState w14:val="2612" w14:font="MS Gothic"/>
              <w14:uncheckedState w14:val="2610" w14:font="MS Gothic"/>
            </w14:checkbox>
          </w:sdtPr>
          <w:sdtEndPr/>
          <w:sdtContent>
            <w:tc>
              <w:tcPr>
                <w:tcW w:w="3008" w:type="dxa"/>
                <w:gridSpan w:val="2"/>
                <w:vAlign w:val="center"/>
              </w:tcPr>
              <w:p w14:paraId="7D7118B1"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F17EB5" w:rsidRPr="005D3889" w14:paraId="32E11DC6" w14:textId="77777777">
        <w:tc>
          <w:tcPr>
            <w:tcW w:w="6333" w:type="dxa"/>
            <w:gridSpan w:val="4"/>
          </w:tcPr>
          <w:p w14:paraId="70FA2F2A" w14:textId="77777777" w:rsidR="00F17EB5" w:rsidRDefault="00F17EB5">
            <w:pPr>
              <w:pStyle w:val="FEMATableText"/>
              <w:spacing w:before="96" w:after="96"/>
              <w:rPr>
                <w:sz w:val="20"/>
                <w:szCs w:val="20"/>
              </w:rPr>
            </w:pPr>
            <w:r w:rsidRPr="00AC5C95">
              <w:rPr>
                <w:sz w:val="20"/>
                <w:szCs w:val="20"/>
              </w:rPr>
              <w:t>Travel to attend other CTP Engagement activities at request of FEMA region (see below)</w:t>
            </w:r>
          </w:p>
          <w:p w14:paraId="2A6EACDF" w14:textId="3EBE4911" w:rsidR="00B26965" w:rsidRDefault="00B26965">
            <w:pPr>
              <w:pStyle w:val="FEMATableText"/>
              <w:spacing w:before="96" w:after="96"/>
            </w:pPr>
            <w:r>
              <w:rPr>
                <w:sz w:val="20"/>
                <w:szCs w:val="20"/>
              </w:rPr>
              <w:t xml:space="preserve">Note: </w:t>
            </w:r>
            <w:r w:rsidR="008E447C">
              <w:rPr>
                <w:sz w:val="20"/>
                <w:szCs w:val="20"/>
              </w:rPr>
              <w:t xml:space="preserve">This </w:t>
            </w:r>
            <w:r w:rsidR="000F0D35">
              <w:rPr>
                <w:sz w:val="20"/>
                <w:szCs w:val="20"/>
              </w:rPr>
              <w:t>deliverable</w:t>
            </w:r>
            <w:r w:rsidR="008E447C">
              <w:rPr>
                <w:sz w:val="20"/>
                <w:szCs w:val="20"/>
              </w:rPr>
              <w:t xml:space="preserve"> should not be duplicative with other SOWs</w:t>
            </w:r>
            <w:r w:rsidR="000F0D35">
              <w:rPr>
                <w:sz w:val="20"/>
                <w:szCs w:val="20"/>
              </w:rPr>
              <w:t xml:space="preserve">. </w:t>
            </w:r>
            <w:r w:rsidR="00F4115F">
              <w:rPr>
                <w:sz w:val="20"/>
                <w:szCs w:val="20"/>
              </w:rPr>
              <w:t>Specific travel should be indicated in any relevant SOW.</w:t>
            </w:r>
          </w:p>
        </w:tc>
        <w:sdt>
          <w:sdtPr>
            <w:id w:val="-67736655"/>
            <w14:checkbox>
              <w14:checked w14:val="0"/>
              <w14:checkedState w14:val="2612" w14:font="MS Gothic"/>
              <w14:uncheckedState w14:val="2610" w14:font="MS Gothic"/>
            </w14:checkbox>
          </w:sdtPr>
          <w:sdtEndPr/>
          <w:sdtContent>
            <w:tc>
              <w:tcPr>
                <w:tcW w:w="3008" w:type="dxa"/>
                <w:gridSpan w:val="2"/>
                <w:vAlign w:val="center"/>
              </w:tcPr>
              <w:p w14:paraId="72EAC053" w14:textId="5636242E" w:rsidR="00F17EB5" w:rsidRDefault="00F17EB5">
                <w:pPr>
                  <w:pStyle w:val="FEMATableText"/>
                  <w:spacing w:before="96" w:after="96"/>
                  <w:jc w:val="center"/>
                </w:pPr>
                <w:r w:rsidRPr="00484D2B">
                  <w:rPr>
                    <w:rFonts w:ascii="Segoe UI Symbol" w:hAnsi="Segoe UI Symbol" w:cs="Segoe UI Symbol"/>
                  </w:rPr>
                  <w:t>☐</w:t>
                </w:r>
              </w:p>
            </w:tc>
          </w:sdtContent>
        </w:sdt>
      </w:tr>
      <w:tr w:rsidR="00E041E8" w:rsidRPr="005D3889" w14:paraId="307D6BBC" w14:textId="77777777">
        <w:tc>
          <w:tcPr>
            <w:tcW w:w="6333" w:type="dxa"/>
            <w:gridSpan w:val="4"/>
          </w:tcPr>
          <w:p w14:paraId="3B8D450E" w14:textId="77777777" w:rsidR="00E041E8" w:rsidRPr="00CB6A82" w:rsidRDefault="00E041E8">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sidRPr="00CB6A82">
              <w:t>{Insert additional details}</w:t>
            </w:r>
            <w:r w:rsidRPr="00CB6A82">
              <w:fldChar w:fldCharType="end"/>
            </w:r>
          </w:p>
        </w:tc>
        <w:sdt>
          <w:sdtPr>
            <w:id w:val="163359918"/>
            <w14:checkbox>
              <w14:checked w14:val="0"/>
              <w14:checkedState w14:val="2612" w14:font="MS Gothic"/>
              <w14:uncheckedState w14:val="2610" w14:font="MS Gothic"/>
            </w14:checkbox>
          </w:sdtPr>
          <w:sdtEndPr/>
          <w:sdtContent>
            <w:tc>
              <w:tcPr>
                <w:tcW w:w="3008" w:type="dxa"/>
                <w:gridSpan w:val="2"/>
                <w:vAlign w:val="center"/>
              </w:tcPr>
              <w:p w14:paraId="359F0486" w14:textId="77777777" w:rsidR="00E041E8" w:rsidRPr="00484D2B" w:rsidRDefault="00E041E8">
                <w:pPr>
                  <w:pStyle w:val="FEMATableText"/>
                  <w:spacing w:before="96" w:after="96"/>
                  <w:jc w:val="center"/>
                </w:pPr>
                <w:r w:rsidRPr="00484D2B">
                  <w:rPr>
                    <w:rFonts w:ascii="Segoe UI Symbol" w:hAnsi="Segoe UI Symbol" w:cs="Segoe UI Symbol"/>
                  </w:rPr>
                  <w:t>☐</w:t>
                </w:r>
              </w:p>
            </w:tc>
          </w:sdtContent>
        </w:sdt>
      </w:tr>
      <w:tr w:rsidR="00E041E8" w:rsidRPr="005D3889" w14:paraId="1012F8DB" w14:textId="77777777">
        <w:trPr>
          <w:trHeight w:val="642"/>
        </w:trPr>
        <w:tc>
          <w:tcPr>
            <w:tcW w:w="9341" w:type="dxa"/>
            <w:gridSpan w:val="6"/>
            <w:shd w:val="clear" w:color="auto" w:fill="B8D9E8"/>
          </w:tcPr>
          <w:p w14:paraId="569AEA15" w14:textId="77777777" w:rsidR="00E041E8" w:rsidRPr="00D862ED" w:rsidRDefault="00E041E8">
            <w:pPr>
              <w:pStyle w:val="FEMATableHeading"/>
              <w:spacing w:before="96" w:after="96"/>
            </w:pPr>
            <w:r w:rsidRPr="00D862ED">
              <w:t>Custom Scope Elements</w:t>
            </w:r>
          </w:p>
        </w:tc>
      </w:tr>
      <w:tr w:rsidR="00E041E8" w:rsidRPr="005D3889" w14:paraId="162F0A3C" w14:textId="77777777">
        <w:trPr>
          <w:trHeight w:val="1245"/>
        </w:trPr>
        <w:tc>
          <w:tcPr>
            <w:tcW w:w="9341" w:type="dxa"/>
            <w:gridSpan w:val="6"/>
          </w:tcPr>
          <w:p w14:paraId="42E19923" w14:textId="77777777" w:rsidR="00E041E8" w:rsidRDefault="00E041E8">
            <w:pPr>
              <w:pStyle w:val="FEMATableText"/>
              <w:spacing w:before="96" w:after="96"/>
            </w:pPr>
            <w:r w:rsidRPr="00D14DBA">
              <w:t>Note</w:t>
            </w:r>
            <w:r>
              <w:t xml:space="preserve"> that if you do not modify this cell, you agree to the scope as written </w:t>
            </w:r>
            <w:r w:rsidRPr="00D14DBA">
              <w:t xml:space="preserve">in </w:t>
            </w:r>
            <w:hyperlink w:anchor="Part_2_11" w:history="1">
              <w:r>
                <w:rPr>
                  <w:rStyle w:val="Hyperlink"/>
                </w:rPr>
                <w:t>Part 2.11</w:t>
              </w:r>
            </w:hyperlink>
            <w:r>
              <w:rPr>
                <w:rStyle w:val="Hyperlink"/>
              </w:rPr>
              <w:t xml:space="preserve">. </w:t>
            </w:r>
            <w:r>
              <w:t>ENTER any planned deliverables in the “Other” field provided above. Specific scope elements that will be completed in this activity can be added here.</w:t>
            </w:r>
          </w:p>
          <w:p w14:paraId="63BCBAAA" w14:textId="77777777" w:rsidR="00E041E8" w:rsidRDefault="00E041E8">
            <w:pPr>
              <w:pStyle w:val="FEMATableText"/>
              <w:spacing w:before="96" w:after="96"/>
            </w:pPr>
          </w:p>
          <w:p w14:paraId="1A5670BA" w14:textId="77777777" w:rsidR="00E041E8" w:rsidRDefault="00E041E8">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AA4613A" w14:textId="77777777" w:rsidR="00CC59D8" w:rsidRDefault="00CC59D8">
            <w:pPr>
              <w:pStyle w:val="FEMATableText"/>
              <w:spacing w:before="96" w:after="96"/>
            </w:pPr>
          </w:p>
          <w:p w14:paraId="1B669EE4" w14:textId="77777777" w:rsidR="00CC59D8" w:rsidRPr="00AC5C95" w:rsidRDefault="00CC59D8" w:rsidP="00CC59D8">
            <w:pPr>
              <w:spacing w:beforeLines="40" w:before="96" w:afterLines="40" w:after="96" w:line="240" w:lineRule="auto"/>
              <w:rPr>
                <w:rFonts w:cs="Arial"/>
                <w:sz w:val="20"/>
                <w:szCs w:val="20"/>
              </w:rPr>
            </w:pPr>
            <w:r w:rsidRPr="00AC5C95">
              <w:rPr>
                <w:rFonts w:cs="Arial"/>
                <w:sz w:val="20"/>
                <w:szCs w:val="20"/>
              </w:rPr>
              <w:t xml:space="preserve">Additional scope elements, details, and clarifications include: </w:t>
            </w:r>
          </w:p>
          <w:p w14:paraId="4AEA5AC8" w14:textId="77777777" w:rsidR="00CC59D8" w:rsidRPr="00AC5C95" w:rsidRDefault="00CC59D8" w:rsidP="00CC59D8">
            <w:pPr>
              <w:numPr>
                <w:ilvl w:val="0"/>
                <w:numId w:val="45"/>
              </w:numPr>
              <w:spacing w:beforeLines="40" w:before="96" w:afterLines="40" w:after="96" w:line="240" w:lineRule="auto"/>
              <w:rPr>
                <w:rFonts w:cs="Arial"/>
                <w:sz w:val="20"/>
                <w:szCs w:val="20"/>
              </w:rPr>
            </w:pPr>
            <w:r w:rsidRPr="00AC5C95">
              <w:rPr>
                <w:rFonts w:cs="Arial"/>
                <w:sz w:val="20"/>
                <w:szCs w:val="20"/>
              </w:rPr>
              <w:t xml:space="preserve">Eligible CTP Engagement activities may include meetings or events such as:  FEMA-hosted (national) CTP Symposium, CTP Seminar(s); FEMA-sponsored regional events such as Region 10 Mitigation Summit, Regional CTP workshop, and/or conference events with CTP focus. </w:t>
            </w:r>
          </w:p>
          <w:p w14:paraId="1BA98F36" w14:textId="77777777" w:rsidR="00CC59D8" w:rsidRPr="00AC5C95" w:rsidRDefault="00CC59D8" w:rsidP="00CC59D8">
            <w:pPr>
              <w:numPr>
                <w:ilvl w:val="0"/>
                <w:numId w:val="45"/>
              </w:numPr>
              <w:spacing w:beforeLines="40" w:before="96" w:afterLines="40" w:after="96" w:line="240" w:lineRule="auto"/>
              <w:rPr>
                <w:rFonts w:cs="Arial"/>
                <w:sz w:val="20"/>
                <w:szCs w:val="20"/>
              </w:rPr>
            </w:pPr>
            <w:r w:rsidRPr="00AC5C95">
              <w:rPr>
                <w:rFonts w:cs="Arial"/>
                <w:sz w:val="20"/>
                <w:szCs w:val="20"/>
              </w:rPr>
              <w:t>CTP engagement activities based on prior request and approval of the Region PO.</w:t>
            </w:r>
          </w:p>
          <w:p w14:paraId="5A51FBA0" w14:textId="77777777" w:rsidR="00CC59D8" w:rsidRPr="0098081F" w:rsidRDefault="00CC59D8">
            <w:pPr>
              <w:pStyle w:val="FEMATableText"/>
              <w:spacing w:before="96" w:after="96"/>
            </w:pPr>
          </w:p>
        </w:tc>
      </w:tr>
    </w:tbl>
    <w:p w14:paraId="25A862DC" w14:textId="77777777" w:rsidR="00E041E8" w:rsidRPr="00390660" w:rsidRDefault="00E041E8" w:rsidP="00E041E8">
      <w:pPr>
        <w:pStyle w:val="FEMANormal"/>
      </w:pPr>
    </w:p>
    <w:p w14:paraId="47E55B34" w14:textId="77777777" w:rsidR="00E041E8" w:rsidRPr="00AC70F5" w:rsidRDefault="00E041E8" w:rsidP="00E041E8">
      <w:pPr>
        <w:pStyle w:val="FEMANormal"/>
      </w:pPr>
    </w:p>
    <w:p w14:paraId="44E8A618" w14:textId="77777777" w:rsidR="00E041E8" w:rsidRPr="00CB4019" w:rsidRDefault="00E041E8" w:rsidP="00E041E8">
      <w:pPr>
        <w:pStyle w:val="FEMANormal"/>
      </w:pPr>
    </w:p>
    <w:p w14:paraId="2C38B625" w14:textId="77777777" w:rsidR="00E041E8" w:rsidRDefault="00E041E8" w:rsidP="00E041E8">
      <w:pPr>
        <w:pStyle w:val="FEMAHeading3"/>
        <w:sectPr w:rsidR="00E041E8" w:rsidSect="00E041E8">
          <w:pgSz w:w="12240" w:h="15840"/>
          <w:pgMar w:top="1440" w:right="1440" w:bottom="1440" w:left="1440" w:header="720" w:footer="720" w:gutter="0"/>
          <w:cols w:space="720"/>
          <w:docGrid w:linePitch="360"/>
        </w:sectPr>
      </w:pPr>
    </w:p>
    <w:p w14:paraId="16B0719A" w14:textId="77777777" w:rsidR="00E041E8" w:rsidRDefault="00E041E8" w:rsidP="00E041E8">
      <w:pPr>
        <w:pStyle w:val="FEMAHeading3"/>
      </w:pPr>
      <w:r>
        <w:lastRenderedPageBreak/>
        <w:t>Percentage of staff time spent on coms tasks</w:t>
      </w:r>
    </w:p>
    <w:p w14:paraId="0A02D15A" w14:textId="08587005" w:rsidR="00E041E8" w:rsidRDefault="00E041E8" w:rsidP="00E041E8">
      <w:pPr>
        <w:pStyle w:val="FEMANormal"/>
      </w:pPr>
      <w:r w:rsidRPr="4E32B470">
        <w:rPr>
          <w:u w:val="single"/>
        </w:rPr>
        <w:t>Instructions</w:t>
      </w:r>
      <w:r>
        <w:t xml:space="preserve">: </w:t>
      </w:r>
      <w:r>
        <w:fldChar w:fldCharType="begin"/>
      </w:r>
      <w:r>
        <w:instrText xml:space="preserve"> REF _Ref98238997 \h </w:instrText>
      </w:r>
      <w:r>
        <w:fldChar w:fldCharType="separate"/>
      </w:r>
      <w:r>
        <w:t xml:space="preserve">Table </w:t>
      </w:r>
      <w:r>
        <w:rPr>
          <w:noProof/>
        </w:rPr>
        <w:t>14</w:t>
      </w:r>
      <w:r>
        <w:fldChar w:fldCharType="end"/>
      </w:r>
      <w:r>
        <w:t xml:space="preserve"> and </w:t>
      </w:r>
      <w:r>
        <w:fldChar w:fldCharType="begin"/>
      </w:r>
      <w:r>
        <w:instrText xml:space="preserve"> REF _Ref98239000 \h </w:instrText>
      </w:r>
      <w:r>
        <w:fldChar w:fldCharType="separate"/>
      </w:r>
      <w:r>
        <w:t xml:space="preserve">Table </w:t>
      </w:r>
      <w:r>
        <w:rPr>
          <w:noProof/>
        </w:rPr>
        <w:t>15</w:t>
      </w:r>
      <w:r>
        <w:fldChar w:fldCharType="end"/>
      </w:r>
      <w:r>
        <w:t xml:space="preserve"> are only required if Staffing is the only COMS task to be performed under this SOW (other than the COMS Engagement Plan, which is required). If CTP is not performing Staffing, or is performing multiple </w:t>
      </w:r>
      <w:r w:rsidR="00261584">
        <w:t xml:space="preserve">deliverables/tasks </w:t>
      </w:r>
      <w:r>
        <w:t>that include Staffing, these tables may not be needed. Coordinate with your FEMA Project Officer about any other uses.</w:t>
      </w:r>
    </w:p>
    <w:p w14:paraId="29262A36" w14:textId="77777777" w:rsidR="00E041E8" w:rsidRDefault="00E041E8" w:rsidP="00E041E8">
      <w:pPr>
        <w:pStyle w:val="FEMACallout-CASESTUDYText"/>
      </w:pPr>
      <w:r>
        <w:t>Note: Assume that each staff member works 100% of their day on this project. This represents the percentage of total time on the project, not the hours spent.</w:t>
      </w:r>
    </w:p>
    <w:p w14:paraId="382E1C28" w14:textId="77777777" w:rsidR="00E041E8" w:rsidRPr="00D15A74" w:rsidRDefault="00E041E8" w:rsidP="00E041E8">
      <w:pPr>
        <w:pStyle w:val="FEMATableCaption"/>
      </w:pPr>
      <w:bookmarkStart w:id="42" w:name="_Ref98238997"/>
      <w:bookmarkStart w:id="43" w:name="_Ref98239546"/>
      <w:bookmarkStart w:id="44" w:name="_Toc191031207"/>
      <w:r>
        <w:t xml:space="preserve">Table </w:t>
      </w:r>
      <w:r>
        <w:fldChar w:fldCharType="begin"/>
      </w:r>
      <w:r>
        <w:instrText>SEQ Table \* ARABIC</w:instrText>
      </w:r>
      <w:r>
        <w:fldChar w:fldCharType="separate"/>
      </w:r>
      <w:r>
        <w:rPr>
          <w:noProof/>
        </w:rPr>
        <w:t>14</w:t>
      </w:r>
      <w:r>
        <w:fldChar w:fldCharType="end"/>
      </w:r>
      <w:bookmarkEnd w:id="42"/>
      <w:r>
        <w:t xml:space="preserve">. </w:t>
      </w:r>
      <w:r w:rsidRPr="00D6145E">
        <w:t>Percentage of Time Spent on Tasks for Funded Staff</w:t>
      </w:r>
      <w:bookmarkEnd w:id="43"/>
      <w:bookmarkEnd w:id="44"/>
    </w:p>
    <w:tbl>
      <w:tblPr>
        <w:tblStyle w:val="FEMATable1-DHSLightBlue20"/>
        <w:tblW w:w="5000" w:type="pct"/>
        <w:tblInd w:w="-3" w:type="dxa"/>
        <w:tblLook w:val="04A0" w:firstRow="1" w:lastRow="0" w:firstColumn="1" w:lastColumn="0" w:noHBand="0" w:noVBand="1"/>
      </w:tblPr>
      <w:tblGrid>
        <w:gridCol w:w="1676"/>
        <w:gridCol w:w="1201"/>
        <w:gridCol w:w="1227"/>
        <w:gridCol w:w="1227"/>
        <w:gridCol w:w="1305"/>
        <w:gridCol w:w="2714"/>
      </w:tblGrid>
      <w:tr w:rsidR="00E041E8" w14:paraId="7F106DEA" w14:textId="77777777">
        <w:trPr>
          <w:cnfStyle w:val="100000000000" w:firstRow="1" w:lastRow="0" w:firstColumn="0" w:lastColumn="0" w:oddVBand="0" w:evenVBand="0" w:oddHBand="0" w:evenHBand="0" w:firstRowFirstColumn="0" w:firstRowLastColumn="0" w:lastRowFirstColumn="0" w:lastRowLastColumn="0"/>
        </w:trPr>
        <w:tc>
          <w:tcPr>
            <w:tcW w:w="1676" w:type="dxa"/>
          </w:tcPr>
          <w:p w14:paraId="5BFAE965" w14:textId="77777777" w:rsidR="00E041E8" w:rsidRDefault="00E041E8">
            <w:pPr>
              <w:pStyle w:val="FEMATableHeading"/>
              <w:spacing w:before="96" w:after="96"/>
            </w:pPr>
            <w:r>
              <w:t>Task</w:t>
            </w:r>
          </w:p>
        </w:tc>
        <w:tc>
          <w:tcPr>
            <w:tcW w:w="1201" w:type="dxa"/>
          </w:tcPr>
          <w:p w14:paraId="43D8B0BE" w14:textId="77777777" w:rsidR="00E041E8" w:rsidRDefault="00E041E8">
            <w:pPr>
              <w:pStyle w:val="FEMATableHeading"/>
              <w:spacing w:before="96" w:after="96"/>
            </w:pPr>
            <w:r>
              <w:t>Funded Staff Member 1</w:t>
            </w:r>
          </w:p>
        </w:tc>
        <w:tc>
          <w:tcPr>
            <w:tcW w:w="1227" w:type="dxa"/>
          </w:tcPr>
          <w:p w14:paraId="6B0135D3" w14:textId="77777777" w:rsidR="00E041E8" w:rsidRDefault="00E041E8">
            <w:pPr>
              <w:pStyle w:val="FEMATableHeading"/>
              <w:spacing w:before="96" w:after="96"/>
            </w:pPr>
            <w:r>
              <w:t>Funded Staff Member 2</w:t>
            </w:r>
          </w:p>
        </w:tc>
        <w:tc>
          <w:tcPr>
            <w:tcW w:w="1227" w:type="dxa"/>
          </w:tcPr>
          <w:p w14:paraId="287AC076" w14:textId="77777777" w:rsidR="00E041E8" w:rsidRDefault="00E041E8">
            <w:pPr>
              <w:pStyle w:val="FEMATableHeading"/>
              <w:spacing w:before="96" w:after="96"/>
            </w:pPr>
            <w:r>
              <w:t>Funded Staff Member 3</w:t>
            </w:r>
          </w:p>
        </w:tc>
        <w:tc>
          <w:tcPr>
            <w:tcW w:w="1305" w:type="dxa"/>
          </w:tcPr>
          <w:p w14:paraId="08363C6C" w14:textId="77777777" w:rsidR="00E041E8" w:rsidRDefault="00E041E8">
            <w:pPr>
              <w:pStyle w:val="FEMATableHeading"/>
              <w:spacing w:before="96" w:after="96"/>
            </w:pPr>
            <w:r>
              <w:t>Funded Staff Member 4</w:t>
            </w:r>
          </w:p>
        </w:tc>
        <w:tc>
          <w:tcPr>
            <w:tcW w:w="2714" w:type="dxa"/>
          </w:tcPr>
          <w:p w14:paraId="23B8AEA3" w14:textId="77777777" w:rsidR="00E041E8" w:rsidRDefault="00E041E8">
            <w:pPr>
              <w:pStyle w:val="FEMATableHeading"/>
              <w:spacing w:before="96" w:after="96"/>
            </w:pPr>
            <w:r>
              <w:t>Brief Work Description Across All Funded Staff</w:t>
            </w:r>
          </w:p>
        </w:tc>
      </w:tr>
      <w:tr w:rsidR="00E041E8" w14:paraId="67834F16" w14:textId="77777777">
        <w:tc>
          <w:tcPr>
            <w:tcW w:w="1676" w:type="dxa"/>
          </w:tcPr>
          <w:p w14:paraId="3455ADE2" w14:textId="77777777" w:rsidR="00E041E8" w:rsidRPr="00055402" w:rsidRDefault="00E041E8">
            <w:pPr>
              <w:pStyle w:val="FEMATableText"/>
              <w:spacing w:before="96" w:after="96"/>
            </w:pPr>
            <w:r>
              <w:t>COMS Engagement Plan</w:t>
            </w:r>
          </w:p>
        </w:tc>
        <w:tc>
          <w:tcPr>
            <w:tcW w:w="1201" w:type="dxa"/>
          </w:tcPr>
          <w:p w14:paraId="55FC84F3" w14:textId="77777777" w:rsidR="00E041E8" w:rsidRPr="00055402" w:rsidRDefault="00E041E8">
            <w:pPr>
              <w:pStyle w:val="FEMATableText"/>
              <w:spacing w:before="96" w:after="96"/>
            </w:pPr>
            <w:r>
              <w:t>%</w:t>
            </w:r>
          </w:p>
        </w:tc>
        <w:tc>
          <w:tcPr>
            <w:tcW w:w="1227" w:type="dxa"/>
          </w:tcPr>
          <w:p w14:paraId="538553EA" w14:textId="77777777" w:rsidR="00E041E8" w:rsidRPr="00055402" w:rsidRDefault="00E041E8">
            <w:pPr>
              <w:pStyle w:val="FEMATableText"/>
              <w:spacing w:before="96" w:after="96"/>
            </w:pPr>
            <w:r>
              <w:t>%</w:t>
            </w:r>
          </w:p>
        </w:tc>
        <w:tc>
          <w:tcPr>
            <w:tcW w:w="1227" w:type="dxa"/>
          </w:tcPr>
          <w:p w14:paraId="3CF11897" w14:textId="77777777" w:rsidR="00E041E8" w:rsidRPr="00055402" w:rsidRDefault="00E041E8">
            <w:pPr>
              <w:pStyle w:val="FEMATableText"/>
              <w:spacing w:before="96" w:after="96"/>
            </w:pPr>
            <w:r>
              <w:t>%</w:t>
            </w:r>
          </w:p>
        </w:tc>
        <w:tc>
          <w:tcPr>
            <w:tcW w:w="1305" w:type="dxa"/>
          </w:tcPr>
          <w:p w14:paraId="084937DE" w14:textId="77777777" w:rsidR="00E041E8" w:rsidRPr="00055402" w:rsidRDefault="00E041E8">
            <w:pPr>
              <w:pStyle w:val="FEMATableText"/>
              <w:spacing w:before="96" w:after="96"/>
            </w:pPr>
            <w:r>
              <w:t>%</w:t>
            </w:r>
          </w:p>
        </w:tc>
        <w:tc>
          <w:tcPr>
            <w:tcW w:w="2714" w:type="dxa"/>
          </w:tcPr>
          <w:p w14:paraId="7BF0FF69" w14:textId="77777777" w:rsidR="00E041E8" w:rsidRPr="00055402" w:rsidRDefault="00E041E8">
            <w:pPr>
              <w:pStyle w:val="FEMATableText"/>
              <w:spacing w:before="96" w:after="96"/>
            </w:pPr>
          </w:p>
        </w:tc>
      </w:tr>
      <w:tr w:rsidR="00E041E8" w14:paraId="5A52CDB5" w14:textId="77777777">
        <w:tc>
          <w:tcPr>
            <w:tcW w:w="1676" w:type="dxa"/>
          </w:tcPr>
          <w:p w14:paraId="337DE738" w14:textId="77777777" w:rsidR="00E041E8" w:rsidRDefault="00E041E8">
            <w:pPr>
              <w:pStyle w:val="FEMATableText"/>
              <w:spacing w:before="96" w:after="96"/>
            </w:pPr>
            <w:r>
              <w:t>Strategic Plan for Community Outreach</w:t>
            </w:r>
          </w:p>
        </w:tc>
        <w:tc>
          <w:tcPr>
            <w:tcW w:w="1201" w:type="dxa"/>
          </w:tcPr>
          <w:p w14:paraId="001C1C39" w14:textId="77777777" w:rsidR="00E041E8" w:rsidRDefault="00E041E8">
            <w:pPr>
              <w:pStyle w:val="FEMATableText"/>
              <w:spacing w:before="96" w:after="96"/>
            </w:pPr>
            <w:r>
              <w:t>%</w:t>
            </w:r>
          </w:p>
        </w:tc>
        <w:tc>
          <w:tcPr>
            <w:tcW w:w="1227" w:type="dxa"/>
          </w:tcPr>
          <w:p w14:paraId="5173781E" w14:textId="77777777" w:rsidR="00E041E8" w:rsidRDefault="00E041E8">
            <w:pPr>
              <w:pStyle w:val="FEMATableText"/>
              <w:spacing w:before="96" w:after="96"/>
            </w:pPr>
            <w:r>
              <w:t>%</w:t>
            </w:r>
          </w:p>
        </w:tc>
        <w:tc>
          <w:tcPr>
            <w:tcW w:w="1227" w:type="dxa"/>
          </w:tcPr>
          <w:p w14:paraId="55D406B1" w14:textId="77777777" w:rsidR="00E041E8" w:rsidRDefault="00E041E8">
            <w:pPr>
              <w:pStyle w:val="FEMATableText"/>
              <w:spacing w:before="96" w:after="96"/>
            </w:pPr>
            <w:r>
              <w:t>%</w:t>
            </w:r>
          </w:p>
        </w:tc>
        <w:tc>
          <w:tcPr>
            <w:tcW w:w="1305" w:type="dxa"/>
          </w:tcPr>
          <w:p w14:paraId="42119CD3" w14:textId="77777777" w:rsidR="00E041E8" w:rsidRDefault="00E041E8">
            <w:pPr>
              <w:pStyle w:val="FEMATableText"/>
              <w:spacing w:before="96" w:after="96"/>
            </w:pPr>
            <w:r>
              <w:t>%</w:t>
            </w:r>
          </w:p>
        </w:tc>
        <w:tc>
          <w:tcPr>
            <w:tcW w:w="2714" w:type="dxa"/>
          </w:tcPr>
          <w:p w14:paraId="38BA3367" w14:textId="77777777" w:rsidR="00E041E8" w:rsidRDefault="00E041E8">
            <w:pPr>
              <w:pStyle w:val="FEMATableText"/>
              <w:spacing w:before="96" w:after="96"/>
            </w:pPr>
          </w:p>
        </w:tc>
      </w:tr>
      <w:tr w:rsidR="00E041E8" w14:paraId="0BEAA983" w14:textId="77777777">
        <w:tc>
          <w:tcPr>
            <w:tcW w:w="1676" w:type="dxa"/>
          </w:tcPr>
          <w:p w14:paraId="35AA8A0C" w14:textId="77777777" w:rsidR="00E041E8" w:rsidRDefault="00E041E8">
            <w:pPr>
              <w:pStyle w:val="FEMATableText"/>
              <w:spacing w:before="96" w:after="96"/>
            </w:pPr>
            <w:r>
              <w:t>Meetings and Process Facilitation</w:t>
            </w:r>
          </w:p>
        </w:tc>
        <w:tc>
          <w:tcPr>
            <w:tcW w:w="1201" w:type="dxa"/>
          </w:tcPr>
          <w:p w14:paraId="6A7EBA69" w14:textId="77777777" w:rsidR="00E041E8" w:rsidRDefault="00E041E8">
            <w:pPr>
              <w:pStyle w:val="FEMATableText"/>
              <w:spacing w:before="96" w:after="96"/>
            </w:pPr>
            <w:r>
              <w:t>%</w:t>
            </w:r>
          </w:p>
        </w:tc>
        <w:tc>
          <w:tcPr>
            <w:tcW w:w="1227" w:type="dxa"/>
          </w:tcPr>
          <w:p w14:paraId="1AC235FF" w14:textId="77777777" w:rsidR="00E041E8" w:rsidRDefault="00E041E8">
            <w:pPr>
              <w:pStyle w:val="FEMATableText"/>
              <w:spacing w:before="96" w:after="96"/>
            </w:pPr>
            <w:r>
              <w:t>%</w:t>
            </w:r>
          </w:p>
        </w:tc>
        <w:tc>
          <w:tcPr>
            <w:tcW w:w="1227" w:type="dxa"/>
          </w:tcPr>
          <w:p w14:paraId="279E4809" w14:textId="77777777" w:rsidR="00E041E8" w:rsidRDefault="00E041E8">
            <w:pPr>
              <w:pStyle w:val="FEMATableText"/>
              <w:spacing w:before="96" w:after="96"/>
            </w:pPr>
            <w:r>
              <w:t>%</w:t>
            </w:r>
          </w:p>
        </w:tc>
        <w:tc>
          <w:tcPr>
            <w:tcW w:w="1305" w:type="dxa"/>
          </w:tcPr>
          <w:p w14:paraId="7E3E5749" w14:textId="77777777" w:rsidR="00E041E8" w:rsidRDefault="00E041E8">
            <w:pPr>
              <w:pStyle w:val="FEMATableText"/>
              <w:spacing w:before="96" w:after="96"/>
            </w:pPr>
            <w:r>
              <w:t>%</w:t>
            </w:r>
          </w:p>
        </w:tc>
        <w:tc>
          <w:tcPr>
            <w:tcW w:w="2714" w:type="dxa"/>
          </w:tcPr>
          <w:p w14:paraId="38A77971" w14:textId="77777777" w:rsidR="00E041E8" w:rsidRDefault="00E041E8">
            <w:pPr>
              <w:pStyle w:val="FEMATableText"/>
              <w:spacing w:before="96" w:after="96"/>
            </w:pPr>
          </w:p>
        </w:tc>
      </w:tr>
      <w:tr w:rsidR="00E041E8" w14:paraId="7A236206" w14:textId="77777777">
        <w:tc>
          <w:tcPr>
            <w:tcW w:w="1676" w:type="dxa"/>
          </w:tcPr>
          <w:p w14:paraId="4475C8AD" w14:textId="77777777" w:rsidR="00E041E8" w:rsidRDefault="00E041E8">
            <w:pPr>
              <w:pStyle w:val="FEMATableText"/>
              <w:spacing w:before="96" w:after="96"/>
            </w:pPr>
            <w:r>
              <w:t>Mitigation Support</w:t>
            </w:r>
          </w:p>
        </w:tc>
        <w:tc>
          <w:tcPr>
            <w:tcW w:w="1201" w:type="dxa"/>
          </w:tcPr>
          <w:p w14:paraId="75A076A0" w14:textId="77777777" w:rsidR="00E041E8" w:rsidRDefault="00E041E8">
            <w:pPr>
              <w:pStyle w:val="FEMATableText"/>
              <w:spacing w:before="96" w:after="96"/>
            </w:pPr>
            <w:r>
              <w:t>%</w:t>
            </w:r>
          </w:p>
        </w:tc>
        <w:tc>
          <w:tcPr>
            <w:tcW w:w="1227" w:type="dxa"/>
          </w:tcPr>
          <w:p w14:paraId="27F3D9E7" w14:textId="77777777" w:rsidR="00E041E8" w:rsidRDefault="00E041E8">
            <w:pPr>
              <w:pStyle w:val="FEMATableText"/>
              <w:spacing w:before="96" w:after="96"/>
            </w:pPr>
            <w:r>
              <w:t>%</w:t>
            </w:r>
          </w:p>
        </w:tc>
        <w:tc>
          <w:tcPr>
            <w:tcW w:w="1227" w:type="dxa"/>
          </w:tcPr>
          <w:p w14:paraId="50FB3D79" w14:textId="77777777" w:rsidR="00E041E8" w:rsidRDefault="00E041E8">
            <w:pPr>
              <w:pStyle w:val="FEMATableText"/>
              <w:spacing w:before="96" w:after="96"/>
            </w:pPr>
            <w:r>
              <w:t>%</w:t>
            </w:r>
          </w:p>
        </w:tc>
        <w:tc>
          <w:tcPr>
            <w:tcW w:w="1305" w:type="dxa"/>
          </w:tcPr>
          <w:p w14:paraId="51721A88" w14:textId="77777777" w:rsidR="00E041E8" w:rsidRDefault="00E041E8">
            <w:pPr>
              <w:pStyle w:val="FEMATableText"/>
              <w:spacing w:before="96" w:after="96"/>
            </w:pPr>
            <w:r>
              <w:t>%</w:t>
            </w:r>
          </w:p>
        </w:tc>
        <w:tc>
          <w:tcPr>
            <w:tcW w:w="2714" w:type="dxa"/>
          </w:tcPr>
          <w:p w14:paraId="2170A980" w14:textId="77777777" w:rsidR="00E041E8" w:rsidRDefault="00E041E8">
            <w:pPr>
              <w:pStyle w:val="FEMATableText"/>
              <w:spacing w:before="96" w:after="96"/>
            </w:pPr>
          </w:p>
        </w:tc>
      </w:tr>
      <w:tr w:rsidR="00E041E8" w14:paraId="6A3D420F" w14:textId="77777777">
        <w:tc>
          <w:tcPr>
            <w:tcW w:w="1676" w:type="dxa"/>
          </w:tcPr>
          <w:p w14:paraId="3A7467CE" w14:textId="77777777" w:rsidR="00E041E8" w:rsidRDefault="00E041E8">
            <w:pPr>
              <w:pStyle w:val="FEMATableText"/>
              <w:spacing w:before="96" w:after="96"/>
            </w:pPr>
            <w:r>
              <w:t>Communication and Outreach to Communities</w:t>
            </w:r>
          </w:p>
        </w:tc>
        <w:tc>
          <w:tcPr>
            <w:tcW w:w="1201" w:type="dxa"/>
          </w:tcPr>
          <w:p w14:paraId="1EBF2BC5" w14:textId="77777777" w:rsidR="00E041E8" w:rsidRDefault="00E041E8">
            <w:pPr>
              <w:pStyle w:val="FEMATableText"/>
              <w:spacing w:before="96" w:after="96"/>
            </w:pPr>
            <w:r>
              <w:t>%</w:t>
            </w:r>
          </w:p>
        </w:tc>
        <w:tc>
          <w:tcPr>
            <w:tcW w:w="1227" w:type="dxa"/>
          </w:tcPr>
          <w:p w14:paraId="26FEE78E" w14:textId="77777777" w:rsidR="00E041E8" w:rsidRDefault="00E041E8">
            <w:pPr>
              <w:pStyle w:val="FEMATableText"/>
              <w:spacing w:before="96" w:after="96"/>
            </w:pPr>
            <w:r>
              <w:t>%</w:t>
            </w:r>
          </w:p>
        </w:tc>
        <w:tc>
          <w:tcPr>
            <w:tcW w:w="1227" w:type="dxa"/>
          </w:tcPr>
          <w:p w14:paraId="1C05F4E6" w14:textId="77777777" w:rsidR="00E041E8" w:rsidRDefault="00E041E8">
            <w:pPr>
              <w:pStyle w:val="FEMATableText"/>
              <w:spacing w:before="96" w:after="96"/>
            </w:pPr>
            <w:r>
              <w:t>%</w:t>
            </w:r>
          </w:p>
        </w:tc>
        <w:tc>
          <w:tcPr>
            <w:tcW w:w="1305" w:type="dxa"/>
          </w:tcPr>
          <w:p w14:paraId="2B90EBE1" w14:textId="77777777" w:rsidR="00E041E8" w:rsidRDefault="00E041E8">
            <w:pPr>
              <w:pStyle w:val="FEMATableText"/>
              <w:spacing w:before="96" w:after="96"/>
            </w:pPr>
            <w:r>
              <w:t>%</w:t>
            </w:r>
          </w:p>
        </w:tc>
        <w:tc>
          <w:tcPr>
            <w:tcW w:w="2714" w:type="dxa"/>
          </w:tcPr>
          <w:p w14:paraId="71B5E5C9" w14:textId="77777777" w:rsidR="00E041E8" w:rsidRDefault="00E041E8">
            <w:pPr>
              <w:pStyle w:val="FEMATableText"/>
              <w:spacing w:before="96" w:after="96"/>
            </w:pPr>
          </w:p>
        </w:tc>
      </w:tr>
      <w:tr w:rsidR="00E041E8" w14:paraId="45D02EED" w14:textId="77777777">
        <w:tc>
          <w:tcPr>
            <w:tcW w:w="1676" w:type="dxa"/>
          </w:tcPr>
          <w:p w14:paraId="4B1C24F9" w14:textId="77777777" w:rsidR="00E041E8" w:rsidRDefault="00E041E8">
            <w:pPr>
              <w:pStyle w:val="FEMATableText"/>
              <w:spacing w:before="96" w:after="96"/>
            </w:pPr>
            <w:r w:rsidRPr="008106F1">
              <w:t>Training and Community Capability Development</w:t>
            </w:r>
          </w:p>
        </w:tc>
        <w:tc>
          <w:tcPr>
            <w:tcW w:w="1201" w:type="dxa"/>
          </w:tcPr>
          <w:p w14:paraId="11C33109" w14:textId="77777777" w:rsidR="00E041E8" w:rsidRDefault="00E041E8">
            <w:pPr>
              <w:pStyle w:val="FEMATableText"/>
              <w:spacing w:before="96" w:after="96"/>
            </w:pPr>
            <w:r>
              <w:t>%</w:t>
            </w:r>
          </w:p>
        </w:tc>
        <w:tc>
          <w:tcPr>
            <w:tcW w:w="1227" w:type="dxa"/>
          </w:tcPr>
          <w:p w14:paraId="083CF22D" w14:textId="77777777" w:rsidR="00E041E8" w:rsidRDefault="00E041E8">
            <w:pPr>
              <w:pStyle w:val="FEMATableText"/>
              <w:spacing w:before="96" w:after="96"/>
            </w:pPr>
            <w:r>
              <w:t>%</w:t>
            </w:r>
          </w:p>
        </w:tc>
        <w:tc>
          <w:tcPr>
            <w:tcW w:w="1227" w:type="dxa"/>
          </w:tcPr>
          <w:p w14:paraId="25235BE6" w14:textId="77777777" w:rsidR="00E041E8" w:rsidRDefault="00E041E8">
            <w:pPr>
              <w:pStyle w:val="FEMATableText"/>
              <w:spacing w:before="96" w:after="96"/>
            </w:pPr>
            <w:r>
              <w:t>%</w:t>
            </w:r>
          </w:p>
        </w:tc>
        <w:tc>
          <w:tcPr>
            <w:tcW w:w="1305" w:type="dxa"/>
          </w:tcPr>
          <w:p w14:paraId="58895F32" w14:textId="77777777" w:rsidR="00E041E8" w:rsidRDefault="00E041E8">
            <w:pPr>
              <w:pStyle w:val="FEMATableText"/>
              <w:spacing w:before="96" w:after="96"/>
            </w:pPr>
            <w:r>
              <w:t>%</w:t>
            </w:r>
          </w:p>
        </w:tc>
        <w:tc>
          <w:tcPr>
            <w:tcW w:w="2714" w:type="dxa"/>
          </w:tcPr>
          <w:p w14:paraId="2915D66F" w14:textId="77777777" w:rsidR="00E041E8" w:rsidRDefault="00E041E8">
            <w:pPr>
              <w:pStyle w:val="FEMATableText"/>
              <w:spacing w:before="96" w:after="96"/>
            </w:pPr>
          </w:p>
        </w:tc>
      </w:tr>
      <w:tr w:rsidR="00E041E8" w14:paraId="306136CB" w14:textId="77777777">
        <w:tc>
          <w:tcPr>
            <w:tcW w:w="1676" w:type="dxa"/>
          </w:tcPr>
          <w:p w14:paraId="5EA50254" w14:textId="77777777" w:rsidR="00E041E8" w:rsidRDefault="00E041E8">
            <w:pPr>
              <w:pStyle w:val="FEMATableText"/>
              <w:spacing w:before="96" w:after="96"/>
            </w:pPr>
            <w:r w:rsidRPr="00D40998">
              <w:t>Mitigation Planning Technical Assistance</w:t>
            </w:r>
          </w:p>
        </w:tc>
        <w:tc>
          <w:tcPr>
            <w:tcW w:w="1201" w:type="dxa"/>
          </w:tcPr>
          <w:p w14:paraId="7B572E3F" w14:textId="77777777" w:rsidR="00E041E8" w:rsidRDefault="00E041E8">
            <w:pPr>
              <w:pStyle w:val="FEMATableText"/>
              <w:spacing w:before="96" w:after="96"/>
            </w:pPr>
            <w:r>
              <w:t>%</w:t>
            </w:r>
          </w:p>
        </w:tc>
        <w:tc>
          <w:tcPr>
            <w:tcW w:w="1227" w:type="dxa"/>
          </w:tcPr>
          <w:p w14:paraId="5A963001" w14:textId="77777777" w:rsidR="00E041E8" w:rsidRDefault="00E041E8">
            <w:pPr>
              <w:pStyle w:val="FEMATableText"/>
              <w:spacing w:before="96" w:after="96"/>
            </w:pPr>
            <w:r>
              <w:t>%</w:t>
            </w:r>
          </w:p>
        </w:tc>
        <w:tc>
          <w:tcPr>
            <w:tcW w:w="1227" w:type="dxa"/>
          </w:tcPr>
          <w:p w14:paraId="4EBC7FC9" w14:textId="77777777" w:rsidR="00E041E8" w:rsidRDefault="00E041E8">
            <w:pPr>
              <w:pStyle w:val="FEMATableText"/>
              <w:spacing w:before="96" w:after="96"/>
            </w:pPr>
            <w:r>
              <w:t>%</w:t>
            </w:r>
          </w:p>
        </w:tc>
        <w:tc>
          <w:tcPr>
            <w:tcW w:w="1305" w:type="dxa"/>
          </w:tcPr>
          <w:p w14:paraId="307F31AA" w14:textId="77777777" w:rsidR="00E041E8" w:rsidRDefault="00E041E8">
            <w:pPr>
              <w:pStyle w:val="FEMATableText"/>
              <w:spacing w:before="96" w:after="96"/>
            </w:pPr>
            <w:r>
              <w:t>%</w:t>
            </w:r>
          </w:p>
        </w:tc>
        <w:tc>
          <w:tcPr>
            <w:tcW w:w="2714" w:type="dxa"/>
          </w:tcPr>
          <w:p w14:paraId="1AA112F6" w14:textId="77777777" w:rsidR="00E041E8" w:rsidRDefault="00E041E8">
            <w:pPr>
              <w:pStyle w:val="FEMATableText"/>
              <w:spacing w:before="96" w:after="96"/>
            </w:pPr>
          </w:p>
        </w:tc>
      </w:tr>
      <w:tr w:rsidR="00E041E8" w14:paraId="2E534DA5" w14:textId="77777777">
        <w:tc>
          <w:tcPr>
            <w:tcW w:w="1676" w:type="dxa"/>
          </w:tcPr>
          <w:p w14:paraId="1C7FD1E8" w14:textId="77777777" w:rsidR="00E041E8" w:rsidRDefault="00E041E8">
            <w:pPr>
              <w:pStyle w:val="FEMATableText"/>
              <w:spacing w:before="96" w:after="96"/>
            </w:pPr>
            <w:r w:rsidRPr="0000339C">
              <w:t>Mentoring</w:t>
            </w:r>
          </w:p>
        </w:tc>
        <w:tc>
          <w:tcPr>
            <w:tcW w:w="1201" w:type="dxa"/>
          </w:tcPr>
          <w:p w14:paraId="6EA461AF" w14:textId="77777777" w:rsidR="00E041E8" w:rsidRDefault="00E041E8">
            <w:pPr>
              <w:pStyle w:val="FEMATableText"/>
              <w:spacing w:before="96" w:after="96"/>
            </w:pPr>
            <w:r>
              <w:t>%</w:t>
            </w:r>
          </w:p>
        </w:tc>
        <w:tc>
          <w:tcPr>
            <w:tcW w:w="1227" w:type="dxa"/>
          </w:tcPr>
          <w:p w14:paraId="33445D74" w14:textId="77777777" w:rsidR="00E041E8" w:rsidRDefault="00E041E8">
            <w:pPr>
              <w:pStyle w:val="FEMATableText"/>
              <w:spacing w:before="96" w:after="96"/>
            </w:pPr>
            <w:r>
              <w:t>%</w:t>
            </w:r>
          </w:p>
        </w:tc>
        <w:tc>
          <w:tcPr>
            <w:tcW w:w="1227" w:type="dxa"/>
          </w:tcPr>
          <w:p w14:paraId="60C1EDC0" w14:textId="77777777" w:rsidR="00E041E8" w:rsidRDefault="00E041E8">
            <w:pPr>
              <w:pStyle w:val="FEMATableText"/>
              <w:spacing w:before="96" w:after="96"/>
            </w:pPr>
            <w:r>
              <w:t>%</w:t>
            </w:r>
          </w:p>
        </w:tc>
        <w:tc>
          <w:tcPr>
            <w:tcW w:w="1305" w:type="dxa"/>
          </w:tcPr>
          <w:p w14:paraId="0ACACAF3" w14:textId="77777777" w:rsidR="00E041E8" w:rsidRDefault="00E041E8">
            <w:pPr>
              <w:pStyle w:val="FEMATableText"/>
              <w:spacing w:before="96" w:after="96"/>
            </w:pPr>
            <w:r>
              <w:t>%</w:t>
            </w:r>
          </w:p>
        </w:tc>
        <w:tc>
          <w:tcPr>
            <w:tcW w:w="2714" w:type="dxa"/>
          </w:tcPr>
          <w:p w14:paraId="20D88AD8" w14:textId="77777777" w:rsidR="00E041E8" w:rsidRDefault="00E041E8">
            <w:pPr>
              <w:pStyle w:val="FEMATableText"/>
              <w:spacing w:before="96" w:after="96"/>
            </w:pPr>
          </w:p>
        </w:tc>
      </w:tr>
      <w:tr w:rsidR="00E041E8" w14:paraId="20CEAEC1" w14:textId="77777777">
        <w:tc>
          <w:tcPr>
            <w:tcW w:w="1676" w:type="dxa"/>
          </w:tcPr>
          <w:p w14:paraId="4CD6903A" w14:textId="77777777" w:rsidR="00E041E8" w:rsidRDefault="00E041E8">
            <w:pPr>
              <w:pStyle w:val="FEMATableText"/>
              <w:spacing w:before="96" w:after="96"/>
            </w:pPr>
            <w:r w:rsidRPr="00520509">
              <w:t>Pilot Projects</w:t>
            </w:r>
          </w:p>
        </w:tc>
        <w:tc>
          <w:tcPr>
            <w:tcW w:w="1201" w:type="dxa"/>
          </w:tcPr>
          <w:p w14:paraId="5E67E061" w14:textId="77777777" w:rsidR="00E041E8" w:rsidRDefault="00E041E8">
            <w:pPr>
              <w:pStyle w:val="FEMATableText"/>
              <w:spacing w:before="96" w:after="96"/>
            </w:pPr>
            <w:r>
              <w:t>%</w:t>
            </w:r>
          </w:p>
        </w:tc>
        <w:tc>
          <w:tcPr>
            <w:tcW w:w="1227" w:type="dxa"/>
          </w:tcPr>
          <w:p w14:paraId="5217C4E0" w14:textId="77777777" w:rsidR="00E041E8" w:rsidRDefault="00E041E8">
            <w:pPr>
              <w:pStyle w:val="FEMATableText"/>
              <w:spacing w:before="96" w:after="96"/>
            </w:pPr>
            <w:r>
              <w:t>%</w:t>
            </w:r>
          </w:p>
        </w:tc>
        <w:tc>
          <w:tcPr>
            <w:tcW w:w="1227" w:type="dxa"/>
          </w:tcPr>
          <w:p w14:paraId="74E8A4D5" w14:textId="77777777" w:rsidR="00E041E8" w:rsidRDefault="00E041E8">
            <w:pPr>
              <w:pStyle w:val="FEMATableText"/>
              <w:spacing w:before="96" w:after="96"/>
            </w:pPr>
            <w:r>
              <w:t>%</w:t>
            </w:r>
          </w:p>
        </w:tc>
        <w:tc>
          <w:tcPr>
            <w:tcW w:w="1305" w:type="dxa"/>
          </w:tcPr>
          <w:p w14:paraId="1C0868F5" w14:textId="77777777" w:rsidR="00E041E8" w:rsidRDefault="00E041E8">
            <w:pPr>
              <w:pStyle w:val="FEMATableText"/>
              <w:spacing w:before="96" w:after="96"/>
            </w:pPr>
            <w:r>
              <w:t>%</w:t>
            </w:r>
          </w:p>
        </w:tc>
        <w:tc>
          <w:tcPr>
            <w:tcW w:w="2714" w:type="dxa"/>
          </w:tcPr>
          <w:p w14:paraId="09AF2FF0" w14:textId="77777777" w:rsidR="00E041E8" w:rsidRDefault="00E041E8">
            <w:pPr>
              <w:pStyle w:val="FEMATableText"/>
              <w:spacing w:before="96" w:after="96"/>
            </w:pPr>
          </w:p>
        </w:tc>
      </w:tr>
      <w:tr w:rsidR="00E041E8" w14:paraId="0D3DC6A8" w14:textId="77777777">
        <w:tc>
          <w:tcPr>
            <w:tcW w:w="1676" w:type="dxa"/>
          </w:tcPr>
          <w:p w14:paraId="3412EE2B" w14:textId="77777777" w:rsidR="00E041E8" w:rsidRDefault="00E041E8">
            <w:pPr>
              <w:pStyle w:val="FEMATableText"/>
              <w:spacing w:before="96" w:after="96"/>
            </w:pPr>
            <w:r>
              <w:lastRenderedPageBreak/>
              <w:fldChar w:fldCharType="begin">
                <w:ffData>
                  <w:name w:val=""/>
                  <w:enabled/>
                  <w:calcOnExit w:val="0"/>
                  <w:textInput>
                    <w:default w:val="{Insert additional activities}"/>
                  </w:textInput>
                </w:ffData>
              </w:fldChar>
            </w:r>
            <w:r>
              <w:instrText xml:space="preserve"> FORMTEXT </w:instrText>
            </w:r>
            <w:r>
              <w:fldChar w:fldCharType="separate"/>
            </w:r>
            <w:r>
              <w:rPr>
                <w:noProof/>
              </w:rPr>
              <w:t>{Insert additional activities}</w:t>
            </w:r>
            <w:r>
              <w:fldChar w:fldCharType="end"/>
            </w:r>
          </w:p>
        </w:tc>
        <w:tc>
          <w:tcPr>
            <w:tcW w:w="1201" w:type="dxa"/>
          </w:tcPr>
          <w:p w14:paraId="5547A91C" w14:textId="77777777" w:rsidR="00E041E8" w:rsidRDefault="00E041E8">
            <w:pPr>
              <w:pStyle w:val="FEMATableText"/>
              <w:spacing w:before="96" w:after="96"/>
            </w:pPr>
            <w:r>
              <w:t>%</w:t>
            </w:r>
          </w:p>
        </w:tc>
        <w:tc>
          <w:tcPr>
            <w:tcW w:w="1227" w:type="dxa"/>
          </w:tcPr>
          <w:p w14:paraId="392F6792" w14:textId="77777777" w:rsidR="00E041E8" w:rsidRDefault="00E041E8">
            <w:pPr>
              <w:pStyle w:val="FEMATableText"/>
              <w:spacing w:before="96" w:after="96"/>
            </w:pPr>
            <w:r>
              <w:t>%</w:t>
            </w:r>
          </w:p>
        </w:tc>
        <w:tc>
          <w:tcPr>
            <w:tcW w:w="1227" w:type="dxa"/>
          </w:tcPr>
          <w:p w14:paraId="6AA5220E" w14:textId="77777777" w:rsidR="00E041E8" w:rsidRDefault="00E041E8">
            <w:pPr>
              <w:pStyle w:val="FEMATableText"/>
              <w:spacing w:before="96" w:after="96"/>
            </w:pPr>
            <w:r>
              <w:t>%</w:t>
            </w:r>
          </w:p>
        </w:tc>
        <w:tc>
          <w:tcPr>
            <w:tcW w:w="1305" w:type="dxa"/>
          </w:tcPr>
          <w:p w14:paraId="5C186101" w14:textId="77777777" w:rsidR="00E041E8" w:rsidRDefault="00E041E8">
            <w:pPr>
              <w:pStyle w:val="FEMATableText"/>
              <w:spacing w:before="96" w:after="96"/>
            </w:pPr>
            <w:r>
              <w:t>%</w:t>
            </w:r>
          </w:p>
        </w:tc>
        <w:tc>
          <w:tcPr>
            <w:tcW w:w="2714" w:type="dxa"/>
          </w:tcPr>
          <w:p w14:paraId="2E4E4F1D" w14:textId="77777777" w:rsidR="00E041E8" w:rsidRDefault="00E041E8">
            <w:pPr>
              <w:pStyle w:val="FEMATableText"/>
              <w:spacing w:before="96" w:after="96"/>
            </w:pPr>
          </w:p>
        </w:tc>
      </w:tr>
      <w:tr w:rsidR="00E041E8" w14:paraId="62B1ABCF" w14:textId="77777777">
        <w:tc>
          <w:tcPr>
            <w:tcW w:w="1676" w:type="dxa"/>
          </w:tcPr>
          <w:p w14:paraId="15FADA93" w14:textId="77777777" w:rsidR="00E041E8" w:rsidRDefault="00E041E8">
            <w:pPr>
              <w:pStyle w:val="FEMATableText"/>
              <w:spacing w:before="96" w:after="96"/>
            </w:pPr>
            <w:r>
              <w:t>Total (not to exceed 100% per employee)</w:t>
            </w:r>
          </w:p>
        </w:tc>
        <w:tc>
          <w:tcPr>
            <w:tcW w:w="1201" w:type="dxa"/>
          </w:tcPr>
          <w:p w14:paraId="539FEE13" w14:textId="77777777" w:rsidR="00E041E8" w:rsidRDefault="00E041E8">
            <w:pPr>
              <w:pStyle w:val="FEMATableText"/>
              <w:spacing w:before="96" w:after="96"/>
            </w:pPr>
          </w:p>
        </w:tc>
        <w:tc>
          <w:tcPr>
            <w:tcW w:w="1227" w:type="dxa"/>
          </w:tcPr>
          <w:p w14:paraId="397D4357" w14:textId="77777777" w:rsidR="00E041E8" w:rsidRDefault="00E041E8">
            <w:pPr>
              <w:pStyle w:val="FEMATableText"/>
              <w:spacing w:before="96" w:after="96"/>
            </w:pPr>
          </w:p>
        </w:tc>
        <w:tc>
          <w:tcPr>
            <w:tcW w:w="1227" w:type="dxa"/>
          </w:tcPr>
          <w:p w14:paraId="158D44CA" w14:textId="77777777" w:rsidR="00E041E8" w:rsidRDefault="00E041E8">
            <w:pPr>
              <w:pStyle w:val="FEMATableText"/>
              <w:spacing w:before="96" w:after="96"/>
            </w:pPr>
          </w:p>
        </w:tc>
        <w:tc>
          <w:tcPr>
            <w:tcW w:w="1305" w:type="dxa"/>
          </w:tcPr>
          <w:p w14:paraId="6794A73D" w14:textId="77777777" w:rsidR="00E041E8" w:rsidRDefault="00E041E8">
            <w:pPr>
              <w:pStyle w:val="FEMATableText"/>
              <w:spacing w:before="96" w:after="96"/>
            </w:pPr>
          </w:p>
        </w:tc>
        <w:tc>
          <w:tcPr>
            <w:tcW w:w="2714" w:type="dxa"/>
          </w:tcPr>
          <w:p w14:paraId="4CE0AF4B" w14:textId="77777777" w:rsidR="00E041E8" w:rsidRDefault="00E041E8">
            <w:pPr>
              <w:pStyle w:val="FEMATableText"/>
              <w:spacing w:before="96" w:after="96"/>
            </w:pPr>
          </w:p>
        </w:tc>
      </w:tr>
    </w:tbl>
    <w:p w14:paraId="5518FCB0" w14:textId="77777777" w:rsidR="00E041E8" w:rsidRPr="00D15A74" w:rsidRDefault="00E041E8" w:rsidP="00E041E8">
      <w:pPr>
        <w:pStyle w:val="FEMATableCaption"/>
      </w:pPr>
      <w:bookmarkStart w:id="45" w:name="_Ref98239000"/>
      <w:bookmarkStart w:id="46" w:name="_Ref98239558"/>
      <w:bookmarkStart w:id="47" w:name="_Toc191031208"/>
      <w:r>
        <w:t xml:space="preserve">Table </w:t>
      </w:r>
      <w:r>
        <w:fldChar w:fldCharType="begin"/>
      </w:r>
      <w:r>
        <w:instrText>SEQ Table \* ARABIC</w:instrText>
      </w:r>
      <w:r>
        <w:fldChar w:fldCharType="separate"/>
      </w:r>
      <w:r>
        <w:rPr>
          <w:noProof/>
        </w:rPr>
        <w:t>15</w:t>
      </w:r>
      <w:r>
        <w:fldChar w:fldCharType="end"/>
      </w:r>
      <w:bookmarkEnd w:id="45"/>
      <w:r>
        <w:t xml:space="preserve">. </w:t>
      </w:r>
      <w:r w:rsidRPr="00E81028">
        <w:t>Percentage of Time Spent on Tasks for Unfunded Staff</w:t>
      </w:r>
      <w:bookmarkEnd w:id="46"/>
      <w:bookmarkEnd w:id="47"/>
    </w:p>
    <w:tbl>
      <w:tblPr>
        <w:tblStyle w:val="FEMATable1-DHSLightBlue20"/>
        <w:tblW w:w="5000" w:type="pct"/>
        <w:tblInd w:w="-3" w:type="dxa"/>
        <w:tblLook w:val="04A0" w:firstRow="1" w:lastRow="0" w:firstColumn="1" w:lastColumn="0" w:noHBand="0" w:noVBand="1"/>
      </w:tblPr>
      <w:tblGrid>
        <w:gridCol w:w="1676"/>
        <w:gridCol w:w="1214"/>
        <w:gridCol w:w="1239"/>
        <w:gridCol w:w="1239"/>
        <w:gridCol w:w="1314"/>
        <w:gridCol w:w="2668"/>
      </w:tblGrid>
      <w:tr w:rsidR="00E041E8" w14:paraId="6347F19C" w14:textId="77777777">
        <w:trPr>
          <w:cnfStyle w:val="100000000000" w:firstRow="1" w:lastRow="0" w:firstColumn="0" w:lastColumn="0" w:oddVBand="0" w:evenVBand="0" w:oddHBand="0" w:evenHBand="0" w:firstRowFirstColumn="0" w:firstRowLastColumn="0" w:lastRowFirstColumn="0" w:lastRowLastColumn="0"/>
        </w:trPr>
        <w:tc>
          <w:tcPr>
            <w:tcW w:w="1676" w:type="dxa"/>
          </w:tcPr>
          <w:p w14:paraId="3AA2D9A2" w14:textId="77777777" w:rsidR="00E041E8" w:rsidRDefault="00E041E8">
            <w:pPr>
              <w:pStyle w:val="FEMATableHeading"/>
              <w:spacing w:before="96" w:after="96"/>
            </w:pPr>
            <w:r>
              <w:t>Task</w:t>
            </w:r>
          </w:p>
        </w:tc>
        <w:tc>
          <w:tcPr>
            <w:tcW w:w="1225" w:type="dxa"/>
          </w:tcPr>
          <w:p w14:paraId="1483F2B2" w14:textId="77777777" w:rsidR="00E041E8" w:rsidRDefault="00E041E8">
            <w:pPr>
              <w:pStyle w:val="FEMATableHeading"/>
              <w:spacing w:before="96" w:after="96"/>
            </w:pPr>
            <w:r>
              <w:t>Unfunded Staff Member 1</w:t>
            </w:r>
          </w:p>
        </w:tc>
        <w:tc>
          <w:tcPr>
            <w:tcW w:w="1253" w:type="dxa"/>
          </w:tcPr>
          <w:p w14:paraId="25025E26" w14:textId="77777777" w:rsidR="00E041E8" w:rsidRDefault="00E041E8">
            <w:pPr>
              <w:pStyle w:val="FEMATableHeading"/>
              <w:spacing w:before="96" w:after="96"/>
            </w:pPr>
            <w:r>
              <w:t>Unfunded Staff Member 2</w:t>
            </w:r>
          </w:p>
        </w:tc>
        <w:tc>
          <w:tcPr>
            <w:tcW w:w="1253" w:type="dxa"/>
          </w:tcPr>
          <w:p w14:paraId="66E29638" w14:textId="77777777" w:rsidR="00E041E8" w:rsidRDefault="00E041E8">
            <w:pPr>
              <w:pStyle w:val="FEMATableHeading"/>
              <w:spacing w:before="96" w:after="96"/>
            </w:pPr>
            <w:r>
              <w:t>Unfunded Staff Member 3</w:t>
            </w:r>
          </w:p>
        </w:tc>
        <w:tc>
          <w:tcPr>
            <w:tcW w:w="1338" w:type="dxa"/>
          </w:tcPr>
          <w:p w14:paraId="1DA9C7F3" w14:textId="77777777" w:rsidR="00E041E8" w:rsidRDefault="00E041E8">
            <w:pPr>
              <w:pStyle w:val="FEMATableHeading"/>
              <w:spacing w:before="96" w:after="96"/>
            </w:pPr>
            <w:r>
              <w:t>Unfunded Staff Member 4</w:t>
            </w:r>
          </w:p>
        </w:tc>
        <w:tc>
          <w:tcPr>
            <w:tcW w:w="2841" w:type="dxa"/>
          </w:tcPr>
          <w:p w14:paraId="15687472" w14:textId="77777777" w:rsidR="00E041E8" w:rsidRDefault="00E041E8">
            <w:pPr>
              <w:pStyle w:val="FEMATableHeading"/>
              <w:spacing w:before="96" w:after="96"/>
            </w:pPr>
            <w:r>
              <w:t>Brief Work Description Across All Unfunded Staff</w:t>
            </w:r>
          </w:p>
        </w:tc>
      </w:tr>
      <w:tr w:rsidR="00E041E8" w14:paraId="1FCC8644" w14:textId="77777777">
        <w:tc>
          <w:tcPr>
            <w:tcW w:w="1676" w:type="dxa"/>
          </w:tcPr>
          <w:p w14:paraId="5A0CD05A" w14:textId="77777777" w:rsidR="00E041E8" w:rsidRPr="00055402" w:rsidRDefault="00E041E8">
            <w:pPr>
              <w:pStyle w:val="FEMATableText"/>
              <w:spacing w:before="96" w:after="96"/>
            </w:pPr>
            <w:r>
              <w:t>COMS Engage-</w:t>
            </w:r>
            <w:proofErr w:type="spellStart"/>
            <w:r>
              <w:t>ment</w:t>
            </w:r>
            <w:proofErr w:type="spellEnd"/>
            <w:r>
              <w:t xml:space="preserve"> Plan</w:t>
            </w:r>
          </w:p>
        </w:tc>
        <w:tc>
          <w:tcPr>
            <w:tcW w:w="1225" w:type="dxa"/>
          </w:tcPr>
          <w:p w14:paraId="38A1EF01" w14:textId="77777777" w:rsidR="00E041E8" w:rsidRPr="00055402" w:rsidRDefault="00E041E8">
            <w:pPr>
              <w:pStyle w:val="FEMATableText"/>
              <w:spacing w:before="96" w:after="96"/>
            </w:pPr>
            <w:r>
              <w:t>%</w:t>
            </w:r>
          </w:p>
        </w:tc>
        <w:tc>
          <w:tcPr>
            <w:tcW w:w="1253" w:type="dxa"/>
          </w:tcPr>
          <w:p w14:paraId="375AB8D4" w14:textId="77777777" w:rsidR="00E041E8" w:rsidRPr="00055402" w:rsidRDefault="00E041E8">
            <w:pPr>
              <w:pStyle w:val="FEMATableText"/>
              <w:spacing w:before="96" w:after="96"/>
            </w:pPr>
            <w:r>
              <w:t>%</w:t>
            </w:r>
          </w:p>
        </w:tc>
        <w:tc>
          <w:tcPr>
            <w:tcW w:w="1253" w:type="dxa"/>
          </w:tcPr>
          <w:p w14:paraId="2E717116" w14:textId="77777777" w:rsidR="00E041E8" w:rsidRPr="00055402" w:rsidRDefault="00E041E8">
            <w:pPr>
              <w:pStyle w:val="FEMATableText"/>
              <w:spacing w:before="96" w:after="96"/>
            </w:pPr>
            <w:r>
              <w:t>%</w:t>
            </w:r>
          </w:p>
        </w:tc>
        <w:tc>
          <w:tcPr>
            <w:tcW w:w="1338" w:type="dxa"/>
          </w:tcPr>
          <w:p w14:paraId="510C2B30" w14:textId="77777777" w:rsidR="00E041E8" w:rsidRPr="00055402" w:rsidRDefault="00E041E8">
            <w:pPr>
              <w:pStyle w:val="FEMATableText"/>
              <w:spacing w:before="96" w:after="96"/>
            </w:pPr>
            <w:r>
              <w:t>%</w:t>
            </w:r>
          </w:p>
        </w:tc>
        <w:tc>
          <w:tcPr>
            <w:tcW w:w="2841" w:type="dxa"/>
          </w:tcPr>
          <w:p w14:paraId="5AE1B43E" w14:textId="77777777" w:rsidR="00E041E8" w:rsidRPr="00055402" w:rsidRDefault="00E041E8">
            <w:pPr>
              <w:pStyle w:val="FEMATableText"/>
              <w:spacing w:before="96" w:after="96"/>
            </w:pPr>
          </w:p>
        </w:tc>
      </w:tr>
      <w:tr w:rsidR="00E041E8" w14:paraId="7195262F" w14:textId="77777777">
        <w:tc>
          <w:tcPr>
            <w:tcW w:w="1676" w:type="dxa"/>
          </w:tcPr>
          <w:p w14:paraId="0447AD15" w14:textId="77777777" w:rsidR="00E041E8" w:rsidRPr="00055402" w:rsidRDefault="00E041E8">
            <w:pPr>
              <w:pStyle w:val="FEMATableText"/>
              <w:spacing w:before="96" w:after="96"/>
            </w:pPr>
            <w:r>
              <w:t>Strategic Planning for Community Engagement</w:t>
            </w:r>
          </w:p>
        </w:tc>
        <w:tc>
          <w:tcPr>
            <w:tcW w:w="1225" w:type="dxa"/>
          </w:tcPr>
          <w:p w14:paraId="4CC7B1F4" w14:textId="77777777" w:rsidR="00E041E8" w:rsidRPr="00055402" w:rsidRDefault="00E041E8">
            <w:pPr>
              <w:pStyle w:val="FEMATableText"/>
              <w:spacing w:before="96" w:after="96"/>
            </w:pPr>
            <w:r>
              <w:t>%</w:t>
            </w:r>
          </w:p>
        </w:tc>
        <w:tc>
          <w:tcPr>
            <w:tcW w:w="1253" w:type="dxa"/>
          </w:tcPr>
          <w:p w14:paraId="2402C7BE" w14:textId="77777777" w:rsidR="00E041E8" w:rsidRPr="00055402" w:rsidRDefault="00E041E8">
            <w:pPr>
              <w:pStyle w:val="FEMATableText"/>
              <w:spacing w:before="96" w:after="96"/>
            </w:pPr>
            <w:r>
              <w:t>%</w:t>
            </w:r>
          </w:p>
        </w:tc>
        <w:tc>
          <w:tcPr>
            <w:tcW w:w="1253" w:type="dxa"/>
          </w:tcPr>
          <w:p w14:paraId="19B57F4B" w14:textId="77777777" w:rsidR="00E041E8" w:rsidRPr="00055402" w:rsidRDefault="00E041E8">
            <w:pPr>
              <w:pStyle w:val="FEMATableText"/>
              <w:spacing w:before="96" w:after="96"/>
            </w:pPr>
            <w:r>
              <w:t>%</w:t>
            </w:r>
          </w:p>
        </w:tc>
        <w:tc>
          <w:tcPr>
            <w:tcW w:w="1338" w:type="dxa"/>
          </w:tcPr>
          <w:p w14:paraId="62E12DB8" w14:textId="77777777" w:rsidR="00E041E8" w:rsidRPr="00055402" w:rsidRDefault="00E041E8">
            <w:pPr>
              <w:pStyle w:val="FEMATableText"/>
              <w:spacing w:before="96" w:after="96"/>
            </w:pPr>
            <w:r>
              <w:t>%</w:t>
            </w:r>
          </w:p>
        </w:tc>
        <w:tc>
          <w:tcPr>
            <w:tcW w:w="2841" w:type="dxa"/>
          </w:tcPr>
          <w:p w14:paraId="73A3E500" w14:textId="77777777" w:rsidR="00E041E8" w:rsidRPr="00055402" w:rsidRDefault="00E041E8">
            <w:pPr>
              <w:pStyle w:val="FEMATableText"/>
              <w:spacing w:before="96" w:after="96"/>
            </w:pPr>
          </w:p>
        </w:tc>
      </w:tr>
      <w:tr w:rsidR="00E041E8" w14:paraId="46466822" w14:textId="77777777">
        <w:tc>
          <w:tcPr>
            <w:tcW w:w="1676" w:type="dxa"/>
          </w:tcPr>
          <w:p w14:paraId="01E6DC94" w14:textId="77777777" w:rsidR="00E041E8" w:rsidRPr="00055402" w:rsidRDefault="00E041E8">
            <w:pPr>
              <w:pStyle w:val="FEMATableText"/>
              <w:spacing w:before="96" w:after="96"/>
            </w:pPr>
            <w:r w:rsidRPr="00B41CC6">
              <w:t>Meetings and Process Facilitation Engagement</w:t>
            </w:r>
          </w:p>
        </w:tc>
        <w:tc>
          <w:tcPr>
            <w:tcW w:w="1225" w:type="dxa"/>
          </w:tcPr>
          <w:p w14:paraId="10A8C4DA" w14:textId="77777777" w:rsidR="00E041E8" w:rsidRPr="00055402" w:rsidRDefault="00E041E8">
            <w:pPr>
              <w:pStyle w:val="FEMATableText"/>
              <w:spacing w:before="96" w:after="96"/>
            </w:pPr>
            <w:r>
              <w:t>%</w:t>
            </w:r>
          </w:p>
        </w:tc>
        <w:tc>
          <w:tcPr>
            <w:tcW w:w="1253" w:type="dxa"/>
          </w:tcPr>
          <w:p w14:paraId="3594A3AF" w14:textId="77777777" w:rsidR="00E041E8" w:rsidRPr="00055402" w:rsidRDefault="00E041E8">
            <w:pPr>
              <w:pStyle w:val="FEMATableText"/>
              <w:spacing w:before="96" w:after="96"/>
            </w:pPr>
            <w:r>
              <w:t>%</w:t>
            </w:r>
          </w:p>
        </w:tc>
        <w:tc>
          <w:tcPr>
            <w:tcW w:w="1253" w:type="dxa"/>
          </w:tcPr>
          <w:p w14:paraId="22583BCE" w14:textId="77777777" w:rsidR="00E041E8" w:rsidRPr="00055402" w:rsidRDefault="00E041E8">
            <w:pPr>
              <w:pStyle w:val="FEMATableText"/>
              <w:spacing w:before="96" w:after="96"/>
            </w:pPr>
            <w:r>
              <w:t>%</w:t>
            </w:r>
          </w:p>
        </w:tc>
        <w:tc>
          <w:tcPr>
            <w:tcW w:w="1338" w:type="dxa"/>
          </w:tcPr>
          <w:p w14:paraId="2DFB0F66" w14:textId="77777777" w:rsidR="00E041E8" w:rsidRPr="00055402" w:rsidRDefault="00E041E8">
            <w:pPr>
              <w:pStyle w:val="FEMATableText"/>
              <w:spacing w:before="96" w:after="96"/>
            </w:pPr>
            <w:r>
              <w:t>%</w:t>
            </w:r>
          </w:p>
        </w:tc>
        <w:tc>
          <w:tcPr>
            <w:tcW w:w="2841" w:type="dxa"/>
          </w:tcPr>
          <w:p w14:paraId="138A936D" w14:textId="77777777" w:rsidR="00E041E8" w:rsidRPr="00055402" w:rsidRDefault="00E041E8">
            <w:pPr>
              <w:pStyle w:val="FEMATableText"/>
              <w:spacing w:before="96" w:after="96"/>
            </w:pPr>
          </w:p>
        </w:tc>
      </w:tr>
      <w:tr w:rsidR="00E041E8" w14:paraId="5A4FA21D" w14:textId="77777777">
        <w:tc>
          <w:tcPr>
            <w:tcW w:w="1676" w:type="dxa"/>
          </w:tcPr>
          <w:p w14:paraId="1615A849" w14:textId="77777777" w:rsidR="00E041E8" w:rsidRPr="00055402" w:rsidRDefault="00E041E8">
            <w:pPr>
              <w:pStyle w:val="FEMATableText"/>
              <w:spacing w:before="96" w:after="96"/>
            </w:pPr>
            <w:r w:rsidRPr="00272035">
              <w:t>Mitigation Support</w:t>
            </w:r>
          </w:p>
        </w:tc>
        <w:tc>
          <w:tcPr>
            <w:tcW w:w="1225" w:type="dxa"/>
          </w:tcPr>
          <w:p w14:paraId="57E5BA61" w14:textId="77777777" w:rsidR="00E041E8" w:rsidRPr="00055402" w:rsidRDefault="00E041E8">
            <w:pPr>
              <w:pStyle w:val="FEMATableText"/>
              <w:spacing w:before="96" w:after="96"/>
            </w:pPr>
            <w:r>
              <w:t>%</w:t>
            </w:r>
          </w:p>
        </w:tc>
        <w:tc>
          <w:tcPr>
            <w:tcW w:w="1253" w:type="dxa"/>
          </w:tcPr>
          <w:p w14:paraId="232C0E7B" w14:textId="77777777" w:rsidR="00E041E8" w:rsidRPr="00055402" w:rsidRDefault="00E041E8">
            <w:pPr>
              <w:pStyle w:val="FEMATableText"/>
              <w:spacing w:before="96" w:after="96"/>
            </w:pPr>
            <w:r>
              <w:t>%</w:t>
            </w:r>
          </w:p>
        </w:tc>
        <w:tc>
          <w:tcPr>
            <w:tcW w:w="1253" w:type="dxa"/>
          </w:tcPr>
          <w:p w14:paraId="6C344618" w14:textId="77777777" w:rsidR="00E041E8" w:rsidRPr="00055402" w:rsidRDefault="00E041E8">
            <w:pPr>
              <w:pStyle w:val="FEMATableText"/>
              <w:spacing w:before="96" w:after="96"/>
            </w:pPr>
            <w:r>
              <w:t>%</w:t>
            </w:r>
          </w:p>
        </w:tc>
        <w:tc>
          <w:tcPr>
            <w:tcW w:w="1338" w:type="dxa"/>
          </w:tcPr>
          <w:p w14:paraId="2C71F683" w14:textId="77777777" w:rsidR="00E041E8" w:rsidRPr="00055402" w:rsidRDefault="00E041E8">
            <w:pPr>
              <w:pStyle w:val="FEMATableText"/>
              <w:spacing w:before="96" w:after="96"/>
            </w:pPr>
            <w:r>
              <w:t>%</w:t>
            </w:r>
          </w:p>
        </w:tc>
        <w:tc>
          <w:tcPr>
            <w:tcW w:w="2841" w:type="dxa"/>
          </w:tcPr>
          <w:p w14:paraId="2B0AD9BB" w14:textId="77777777" w:rsidR="00E041E8" w:rsidRPr="00055402" w:rsidRDefault="00E041E8">
            <w:pPr>
              <w:pStyle w:val="FEMATableText"/>
              <w:spacing w:before="96" w:after="96"/>
            </w:pPr>
          </w:p>
        </w:tc>
      </w:tr>
      <w:tr w:rsidR="00E041E8" w14:paraId="4E90BD93" w14:textId="77777777">
        <w:tc>
          <w:tcPr>
            <w:tcW w:w="1676" w:type="dxa"/>
          </w:tcPr>
          <w:p w14:paraId="3C0B21CE" w14:textId="77777777" w:rsidR="00E041E8" w:rsidRPr="00055402" w:rsidRDefault="00E041E8">
            <w:pPr>
              <w:pStyle w:val="FEMATableText"/>
              <w:spacing w:before="96" w:after="96"/>
            </w:pPr>
            <w:r w:rsidRPr="003726C4">
              <w:t xml:space="preserve">Communication </w:t>
            </w:r>
            <w:r>
              <w:t>&amp;</w:t>
            </w:r>
            <w:r w:rsidRPr="003726C4">
              <w:t xml:space="preserve"> Outreach to Communities</w:t>
            </w:r>
          </w:p>
        </w:tc>
        <w:tc>
          <w:tcPr>
            <w:tcW w:w="1225" w:type="dxa"/>
          </w:tcPr>
          <w:p w14:paraId="121CAB90" w14:textId="77777777" w:rsidR="00E041E8" w:rsidRPr="00055402" w:rsidRDefault="00E041E8">
            <w:pPr>
              <w:pStyle w:val="FEMATableText"/>
              <w:spacing w:before="96" w:after="96"/>
            </w:pPr>
            <w:r>
              <w:t>%</w:t>
            </w:r>
          </w:p>
        </w:tc>
        <w:tc>
          <w:tcPr>
            <w:tcW w:w="1253" w:type="dxa"/>
          </w:tcPr>
          <w:p w14:paraId="70EE70FA" w14:textId="77777777" w:rsidR="00E041E8" w:rsidRPr="00055402" w:rsidRDefault="00E041E8">
            <w:pPr>
              <w:pStyle w:val="FEMATableText"/>
              <w:spacing w:before="96" w:after="96"/>
            </w:pPr>
            <w:r>
              <w:t>%</w:t>
            </w:r>
          </w:p>
        </w:tc>
        <w:tc>
          <w:tcPr>
            <w:tcW w:w="1253" w:type="dxa"/>
          </w:tcPr>
          <w:p w14:paraId="06711378" w14:textId="77777777" w:rsidR="00E041E8" w:rsidRPr="00055402" w:rsidRDefault="00E041E8">
            <w:pPr>
              <w:pStyle w:val="FEMATableText"/>
              <w:spacing w:before="96" w:after="96"/>
            </w:pPr>
            <w:r>
              <w:t>%</w:t>
            </w:r>
          </w:p>
        </w:tc>
        <w:tc>
          <w:tcPr>
            <w:tcW w:w="1338" w:type="dxa"/>
          </w:tcPr>
          <w:p w14:paraId="3B04A4C2" w14:textId="77777777" w:rsidR="00E041E8" w:rsidRPr="00055402" w:rsidRDefault="00E041E8">
            <w:pPr>
              <w:pStyle w:val="FEMATableText"/>
              <w:spacing w:before="96" w:after="96"/>
            </w:pPr>
            <w:r>
              <w:t>%</w:t>
            </w:r>
          </w:p>
        </w:tc>
        <w:tc>
          <w:tcPr>
            <w:tcW w:w="2841" w:type="dxa"/>
          </w:tcPr>
          <w:p w14:paraId="3C3168DD" w14:textId="77777777" w:rsidR="00E041E8" w:rsidRPr="00055402" w:rsidRDefault="00E041E8">
            <w:pPr>
              <w:pStyle w:val="FEMATableText"/>
              <w:spacing w:before="96" w:after="96"/>
            </w:pPr>
          </w:p>
        </w:tc>
      </w:tr>
      <w:tr w:rsidR="00E041E8" w14:paraId="2F04D8B9" w14:textId="77777777">
        <w:tc>
          <w:tcPr>
            <w:tcW w:w="1676" w:type="dxa"/>
          </w:tcPr>
          <w:p w14:paraId="21C5A1B2" w14:textId="77777777" w:rsidR="00E041E8" w:rsidRPr="00055402" w:rsidRDefault="00E041E8">
            <w:pPr>
              <w:pStyle w:val="FEMATableText"/>
              <w:spacing w:before="96" w:after="96"/>
            </w:pPr>
            <w:r w:rsidRPr="00D76CA4">
              <w:t>Training and Community Capability Development</w:t>
            </w:r>
          </w:p>
        </w:tc>
        <w:tc>
          <w:tcPr>
            <w:tcW w:w="1225" w:type="dxa"/>
          </w:tcPr>
          <w:p w14:paraId="35D8F5B8" w14:textId="77777777" w:rsidR="00E041E8" w:rsidRDefault="00E041E8">
            <w:pPr>
              <w:pStyle w:val="FEMATableText"/>
              <w:spacing w:before="96" w:after="96"/>
            </w:pPr>
            <w:r>
              <w:t>%</w:t>
            </w:r>
          </w:p>
        </w:tc>
        <w:tc>
          <w:tcPr>
            <w:tcW w:w="1253" w:type="dxa"/>
          </w:tcPr>
          <w:p w14:paraId="5F575554" w14:textId="77777777" w:rsidR="00E041E8" w:rsidRDefault="00E041E8">
            <w:pPr>
              <w:pStyle w:val="FEMATableText"/>
              <w:spacing w:before="96" w:after="96"/>
            </w:pPr>
            <w:r>
              <w:t>%</w:t>
            </w:r>
          </w:p>
        </w:tc>
        <w:tc>
          <w:tcPr>
            <w:tcW w:w="1253" w:type="dxa"/>
          </w:tcPr>
          <w:p w14:paraId="34716E47" w14:textId="77777777" w:rsidR="00E041E8" w:rsidRDefault="00E041E8">
            <w:pPr>
              <w:pStyle w:val="FEMATableText"/>
              <w:spacing w:before="96" w:after="96"/>
            </w:pPr>
            <w:r>
              <w:t>%</w:t>
            </w:r>
          </w:p>
        </w:tc>
        <w:tc>
          <w:tcPr>
            <w:tcW w:w="1338" w:type="dxa"/>
          </w:tcPr>
          <w:p w14:paraId="7EA06FCF" w14:textId="77777777" w:rsidR="00E041E8" w:rsidRDefault="00E041E8">
            <w:pPr>
              <w:pStyle w:val="FEMATableText"/>
              <w:spacing w:before="96" w:after="96"/>
            </w:pPr>
            <w:r>
              <w:t>%</w:t>
            </w:r>
          </w:p>
        </w:tc>
        <w:tc>
          <w:tcPr>
            <w:tcW w:w="2841" w:type="dxa"/>
          </w:tcPr>
          <w:p w14:paraId="6BEE461E" w14:textId="77777777" w:rsidR="00E041E8" w:rsidRPr="00055402" w:rsidRDefault="00E041E8">
            <w:pPr>
              <w:pStyle w:val="FEMATableText"/>
              <w:spacing w:before="96" w:after="96"/>
            </w:pPr>
          </w:p>
        </w:tc>
      </w:tr>
      <w:tr w:rsidR="00E041E8" w14:paraId="2BEFAB9C" w14:textId="77777777">
        <w:tc>
          <w:tcPr>
            <w:tcW w:w="1676" w:type="dxa"/>
          </w:tcPr>
          <w:p w14:paraId="67FAF35E" w14:textId="77777777" w:rsidR="00E041E8" w:rsidRPr="00055402" w:rsidRDefault="00E041E8">
            <w:pPr>
              <w:pStyle w:val="FEMATableText"/>
              <w:spacing w:before="96" w:after="96"/>
            </w:pPr>
            <w:r w:rsidRPr="00873E48">
              <w:t>Mitigation Planning Technical Assistance</w:t>
            </w:r>
          </w:p>
        </w:tc>
        <w:tc>
          <w:tcPr>
            <w:tcW w:w="1225" w:type="dxa"/>
          </w:tcPr>
          <w:p w14:paraId="215745E6" w14:textId="77777777" w:rsidR="00E041E8" w:rsidRDefault="00E041E8">
            <w:pPr>
              <w:pStyle w:val="FEMATableText"/>
              <w:spacing w:before="96" w:after="96"/>
            </w:pPr>
            <w:r>
              <w:t>%</w:t>
            </w:r>
          </w:p>
        </w:tc>
        <w:tc>
          <w:tcPr>
            <w:tcW w:w="1253" w:type="dxa"/>
          </w:tcPr>
          <w:p w14:paraId="2C215FD9" w14:textId="77777777" w:rsidR="00E041E8" w:rsidRDefault="00E041E8">
            <w:pPr>
              <w:pStyle w:val="FEMATableText"/>
              <w:spacing w:before="96" w:after="96"/>
            </w:pPr>
            <w:r>
              <w:t>%</w:t>
            </w:r>
          </w:p>
        </w:tc>
        <w:tc>
          <w:tcPr>
            <w:tcW w:w="1253" w:type="dxa"/>
          </w:tcPr>
          <w:p w14:paraId="1766D2C3" w14:textId="77777777" w:rsidR="00E041E8" w:rsidRDefault="00E041E8">
            <w:pPr>
              <w:pStyle w:val="FEMATableText"/>
              <w:spacing w:before="96" w:after="96"/>
            </w:pPr>
            <w:r>
              <w:t>%</w:t>
            </w:r>
          </w:p>
        </w:tc>
        <w:tc>
          <w:tcPr>
            <w:tcW w:w="1338" w:type="dxa"/>
          </w:tcPr>
          <w:p w14:paraId="5EB04EE4" w14:textId="77777777" w:rsidR="00E041E8" w:rsidRDefault="00E041E8">
            <w:pPr>
              <w:pStyle w:val="FEMATableText"/>
              <w:spacing w:before="96" w:after="96"/>
            </w:pPr>
            <w:r>
              <w:t>%</w:t>
            </w:r>
          </w:p>
        </w:tc>
        <w:tc>
          <w:tcPr>
            <w:tcW w:w="2841" w:type="dxa"/>
          </w:tcPr>
          <w:p w14:paraId="2CCF68AE" w14:textId="77777777" w:rsidR="00E041E8" w:rsidRPr="00055402" w:rsidRDefault="00E041E8">
            <w:pPr>
              <w:pStyle w:val="FEMATableText"/>
              <w:spacing w:before="96" w:after="96"/>
            </w:pPr>
          </w:p>
        </w:tc>
      </w:tr>
      <w:tr w:rsidR="00E041E8" w14:paraId="1741EE2A" w14:textId="77777777">
        <w:tc>
          <w:tcPr>
            <w:tcW w:w="1676" w:type="dxa"/>
          </w:tcPr>
          <w:p w14:paraId="249755B1" w14:textId="77777777" w:rsidR="00E041E8" w:rsidRPr="00873E48" w:rsidRDefault="00E041E8">
            <w:pPr>
              <w:pStyle w:val="FEMATableText"/>
              <w:spacing w:before="96" w:after="96"/>
            </w:pPr>
            <w:r>
              <w:t>Mentoring</w:t>
            </w:r>
          </w:p>
        </w:tc>
        <w:tc>
          <w:tcPr>
            <w:tcW w:w="1225" w:type="dxa"/>
          </w:tcPr>
          <w:p w14:paraId="5CBF2EDB" w14:textId="77777777" w:rsidR="00E041E8" w:rsidRDefault="00E041E8">
            <w:pPr>
              <w:pStyle w:val="FEMATableText"/>
              <w:spacing w:before="96" w:after="96"/>
            </w:pPr>
            <w:r>
              <w:t>%</w:t>
            </w:r>
          </w:p>
        </w:tc>
        <w:tc>
          <w:tcPr>
            <w:tcW w:w="1253" w:type="dxa"/>
          </w:tcPr>
          <w:p w14:paraId="2D75734F" w14:textId="77777777" w:rsidR="00E041E8" w:rsidRDefault="00E041E8">
            <w:pPr>
              <w:pStyle w:val="FEMATableText"/>
              <w:spacing w:before="96" w:after="96"/>
            </w:pPr>
            <w:r>
              <w:t>%</w:t>
            </w:r>
          </w:p>
        </w:tc>
        <w:tc>
          <w:tcPr>
            <w:tcW w:w="1253" w:type="dxa"/>
          </w:tcPr>
          <w:p w14:paraId="0DD558D2" w14:textId="77777777" w:rsidR="00E041E8" w:rsidRDefault="00E041E8">
            <w:pPr>
              <w:pStyle w:val="FEMATableText"/>
              <w:spacing w:before="96" w:after="96"/>
            </w:pPr>
            <w:r>
              <w:t>%</w:t>
            </w:r>
          </w:p>
        </w:tc>
        <w:tc>
          <w:tcPr>
            <w:tcW w:w="1338" w:type="dxa"/>
          </w:tcPr>
          <w:p w14:paraId="4CBD2FD4" w14:textId="77777777" w:rsidR="00E041E8" w:rsidRDefault="00E041E8">
            <w:pPr>
              <w:pStyle w:val="FEMATableText"/>
              <w:spacing w:before="96" w:after="96"/>
            </w:pPr>
            <w:r>
              <w:t>%</w:t>
            </w:r>
          </w:p>
        </w:tc>
        <w:tc>
          <w:tcPr>
            <w:tcW w:w="2841" w:type="dxa"/>
          </w:tcPr>
          <w:p w14:paraId="10E0B30F" w14:textId="77777777" w:rsidR="00E041E8" w:rsidRPr="00055402" w:rsidRDefault="00E041E8">
            <w:pPr>
              <w:pStyle w:val="FEMATableText"/>
              <w:spacing w:before="96" w:after="96"/>
            </w:pPr>
          </w:p>
        </w:tc>
      </w:tr>
      <w:tr w:rsidR="00E041E8" w14:paraId="015CC3ED" w14:textId="77777777">
        <w:tc>
          <w:tcPr>
            <w:tcW w:w="1676" w:type="dxa"/>
          </w:tcPr>
          <w:p w14:paraId="575A7F13" w14:textId="77777777" w:rsidR="00E041E8" w:rsidRPr="00873E48" w:rsidRDefault="00E041E8">
            <w:pPr>
              <w:pStyle w:val="FEMATableText"/>
              <w:spacing w:before="96" w:after="96"/>
            </w:pPr>
            <w:r>
              <w:t>Pilot Projects</w:t>
            </w:r>
          </w:p>
        </w:tc>
        <w:tc>
          <w:tcPr>
            <w:tcW w:w="1225" w:type="dxa"/>
          </w:tcPr>
          <w:p w14:paraId="45C9D01F" w14:textId="77777777" w:rsidR="00E041E8" w:rsidRDefault="00E041E8">
            <w:pPr>
              <w:pStyle w:val="FEMATableText"/>
              <w:spacing w:before="96" w:after="96"/>
            </w:pPr>
            <w:r>
              <w:t>%</w:t>
            </w:r>
          </w:p>
        </w:tc>
        <w:tc>
          <w:tcPr>
            <w:tcW w:w="1253" w:type="dxa"/>
          </w:tcPr>
          <w:p w14:paraId="6A421564" w14:textId="77777777" w:rsidR="00E041E8" w:rsidRDefault="00E041E8">
            <w:pPr>
              <w:pStyle w:val="FEMATableText"/>
              <w:spacing w:before="96" w:after="96"/>
            </w:pPr>
            <w:r>
              <w:t>%</w:t>
            </w:r>
          </w:p>
        </w:tc>
        <w:tc>
          <w:tcPr>
            <w:tcW w:w="1253" w:type="dxa"/>
          </w:tcPr>
          <w:p w14:paraId="043B9F42" w14:textId="77777777" w:rsidR="00E041E8" w:rsidRDefault="00E041E8">
            <w:pPr>
              <w:pStyle w:val="FEMATableText"/>
              <w:spacing w:before="96" w:after="96"/>
            </w:pPr>
            <w:r>
              <w:t>%</w:t>
            </w:r>
          </w:p>
        </w:tc>
        <w:tc>
          <w:tcPr>
            <w:tcW w:w="1338" w:type="dxa"/>
          </w:tcPr>
          <w:p w14:paraId="7E59591A" w14:textId="77777777" w:rsidR="00E041E8" w:rsidRDefault="00E041E8">
            <w:pPr>
              <w:pStyle w:val="FEMATableText"/>
              <w:spacing w:before="96" w:after="96"/>
            </w:pPr>
            <w:r>
              <w:t>%</w:t>
            </w:r>
          </w:p>
        </w:tc>
        <w:tc>
          <w:tcPr>
            <w:tcW w:w="2841" w:type="dxa"/>
          </w:tcPr>
          <w:p w14:paraId="44BC2824" w14:textId="77777777" w:rsidR="00E041E8" w:rsidRPr="00055402" w:rsidRDefault="00E041E8">
            <w:pPr>
              <w:pStyle w:val="FEMATableText"/>
              <w:spacing w:before="96" w:after="96"/>
            </w:pPr>
          </w:p>
        </w:tc>
      </w:tr>
      <w:tr w:rsidR="00E041E8" w14:paraId="6C1CB637" w14:textId="77777777">
        <w:tc>
          <w:tcPr>
            <w:tcW w:w="1676" w:type="dxa"/>
          </w:tcPr>
          <w:p w14:paraId="5ED4FC37" w14:textId="77777777" w:rsidR="00E041E8" w:rsidRPr="00055402" w:rsidRDefault="00E041E8">
            <w:pPr>
              <w:pStyle w:val="FEMATableText"/>
              <w:spacing w:before="96" w:after="96"/>
            </w:pPr>
            <w:r w:rsidRPr="00055402">
              <w:lastRenderedPageBreak/>
              <w:fldChar w:fldCharType="begin">
                <w:ffData>
                  <w:name w:val=""/>
                  <w:enabled/>
                  <w:calcOnExit w:val="0"/>
                  <w:textInput>
                    <w:default w:val="{Insert additional activities}"/>
                  </w:textInput>
                </w:ffData>
              </w:fldChar>
            </w:r>
            <w:r w:rsidRPr="00055402">
              <w:instrText xml:space="preserve"> FORMTEXT </w:instrText>
            </w:r>
            <w:r w:rsidRPr="00055402">
              <w:fldChar w:fldCharType="separate"/>
            </w:r>
            <w:r w:rsidRPr="00055402">
              <w:t>{Insert additional activities}</w:t>
            </w:r>
            <w:r w:rsidRPr="00055402">
              <w:fldChar w:fldCharType="end"/>
            </w:r>
          </w:p>
        </w:tc>
        <w:tc>
          <w:tcPr>
            <w:tcW w:w="1225" w:type="dxa"/>
          </w:tcPr>
          <w:p w14:paraId="2BDCAEC3" w14:textId="77777777" w:rsidR="00E041E8" w:rsidRPr="00055402" w:rsidRDefault="00E041E8">
            <w:pPr>
              <w:pStyle w:val="FEMATableText"/>
              <w:spacing w:before="96" w:after="96"/>
            </w:pPr>
            <w:r>
              <w:t>%</w:t>
            </w:r>
          </w:p>
        </w:tc>
        <w:tc>
          <w:tcPr>
            <w:tcW w:w="1253" w:type="dxa"/>
          </w:tcPr>
          <w:p w14:paraId="4C29398B" w14:textId="77777777" w:rsidR="00E041E8" w:rsidRPr="00055402" w:rsidRDefault="00E041E8">
            <w:pPr>
              <w:pStyle w:val="FEMATableText"/>
              <w:spacing w:before="96" w:after="96"/>
            </w:pPr>
            <w:r>
              <w:t>%</w:t>
            </w:r>
          </w:p>
        </w:tc>
        <w:tc>
          <w:tcPr>
            <w:tcW w:w="1253" w:type="dxa"/>
          </w:tcPr>
          <w:p w14:paraId="64916701" w14:textId="77777777" w:rsidR="00E041E8" w:rsidRPr="00055402" w:rsidRDefault="00E041E8">
            <w:pPr>
              <w:pStyle w:val="FEMATableText"/>
              <w:spacing w:before="96" w:after="96"/>
            </w:pPr>
            <w:r>
              <w:t>%</w:t>
            </w:r>
          </w:p>
        </w:tc>
        <w:tc>
          <w:tcPr>
            <w:tcW w:w="1338" w:type="dxa"/>
          </w:tcPr>
          <w:p w14:paraId="39298594" w14:textId="77777777" w:rsidR="00E041E8" w:rsidRPr="00055402" w:rsidRDefault="00E041E8">
            <w:pPr>
              <w:pStyle w:val="FEMATableText"/>
              <w:spacing w:before="96" w:after="96"/>
            </w:pPr>
            <w:r>
              <w:t>%</w:t>
            </w:r>
          </w:p>
        </w:tc>
        <w:tc>
          <w:tcPr>
            <w:tcW w:w="2841" w:type="dxa"/>
          </w:tcPr>
          <w:p w14:paraId="08F64E0B" w14:textId="77777777" w:rsidR="00E041E8" w:rsidRPr="00055402" w:rsidRDefault="00E041E8">
            <w:pPr>
              <w:pStyle w:val="FEMATableText"/>
              <w:spacing w:before="96" w:after="96"/>
            </w:pPr>
          </w:p>
        </w:tc>
      </w:tr>
      <w:tr w:rsidR="00E041E8" w14:paraId="1A0C54E5" w14:textId="77777777">
        <w:tc>
          <w:tcPr>
            <w:tcW w:w="1676" w:type="dxa"/>
          </w:tcPr>
          <w:p w14:paraId="24873AFE" w14:textId="77777777" w:rsidR="00E041E8" w:rsidRPr="00055402" w:rsidRDefault="00E041E8">
            <w:pPr>
              <w:pStyle w:val="FEMATableText"/>
              <w:spacing w:before="96" w:after="96"/>
            </w:pPr>
            <w:r w:rsidRPr="00055402">
              <w:t>Total (not to exceed 100</w:t>
            </w:r>
            <w:r>
              <w:t>%</w:t>
            </w:r>
            <w:r w:rsidRPr="00055402">
              <w:t xml:space="preserve"> per employee)</w:t>
            </w:r>
          </w:p>
        </w:tc>
        <w:tc>
          <w:tcPr>
            <w:tcW w:w="1225" w:type="dxa"/>
          </w:tcPr>
          <w:p w14:paraId="72EEE209" w14:textId="77777777" w:rsidR="00E041E8" w:rsidRPr="00055402" w:rsidRDefault="00E041E8">
            <w:pPr>
              <w:pStyle w:val="FEMATableText"/>
              <w:spacing w:before="96" w:after="96"/>
            </w:pPr>
          </w:p>
        </w:tc>
        <w:tc>
          <w:tcPr>
            <w:tcW w:w="1253" w:type="dxa"/>
          </w:tcPr>
          <w:p w14:paraId="51626336" w14:textId="77777777" w:rsidR="00E041E8" w:rsidRPr="00055402" w:rsidRDefault="00E041E8">
            <w:pPr>
              <w:pStyle w:val="FEMATableText"/>
              <w:spacing w:before="96" w:after="96"/>
            </w:pPr>
          </w:p>
        </w:tc>
        <w:tc>
          <w:tcPr>
            <w:tcW w:w="1253" w:type="dxa"/>
          </w:tcPr>
          <w:p w14:paraId="4684F6D8" w14:textId="77777777" w:rsidR="00E041E8" w:rsidRPr="00055402" w:rsidRDefault="00E041E8">
            <w:pPr>
              <w:pStyle w:val="FEMATableText"/>
              <w:spacing w:before="96" w:after="96"/>
            </w:pPr>
          </w:p>
        </w:tc>
        <w:tc>
          <w:tcPr>
            <w:tcW w:w="1338" w:type="dxa"/>
          </w:tcPr>
          <w:p w14:paraId="75FE8958" w14:textId="77777777" w:rsidR="00E041E8" w:rsidRPr="00055402" w:rsidRDefault="00E041E8">
            <w:pPr>
              <w:pStyle w:val="FEMATableText"/>
              <w:spacing w:before="96" w:after="96"/>
            </w:pPr>
          </w:p>
        </w:tc>
        <w:tc>
          <w:tcPr>
            <w:tcW w:w="2841" w:type="dxa"/>
          </w:tcPr>
          <w:p w14:paraId="40E7DCBF" w14:textId="77777777" w:rsidR="00E041E8" w:rsidRPr="00055402" w:rsidRDefault="00E041E8">
            <w:pPr>
              <w:pStyle w:val="FEMATableText"/>
              <w:spacing w:before="96" w:after="96"/>
            </w:pPr>
          </w:p>
        </w:tc>
      </w:tr>
    </w:tbl>
    <w:p w14:paraId="66218FEF" w14:textId="77777777" w:rsidR="00E041E8" w:rsidRDefault="00E041E8" w:rsidP="00E041E8">
      <w:pPr>
        <w:pStyle w:val="FEMAHeading2"/>
      </w:pPr>
      <w:bookmarkStart w:id="48" w:name="_Toc191031174"/>
      <w:r>
        <w:t>Schedule and Performance</w:t>
      </w:r>
      <w:bookmarkEnd w:id="48"/>
    </w:p>
    <w:p w14:paraId="309BAD40" w14:textId="77777777" w:rsidR="00E041E8" w:rsidRPr="00CB473E" w:rsidRDefault="00E041E8" w:rsidP="00E041E8">
      <w:pPr>
        <w:pStyle w:val="FEMANormal"/>
      </w:pPr>
      <w:r w:rsidRPr="00CB473E">
        <w:rPr>
          <w:u w:val="single"/>
        </w:rPr>
        <w:t>Instructions</w:t>
      </w:r>
      <w:r w:rsidRPr="00CB473E">
        <w:t xml:space="preserve">: Identify each deliverable for all activities included in this COMS SOW in </w:t>
      </w:r>
      <w:r w:rsidRPr="00CB473E">
        <w:fldChar w:fldCharType="begin"/>
      </w:r>
      <w:r w:rsidRPr="00CB473E">
        <w:instrText xml:space="preserve"> REF _Ref123748887 \h  \* MERGEFORMAT </w:instrText>
      </w:r>
      <w:r w:rsidRPr="00CB473E">
        <w:fldChar w:fldCharType="separate"/>
      </w:r>
      <w:r>
        <w:t>Table 16. COMS Deliverables Schedule</w:t>
      </w:r>
      <w:r w:rsidRPr="00CB473E">
        <w:fldChar w:fldCharType="end"/>
      </w:r>
      <w:r w:rsidRPr="00CB473E">
        <w:t xml:space="preserve">. Examples are provided in italics in the first row. Deliverables can be listed individually or grouped by a single date. </w:t>
      </w:r>
      <w:r>
        <w:t xml:space="preserve">Add more rows to the table as needed. </w:t>
      </w:r>
      <w:r w:rsidRPr="00CB473E">
        <w:t xml:space="preserve">Due dates will be discussed with the FEMA Regional </w:t>
      </w:r>
      <w:r>
        <w:t>Project Officer</w:t>
      </w:r>
      <w:r w:rsidRPr="00CB473E">
        <w:t xml:space="preserve">. </w:t>
      </w:r>
    </w:p>
    <w:p w14:paraId="5F523987" w14:textId="77777777" w:rsidR="00E041E8" w:rsidRPr="00C6008C" w:rsidRDefault="00E041E8" w:rsidP="00E041E8">
      <w:pPr>
        <w:pStyle w:val="FEMATableCaption"/>
      </w:pPr>
      <w:bookmarkStart w:id="49" w:name="_Ref98239045"/>
      <w:bookmarkStart w:id="50" w:name="_Ref123748887"/>
      <w:bookmarkStart w:id="51" w:name="_Toc191031209"/>
      <w:r>
        <w:t xml:space="preserve">Table </w:t>
      </w:r>
      <w:r>
        <w:fldChar w:fldCharType="begin"/>
      </w:r>
      <w:r>
        <w:instrText>SEQ Table \* ARABIC</w:instrText>
      </w:r>
      <w:r>
        <w:fldChar w:fldCharType="separate"/>
      </w:r>
      <w:r>
        <w:rPr>
          <w:noProof/>
        </w:rPr>
        <w:t>16</w:t>
      </w:r>
      <w:r>
        <w:fldChar w:fldCharType="end"/>
      </w:r>
      <w:bookmarkEnd w:id="49"/>
      <w:r>
        <w:t>. COMS Deliverables Schedule</w:t>
      </w:r>
      <w:bookmarkEnd w:id="50"/>
      <w:bookmarkEnd w:id="51"/>
    </w:p>
    <w:tbl>
      <w:tblPr>
        <w:tblStyle w:val="FEMATable1-DHSLightBlue20"/>
        <w:tblW w:w="0" w:type="auto"/>
        <w:tblInd w:w="3" w:type="dxa"/>
        <w:tblLook w:val="04A0" w:firstRow="1" w:lastRow="0" w:firstColumn="1" w:lastColumn="0" w:noHBand="0" w:noVBand="1"/>
      </w:tblPr>
      <w:tblGrid>
        <w:gridCol w:w="2336"/>
        <w:gridCol w:w="2336"/>
        <w:gridCol w:w="2336"/>
        <w:gridCol w:w="2336"/>
      </w:tblGrid>
      <w:tr w:rsidR="00E041E8" w14:paraId="3D508DD8" w14:textId="77777777">
        <w:trPr>
          <w:cnfStyle w:val="100000000000" w:firstRow="1" w:lastRow="0" w:firstColumn="0" w:lastColumn="0" w:oddVBand="0" w:evenVBand="0" w:oddHBand="0" w:evenHBand="0" w:firstRowFirstColumn="0" w:firstRowLastColumn="0" w:lastRowFirstColumn="0" w:lastRowLastColumn="0"/>
        </w:trPr>
        <w:tc>
          <w:tcPr>
            <w:tcW w:w="2336" w:type="dxa"/>
          </w:tcPr>
          <w:p w14:paraId="7075E29B" w14:textId="77777777" w:rsidR="00E041E8" w:rsidRPr="00D923E5" w:rsidRDefault="00E041E8">
            <w:pPr>
              <w:pStyle w:val="FEMATableHeading"/>
              <w:spacing w:before="96" w:after="96"/>
            </w:pPr>
            <w:r w:rsidRPr="00D923E5">
              <w:t>SOW Activities</w:t>
            </w:r>
          </w:p>
        </w:tc>
        <w:tc>
          <w:tcPr>
            <w:tcW w:w="2336" w:type="dxa"/>
          </w:tcPr>
          <w:p w14:paraId="75834A18" w14:textId="77777777" w:rsidR="00E041E8" w:rsidRPr="00D923E5" w:rsidRDefault="00E041E8">
            <w:pPr>
              <w:pStyle w:val="FEMATableHeading"/>
              <w:spacing w:before="96" w:after="96"/>
            </w:pPr>
            <w:r w:rsidRPr="00D923E5">
              <w:t>Deliverable</w:t>
            </w:r>
          </w:p>
        </w:tc>
        <w:tc>
          <w:tcPr>
            <w:tcW w:w="2336" w:type="dxa"/>
          </w:tcPr>
          <w:p w14:paraId="48BE693D" w14:textId="77777777" w:rsidR="00E041E8" w:rsidRPr="00D923E5" w:rsidRDefault="00E041E8">
            <w:pPr>
              <w:pStyle w:val="FEMATableHeading"/>
              <w:spacing w:before="96" w:after="96"/>
            </w:pPr>
            <w:r w:rsidRPr="00D923E5">
              <w:t>Deliverable Due Date</w:t>
            </w:r>
          </w:p>
        </w:tc>
        <w:tc>
          <w:tcPr>
            <w:tcW w:w="2336" w:type="dxa"/>
          </w:tcPr>
          <w:p w14:paraId="4BD82000" w14:textId="77777777" w:rsidR="00E041E8" w:rsidRPr="00D923E5" w:rsidRDefault="00E041E8">
            <w:pPr>
              <w:pStyle w:val="FEMATableHeading"/>
              <w:spacing w:before="96" w:after="96"/>
            </w:pPr>
            <w:r w:rsidRPr="00D923E5">
              <w:t>Submitted To</w:t>
            </w:r>
          </w:p>
        </w:tc>
      </w:tr>
      <w:tr w:rsidR="00E041E8" w14:paraId="24208413" w14:textId="77777777">
        <w:tc>
          <w:tcPr>
            <w:tcW w:w="2336" w:type="dxa"/>
          </w:tcPr>
          <w:p w14:paraId="565E7C3F" w14:textId="77777777" w:rsidR="00E041E8" w:rsidRPr="00D923E5" w:rsidRDefault="00E041E8">
            <w:pPr>
              <w:pStyle w:val="FEMATableText"/>
              <w:spacing w:before="96" w:after="96"/>
            </w:pPr>
            <w:r w:rsidRPr="00D923E5">
              <w:t>COMS Engagement Plan (required)</w:t>
            </w:r>
          </w:p>
        </w:tc>
        <w:tc>
          <w:tcPr>
            <w:tcW w:w="2336" w:type="dxa"/>
          </w:tcPr>
          <w:p w14:paraId="01D1627E" w14:textId="77777777" w:rsidR="00E041E8" w:rsidRPr="00D923E5" w:rsidRDefault="00E041E8">
            <w:pPr>
              <w:pStyle w:val="FEMATableText"/>
              <w:spacing w:before="96" w:after="96"/>
            </w:pPr>
            <w:r w:rsidRPr="00D923E5">
              <w:t>COMS Engagement Plan</w:t>
            </w:r>
          </w:p>
        </w:tc>
        <w:tc>
          <w:tcPr>
            <w:tcW w:w="2336" w:type="dxa"/>
          </w:tcPr>
          <w:p w14:paraId="58BC3AF0" w14:textId="77777777" w:rsidR="00E041E8" w:rsidRPr="004975A8" w:rsidRDefault="00E041E8">
            <w:pPr>
              <w:pStyle w:val="FEMATableText"/>
              <w:spacing w:before="96" w:after="96"/>
              <w:rPr>
                <w:i/>
                <w:iCs/>
              </w:rPr>
            </w:pPr>
            <w:r w:rsidRPr="004975A8">
              <w:rPr>
                <w:i/>
                <w:iCs/>
              </w:rPr>
              <w:t>Ex. two months from award date</w:t>
            </w:r>
          </w:p>
        </w:tc>
        <w:tc>
          <w:tcPr>
            <w:tcW w:w="2336" w:type="dxa"/>
          </w:tcPr>
          <w:p w14:paraId="482DE7C0" w14:textId="77777777" w:rsidR="00E041E8" w:rsidRPr="00D923E5" w:rsidRDefault="00E041E8">
            <w:pPr>
              <w:pStyle w:val="FEMATableText"/>
              <w:spacing w:before="96" w:after="96"/>
            </w:pPr>
            <w:r w:rsidRPr="00D923E5">
              <w:t xml:space="preserve">FEMA Regional </w:t>
            </w:r>
            <w:r>
              <w:t>Project Officer</w:t>
            </w:r>
          </w:p>
        </w:tc>
      </w:tr>
      <w:tr w:rsidR="00C95711" w14:paraId="242469F0" w14:textId="77777777">
        <w:tc>
          <w:tcPr>
            <w:tcW w:w="2336" w:type="dxa"/>
          </w:tcPr>
          <w:p w14:paraId="0E777FC8" w14:textId="3757191A" w:rsidR="00C95711" w:rsidRPr="00810927" w:rsidRDefault="000A0866" w:rsidP="00C95711">
            <w:pPr>
              <w:pStyle w:val="FEMATableText"/>
              <w:spacing w:before="96" w:after="96"/>
              <w:rPr>
                <w:color w:val="833C0B" w:themeColor="accent2" w:themeShade="80"/>
              </w:rPr>
            </w:pPr>
            <w:r w:rsidRPr="00810927">
              <w:rPr>
                <w:color w:val="833C0B" w:themeColor="accent2" w:themeShade="80"/>
              </w:rPr>
              <w:t>Task 1</w:t>
            </w:r>
          </w:p>
        </w:tc>
        <w:tc>
          <w:tcPr>
            <w:tcW w:w="2336" w:type="dxa"/>
          </w:tcPr>
          <w:p w14:paraId="196DDBF3" w14:textId="6D8E91F3" w:rsidR="00C95711" w:rsidRPr="00810927" w:rsidRDefault="00C95711" w:rsidP="00C95711">
            <w:pPr>
              <w:pStyle w:val="FEMATableText"/>
              <w:spacing w:before="96" w:after="96"/>
              <w:rPr>
                <w:color w:val="833C0B" w:themeColor="accent2" w:themeShade="80"/>
              </w:rPr>
            </w:pPr>
          </w:p>
        </w:tc>
        <w:tc>
          <w:tcPr>
            <w:tcW w:w="2336" w:type="dxa"/>
          </w:tcPr>
          <w:p w14:paraId="269BA6E9" w14:textId="0836A432" w:rsidR="00C95711" w:rsidRPr="00810927" w:rsidRDefault="000A0866" w:rsidP="00C95711">
            <w:pPr>
              <w:pStyle w:val="FEMATableText"/>
              <w:spacing w:before="96" w:after="96"/>
              <w:rPr>
                <w:color w:val="833C0B" w:themeColor="accent2" w:themeShade="80"/>
              </w:rPr>
            </w:pPr>
            <w:r w:rsidRPr="00810927">
              <w:rPr>
                <w:color w:val="833C0B" w:themeColor="accent2" w:themeShade="80"/>
              </w:rPr>
              <w:t>Refer to the</w:t>
            </w:r>
            <w:r w:rsidR="00C95711" w:rsidRPr="00810927">
              <w:rPr>
                <w:color w:val="833C0B" w:themeColor="accent2" w:themeShade="80"/>
              </w:rPr>
              <w:t xml:space="preserve"> R5 MIP Workbook</w:t>
            </w:r>
          </w:p>
        </w:tc>
        <w:tc>
          <w:tcPr>
            <w:tcW w:w="2336" w:type="dxa"/>
          </w:tcPr>
          <w:p w14:paraId="3C5F03E0" w14:textId="77777777" w:rsidR="00C95711" w:rsidRPr="00D923E5" w:rsidRDefault="00C95711" w:rsidP="00C95711">
            <w:pPr>
              <w:pStyle w:val="FEMATableText"/>
              <w:spacing w:before="96" w:after="96"/>
            </w:pPr>
          </w:p>
        </w:tc>
      </w:tr>
      <w:tr w:rsidR="00C95711" w14:paraId="79BE383C" w14:textId="77777777">
        <w:tc>
          <w:tcPr>
            <w:tcW w:w="2336" w:type="dxa"/>
          </w:tcPr>
          <w:p w14:paraId="2400F38E" w14:textId="0E47A4EB" w:rsidR="00C95711" w:rsidRPr="00810927" w:rsidRDefault="000A0866" w:rsidP="00C95711">
            <w:pPr>
              <w:pStyle w:val="FEMATableText"/>
              <w:spacing w:before="96" w:after="96"/>
              <w:rPr>
                <w:color w:val="833C0B" w:themeColor="accent2" w:themeShade="80"/>
              </w:rPr>
            </w:pPr>
            <w:r w:rsidRPr="00810927">
              <w:rPr>
                <w:color w:val="833C0B" w:themeColor="accent2" w:themeShade="80"/>
              </w:rPr>
              <w:t>Task 2</w:t>
            </w:r>
          </w:p>
        </w:tc>
        <w:tc>
          <w:tcPr>
            <w:tcW w:w="2336" w:type="dxa"/>
          </w:tcPr>
          <w:p w14:paraId="538C607B" w14:textId="77777777" w:rsidR="00C95711" w:rsidRPr="00810927" w:rsidRDefault="00C95711" w:rsidP="00C95711">
            <w:pPr>
              <w:pStyle w:val="FEMATableText"/>
              <w:spacing w:before="96" w:after="96"/>
              <w:rPr>
                <w:color w:val="833C0B" w:themeColor="accent2" w:themeShade="80"/>
              </w:rPr>
            </w:pPr>
          </w:p>
        </w:tc>
        <w:tc>
          <w:tcPr>
            <w:tcW w:w="2336" w:type="dxa"/>
          </w:tcPr>
          <w:p w14:paraId="4B5E3CFA" w14:textId="4EF1016A" w:rsidR="00C95711" w:rsidRPr="00810927" w:rsidRDefault="000A0866" w:rsidP="00C95711">
            <w:pPr>
              <w:pStyle w:val="FEMATableText"/>
              <w:spacing w:before="96" w:after="96"/>
              <w:rPr>
                <w:color w:val="833C0B" w:themeColor="accent2" w:themeShade="80"/>
              </w:rPr>
            </w:pPr>
            <w:r w:rsidRPr="00810927">
              <w:rPr>
                <w:color w:val="833C0B" w:themeColor="accent2" w:themeShade="80"/>
              </w:rPr>
              <w:t>Refer to the R5 MIP Workbook</w:t>
            </w:r>
          </w:p>
        </w:tc>
        <w:tc>
          <w:tcPr>
            <w:tcW w:w="2336" w:type="dxa"/>
          </w:tcPr>
          <w:p w14:paraId="79562B0B" w14:textId="77777777" w:rsidR="00C95711" w:rsidRPr="00D923E5" w:rsidRDefault="00C95711" w:rsidP="00C95711">
            <w:pPr>
              <w:pStyle w:val="FEMATableText"/>
              <w:spacing w:before="96" w:after="96"/>
            </w:pPr>
          </w:p>
        </w:tc>
      </w:tr>
      <w:tr w:rsidR="000A0866" w14:paraId="480CB6B0" w14:textId="77777777">
        <w:tc>
          <w:tcPr>
            <w:tcW w:w="2336" w:type="dxa"/>
          </w:tcPr>
          <w:p w14:paraId="1621C48A" w14:textId="3652149A" w:rsidR="000A0866" w:rsidRPr="00810927" w:rsidRDefault="000A0866" w:rsidP="00C95711">
            <w:pPr>
              <w:pStyle w:val="FEMATableText"/>
              <w:spacing w:before="96" w:after="96"/>
              <w:rPr>
                <w:color w:val="833C0B" w:themeColor="accent2" w:themeShade="80"/>
              </w:rPr>
            </w:pPr>
            <w:r w:rsidRPr="00810927">
              <w:rPr>
                <w:color w:val="833C0B" w:themeColor="accent2" w:themeShade="80"/>
              </w:rPr>
              <w:t>Task 4</w:t>
            </w:r>
          </w:p>
        </w:tc>
        <w:tc>
          <w:tcPr>
            <w:tcW w:w="2336" w:type="dxa"/>
          </w:tcPr>
          <w:p w14:paraId="287D8F51" w14:textId="77777777" w:rsidR="000A0866" w:rsidRPr="00810927" w:rsidRDefault="000A0866" w:rsidP="00C95711">
            <w:pPr>
              <w:pStyle w:val="FEMATableText"/>
              <w:spacing w:before="96" w:after="96"/>
              <w:rPr>
                <w:color w:val="833C0B" w:themeColor="accent2" w:themeShade="80"/>
              </w:rPr>
            </w:pPr>
          </w:p>
        </w:tc>
        <w:tc>
          <w:tcPr>
            <w:tcW w:w="2336" w:type="dxa"/>
          </w:tcPr>
          <w:p w14:paraId="73EFDE34" w14:textId="2AC96BEF" w:rsidR="000A0866" w:rsidRPr="00810927" w:rsidRDefault="000A0866" w:rsidP="00C95711">
            <w:pPr>
              <w:pStyle w:val="FEMATableText"/>
              <w:spacing w:before="96" w:after="96"/>
              <w:rPr>
                <w:color w:val="833C0B" w:themeColor="accent2" w:themeShade="80"/>
              </w:rPr>
            </w:pPr>
            <w:r w:rsidRPr="00810927">
              <w:rPr>
                <w:color w:val="833C0B" w:themeColor="accent2" w:themeShade="80"/>
              </w:rPr>
              <w:t>Refer to the R5 MIP Workbook</w:t>
            </w:r>
          </w:p>
        </w:tc>
        <w:tc>
          <w:tcPr>
            <w:tcW w:w="2336" w:type="dxa"/>
          </w:tcPr>
          <w:p w14:paraId="542C718B" w14:textId="77777777" w:rsidR="000A0866" w:rsidRPr="00D923E5" w:rsidRDefault="000A0866" w:rsidP="00C95711">
            <w:pPr>
              <w:pStyle w:val="FEMATableText"/>
              <w:spacing w:before="96" w:after="96"/>
            </w:pPr>
          </w:p>
        </w:tc>
      </w:tr>
      <w:tr w:rsidR="000A0866" w14:paraId="0A8A0CB4" w14:textId="77777777">
        <w:tc>
          <w:tcPr>
            <w:tcW w:w="2336" w:type="dxa"/>
          </w:tcPr>
          <w:p w14:paraId="7C7FDF10" w14:textId="7EEC86EE" w:rsidR="000A0866" w:rsidRPr="00810927" w:rsidRDefault="000A0866" w:rsidP="00C95711">
            <w:pPr>
              <w:pStyle w:val="FEMATableText"/>
              <w:spacing w:before="96" w:after="96"/>
              <w:rPr>
                <w:color w:val="833C0B" w:themeColor="accent2" w:themeShade="80"/>
              </w:rPr>
            </w:pPr>
            <w:r w:rsidRPr="00810927">
              <w:rPr>
                <w:color w:val="833C0B" w:themeColor="accent2" w:themeShade="80"/>
              </w:rPr>
              <w:t>Task 5</w:t>
            </w:r>
          </w:p>
        </w:tc>
        <w:tc>
          <w:tcPr>
            <w:tcW w:w="2336" w:type="dxa"/>
          </w:tcPr>
          <w:p w14:paraId="509D74ED" w14:textId="77777777" w:rsidR="000A0866" w:rsidRPr="00810927" w:rsidRDefault="000A0866" w:rsidP="00C95711">
            <w:pPr>
              <w:pStyle w:val="FEMATableText"/>
              <w:spacing w:before="96" w:after="96"/>
              <w:rPr>
                <w:color w:val="833C0B" w:themeColor="accent2" w:themeShade="80"/>
              </w:rPr>
            </w:pPr>
          </w:p>
        </w:tc>
        <w:tc>
          <w:tcPr>
            <w:tcW w:w="2336" w:type="dxa"/>
          </w:tcPr>
          <w:p w14:paraId="439B9BB6" w14:textId="0C3E7C2E" w:rsidR="000A0866" w:rsidRPr="00810927" w:rsidRDefault="000A0866" w:rsidP="00C95711">
            <w:pPr>
              <w:pStyle w:val="FEMATableText"/>
              <w:spacing w:before="96" w:after="96"/>
              <w:rPr>
                <w:color w:val="833C0B" w:themeColor="accent2" w:themeShade="80"/>
              </w:rPr>
            </w:pPr>
            <w:r w:rsidRPr="00810927">
              <w:rPr>
                <w:color w:val="833C0B" w:themeColor="accent2" w:themeShade="80"/>
              </w:rPr>
              <w:t>Refer to the R5 MIP Workbook</w:t>
            </w:r>
          </w:p>
        </w:tc>
        <w:tc>
          <w:tcPr>
            <w:tcW w:w="2336" w:type="dxa"/>
          </w:tcPr>
          <w:p w14:paraId="43B1795F" w14:textId="77777777" w:rsidR="000A0866" w:rsidRPr="00D923E5" w:rsidRDefault="000A0866" w:rsidP="00C95711">
            <w:pPr>
              <w:pStyle w:val="FEMATableText"/>
              <w:spacing w:before="96" w:after="96"/>
            </w:pPr>
          </w:p>
        </w:tc>
      </w:tr>
      <w:tr w:rsidR="000A0866" w14:paraId="2104A945" w14:textId="77777777">
        <w:tc>
          <w:tcPr>
            <w:tcW w:w="2336" w:type="dxa"/>
          </w:tcPr>
          <w:p w14:paraId="2FBE4980" w14:textId="1666A1A7" w:rsidR="000A0866" w:rsidRPr="00810927" w:rsidRDefault="000A0866" w:rsidP="00C95711">
            <w:pPr>
              <w:pStyle w:val="FEMATableText"/>
              <w:spacing w:before="96" w:after="96"/>
              <w:rPr>
                <w:color w:val="833C0B" w:themeColor="accent2" w:themeShade="80"/>
              </w:rPr>
            </w:pPr>
            <w:r w:rsidRPr="00810927">
              <w:rPr>
                <w:color w:val="833C0B" w:themeColor="accent2" w:themeShade="80"/>
              </w:rPr>
              <w:t>Task 6</w:t>
            </w:r>
          </w:p>
        </w:tc>
        <w:tc>
          <w:tcPr>
            <w:tcW w:w="2336" w:type="dxa"/>
          </w:tcPr>
          <w:p w14:paraId="321676C9" w14:textId="77777777" w:rsidR="000A0866" w:rsidRPr="00810927" w:rsidRDefault="000A0866" w:rsidP="00C95711">
            <w:pPr>
              <w:pStyle w:val="FEMATableText"/>
              <w:spacing w:before="96" w:after="96"/>
              <w:rPr>
                <w:color w:val="833C0B" w:themeColor="accent2" w:themeShade="80"/>
              </w:rPr>
            </w:pPr>
          </w:p>
        </w:tc>
        <w:tc>
          <w:tcPr>
            <w:tcW w:w="2336" w:type="dxa"/>
          </w:tcPr>
          <w:p w14:paraId="22D7DB35" w14:textId="542EA7B5" w:rsidR="000A0866" w:rsidRPr="00810927" w:rsidRDefault="000A0866" w:rsidP="00C95711">
            <w:pPr>
              <w:pStyle w:val="FEMATableText"/>
              <w:spacing w:before="96" w:after="96"/>
              <w:rPr>
                <w:color w:val="833C0B" w:themeColor="accent2" w:themeShade="80"/>
              </w:rPr>
            </w:pPr>
            <w:r w:rsidRPr="00810927">
              <w:rPr>
                <w:color w:val="833C0B" w:themeColor="accent2" w:themeShade="80"/>
              </w:rPr>
              <w:t>Refer to the R5 MIP Workbook</w:t>
            </w:r>
          </w:p>
        </w:tc>
        <w:tc>
          <w:tcPr>
            <w:tcW w:w="2336" w:type="dxa"/>
          </w:tcPr>
          <w:p w14:paraId="4E014018" w14:textId="77777777" w:rsidR="000A0866" w:rsidRPr="00D923E5" w:rsidRDefault="000A0866" w:rsidP="00C95711">
            <w:pPr>
              <w:pStyle w:val="FEMATableText"/>
              <w:spacing w:before="96" w:after="96"/>
            </w:pPr>
          </w:p>
        </w:tc>
      </w:tr>
      <w:tr w:rsidR="00C95711" w14:paraId="6C760129" w14:textId="77777777">
        <w:tc>
          <w:tcPr>
            <w:tcW w:w="2336" w:type="dxa"/>
          </w:tcPr>
          <w:p w14:paraId="11803DBA" w14:textId="6CB8CC4B" w:rsidR="00C95711" w:rsidRPr="00810927" w:rsidRDefault="000A0866" w:rsidP="00C95711">
            <w:pPr>
              <w:pStyle w:val="FEMATableText"/>
              <w:spacing w:before="96" w:after="96"/>
              <w:rPr>
                <w:color w:val="833C0B" w:themeColor="accent2" w:themeShade="80"/>
              </w:rPr>
            </w:pPr>
            <w:r w:rsidRPr="00810927">
              <w:rPr>
                <w:color w:val="833C0B" w:themeColor="accent2" w:themeShade="80"/>
              </w:rPr>
              <w:t>Task 7</w:t>
            </w:r>
          </w:p>
        </w:tc>
        <w:tc>
          <w:tcPr>
            <w:tcW w:w="2336" w:type="dxa"/>
          </w:tcPr>
          <w:p w14:paraId="7FCCB9A5" w14:textId="77777777" w:rsidR="00C95711" w:rsidRPr="00810927" w:rsidRDefault="00C95711" w:rsidP="00C95711">
            <w:pPr>
              <w:pStyle w:val="FEMATableText"/>
              <w:spacing w:before="96" w:after="96"/>
              <w:rPr>
                <w:color w:val="833C0B" w:themeColor="accent2" w:themeShade="80"/>
              </w:rPr>
            </w:pPr>
          </w:p>
        </w:tc>
        <w:tc>
          <w:tcPr>
            <w:tcW w:w="2336" w:type="dxa"/>
          </w:tcPr>
          <w:p w14:paraId="6BFAEE2B" w14:textId="1CE4B109" w:rsidR="00C95711" w:rsidRPr="00810927" w:rsidRDefault="000A0866" w:rsidP="00C95711">
            <w:pPr>
              <w:pStyle w:val="FEMATableText"/>
              <w:spacing w:before="96" w:after="96"/>
              <w:rPr>
                <w:color w:val="833C0B" w:themeColor="accent2" w:themeShade="80"/>
              </w:rPr>
            </w:pPr>
            <w:r w:rsidRPr="00810927">
              <w:rPr>
                <w:color w:val="833C0B" w:themeColor="accent2" w:themeShade="80"/>
              </w:rPr>
              <w:t>Refer to the R5 MIP Workbook</w:t>
            </w:r>
          </w:p>
        </w:tc>
        <w:tc>
          <w:tcPr>
            <w:tcW w:w="2336" w:type="dxa"/>
          </w:tcPr>
          <w:p w14:paraId="148FD1F3" w14:textId="77777777" w:rsidR="00C95711" w:rsidRPr="00D923E5" w:rsidRDefault="00C95711" w:rsidP="00C95711">
            <w:pPr>
              <w:pStyle w:val="FEMATableText"/>
              <w:spacing w:before="96" w:after="96"/>
            </w:pPr>
          </w:p>
        </w:tc>
      </w:tr>
      <w:tr w:rsidR="000A0866" w14:paraId="531E8C7E" w14:textId="77777777">
        <w:tc>
          <w:tcPr>
            <w:tcW w:w="2336" w:type="dxa"/>
          </w:tcPr>
          <w:p w14:paraId="771BC4A9" w14:textId="526469F2" w:rsidR="000A0866" w:rsidRPr="00810927" w:rsidRDefault="000A0866" w:rsidP="000A0866">
            <w:pPr>
              <w:pStyle w:val="FEMATableText"/>
              <w:spacing w:before="96" w:after="96"/>
              <w:rPr>
                <w:color w:val="833C0B" w:themeColor="accent2" w:themeShade="80"/>
              </w:rPr>
            </w:pPr>
            <w:r w:rsidRPr="00810927">
              <w:rPr>
                <w:color w:val="833C0B" w:themeColor="accent2" w:themeShade="80"/>
              </w:rPr>
              <w:t>Task 9</w:t>
            </w:r>
          </w:p>
        </w:tc>
        <w:tc>
          <w:tcPr>
            <w:tcW w:w="2336" w:type="dxa"/>
          </w:tcPr>
          <w:p w14:paraId="7F5490E2" w14:textId="77777777" w:rsidR="000A0866" w:rsidRPr="00810927" w:rsidRDefault="000A0866" w:rsidP="000A0866">
            <w:pPr>
              <w:pStyle w:val="FEMATableText"/>
              <w:spacing w:before="96" w:after="96"/>
              <w:rPr>
                <w:color w:val="833C0B" w:themeColor="accent2" w:themeShade="80"/>
              </w:rPr>
            </w:pPr>
          </w:p>
        </w:tc>
        <w:tc>
          <w:tcPr>
            <w:tcW w:w="2336" w:type="dxa"/>
          </w:tcPr>
          <w:p w14:paraId="6A473A4A" w14:textId="616E2C12" w:rsidR="000A0866" w:rsidRPr="00810927" w:rsidRDefault="000A0866" w:rsidP="000A0866">
            <w:pPr>
              <w:pStyle w:val="FEMATableText"/>
              <w:spacing w:before="96" w:after="96"/>
              <w:rPr>
                <w:color w:val="833C0B" w:themeColor="accent2" w:themeShade="80"/>
              </w:rPr>
            </w:pPr>
            <w:r w:rsidRPr="00810927">
              <w:rPr>
                <w:color w:val="833C0B" w:themeColor="accent2" w:themeShade="80"/>
              </w:rPr>
              <w:t>Refer to the R5 MIP Workbook</w:t>
            </w:r>
          </w:p>
        </w:tc>
        <w:tc>
          <w:tcPr>
            <w:tcW w:w="2336" w:type="dxa"/>
          </w:tcPr>
          <w:p w14:paraId="49942364" w14:textId="06D3E7F3" w:rsidR="000A0866" w:rsidRPr="00D923E5" w:rsidRDefault="000A0866" w:rsidP="000A0866">
            <w:pPr>
              <w:pStyle w:val="FEMATableText"/>
              <w:spacing w:before="96" w:after="96"/>
            </w:pPr>
          </w:p>
        </w:tc>
      </w:tr>
    </w:tbl>
    <w:p w14:paraId="06177058" w14:textId="4C2C1F10" w:rsidR="00E041E8" w:rsidRDefault="00E041E8" w:rsidP="00E041E8">
      <w:pPr>
        <w:pStyle w:val="FEMANormal"/>
        <w:spacing w:before="240"/>
      </w:pPr>
      <w:r>
        <w:t xml:space="preserve">The activities documented in this SOW will be completed in accordance with </w:t>
      </w:r>
      <w:r>
        <w:fldChar w:fldCharType="begin"/>
      </w:r>
      <w:r>
        <w:instrText xml:space="preserve"> REF _Ref98239045 \h </w:instrText>
      </w:r>
      <w:r>
        <w:fldChar w:fldCharType="separate"/>
      </w:r>
      <w:r>
        <w:t xml:space="preserve">Table </w:t>
      </w:r>
      <w:r w:rsidRPr="1E0CC19A">
        <w:rPr>
          <w:noProof/>
        </w:rPr>
        <w:t>16</w:t>
      </w:r>
      <w:r>
        <w:fldChar w:fldCharType="end"/>
      </w:r>
      <w:r>
        <w:t xml:space="preserve">. COMS Deliverables Schedule. If this schedule needs to change, the CTP will coordinate with the FEMA Regional Project Officer and other necessary Mapping Partners as soon as possible. Deliverables </w:t>
      </w:r>
      <w:r>
        <w:lastRenderedPageBreak/>
        <w:t xml:space="preserve">must be uploaded to the MIP unless otherwise approved by the FEMA Regional Project Officer. The CTP must upload final deliverables in the MIP before the period of performance ends. </w:t>
      </w:r>
    </w:p>
    <w:p w14:paraId="4C3D898E" w14:textId="77777777" w:rsidR="00E041E8" w:rsidRDefault="00E041E8" w:rsidP="00E041E8">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6FD2DF28" w14:textId="0CE7BC8D" w:rsidR="00E041E8" w:rsidRDefault="00E041E8" w:rsidP="00E041E8">
      <w:pPr>
        <w:pStyle w:val="FEMACallout-CASESTUDYText"/>
      </w:pPr>
      <w:r>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_Ref123743895 \h </w:instrText>
      </w:r>
      <w:r>
        <w:fldChar w:fldCharType="separate"/>
      </w:r>
      <w:r>
        <w:t xml:space="preserve">Table </w:t>
      </w:r>
      <w:r>
        <w:rPr>
          <w:noProof/>
        </w:rPr>
        <w:t>17</w:t>
      </w:r>
      <w:r>
        <w:fldChar w:fldCharType="end"/>
      </w:r>
      <w:r>
        <w:t xml:space="preserve"> </w:t>
      </w:r>
      <w:r w:rsidRPr="00C368D5">
        <w:t>based on the “</w:t>
      </w:r>
      <w:r w:rsidR="00D7700E">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t>Project Officer</w:t>
      </w:r>
      <w:r w:rsidRPr="00C368D5">
        <w:t>.</w:t>
      </w:r>
      <w:r>
        <w:t xml:space="preserve"> </w:t>
      </w:r>
    </w:p>
    <w:p w14:paraId="07C7E1D1" w14:textId="77777777" w:rsidR="00E041E8" w:rsidRPr="009A6437" w:rsidRDefault="00E041E8" w:rsidP="00E041E8">
      <w:pPr>
        <w:pStyle w:val="FEMACallout-CASESTUDYText"/>
        <w:rPr>
          <w:b/>
          <w:bCs/>
        </w:rPr>
      </w:pPr>
      <w:r w:rsidRPr="009A6437">
        <w:rPr>
          <w:b/>
          <w:bCs/>
        </w:rPr>
        <w:t>Delete this instructional note before submitting the application.</w:t>
      </w:r>
    </w:p>
    <w:p w14:paraId="1A2ED224" w14:textId="77777777" w:rsidR="00E041E8" w:rsidRPr="00E80DBA" w:rsidRDefault="00E041E8" w:rsidP="00E041E8">
      <w:pPr>
        <w:pStyle w:val="FEMATableCaption"/>
      </w:pPr>
      <w:bookmarkStart w:id="52" w:name="_Ref123743895"/>
      <w:bookmarkStart w:id="53" w:name="_Ref123743811"/>
      <w:bookmarkStart w:id="54" w:name="_Toc191031210"/>
      <w:r>
        <w:t xml:space="preserve">Table </w:t>
      </w:r>
      <w:r>
        <w:fldChar w:fldCharType="begin"/>
      </w:r>
      <w:r>
        <w:instrText>SEQ Table \* ARABIC</w:instrText>
      </w:r>
      <w:r>
        <w:fldChar w:fldCharType="separate"/>
      </w:r>
      <w:r>
        <w:rPr>
          <w:noProof/>
        </w:rPr>
        <w:t>17</w:t>
      </w:r>
      <w:r>
        <w:fldChar w:fldCharType="end"/>
      </w:r>
      <w:bookmarkEnd w:id="52"/>
      <w:r>
        <w:t xml:space="preserve">. </w:t>
      </w:r>
      <w:r w:rsidRPr="00214FF5">
        <w:t>Performance Measures Targets</w:t>
      </w:r>
      <w:bookmarkEnd w:id="53"/>
      <w:bookmarkEnd w:id="54"/>
    </w:p>
    <w:tbl>
      <w:tblPr>
        <w:tblStyle w:val="FEMATable1-DHSLightBlue20"/>
        <w:tblW w:w="0" w:type="auto"/>
        <w:tblLook w:val="04A0" w:firstRow="1" w:lastRow="0" w:firstColumn="1" w:lastColumn="0" w:noHBand="0" w:noVBand="1"/>
      </w:tblPr>
      <w:tblGrid>
        <w:gridCol w:w="2605"/>
        <w:gridCol w:w="4140"/>
        <w:gridCol w:w="2185"/>
      </w:tblGrid>
      <w:tr w:rsidR="00E041E8" w14:paraId="6909216D" w14:textId="77777777" w:rsidTr="00B074DC">
        <w:trPr>
          <w:cnfStyle w:val="100000000000" w:firstRow="1" w:lastRow="0" w:firstColumn="0" w:lastColumn="0" w:oddVBand="0" w:evenVBand="0" w:oddHBand="0" w:evenHBand="0" w:firstRowFirstColumn="0" w:firstRowLastColumn="0" w:lastRowFirstColumn="0" w:lastRowLastColumn="0"/>
        </w:trPr>
        <w:tc>
          <w:tcPr>
            <w:tcW w:w="2605" w:type="dxa"/>
          </w:tcPr>
          <w:p w14:paraId="11405FEF" w14:textId="77777777" w:rsidR="00E041E8" w:rsidRDefault="00E041E8">
            <w:pPr>
              <w:pStyle w:val="FEMATableHeading"/>
              <w:spacing w:before="96" w:after="96"/>
            </w:pPr>
            <w:r>
              <w:t>Outcome</w:t>
            </w:r>
            <w:r>
              <w:rPr>
                <w:rStyle w:val="FootnoteReference"/>
              </w:rPr>
              <w:footnoteReference w:id="2"/>
            </w:r>
            <w:r>
              <w:t xml:space="preserve"> and Output Measure (from NOFO)</w:t>
            </w:r>
          </w:p>
        </w:tc>
        <w:tc>
          <w:tcPr>
            <w:tcW w:w="4140" w:type="dxa"/>
          </w:tcPr>
          <w:p w14:paraId="6DAD17C8" w14:textId="77777777" w:rsidR="00E041E8" w:rsidRDefault="00E041E8">
            <w:pPr>
              <w:pStyle w:val="FEMATableHeading"/>
              <w:spacing w:before="96" w:after="96"/>
            </w:pPr>
            <w:r>
              <w:t>Output Measurement</w:t>
            </w:r>
            <w:r>
              <w:rPr>
                <w:rStyle w:val="FootnoteReference"/>
              </w:rPr>
              <w:footnoteReference w:id="3"/>
            </w:r>
            <w:r>
              <w:t xml:space="preserve"> (with customized Target)</w:t>
            </w:r>
          </w:p>
        </w:tc>
        <w:tc>
          <w:tcPr>
            <w:tcW w:w="2185" w:type="dxa"/>
          </w:tcPr>
          <w:p w14:paraId="24764A32" w14:textId="77777777" w:rsidR="00E041E8" w:rsidRDefault="00E041E8">
            <w:pPr>
              <w:pStyle w:val="FEMATableHeading"/>
              <w:spacing w:before="96" w:after="96"/>
            </w:pPr>
            <w:r>
              <w:t>Recorded Unit/Scale</w:t>
            </w:r>
          </w:p>
        </w:tc>
      </w:tr>
      <w:tr w:rsidR="00E041E8" w14:paraId="28C94FD5" w14:textId="77777777" w:rsidTr="00B074DC">
        <w:tc>
          <w:tcPr>
            <w:tcW w:w="2605" w:type="dxa"/>
          </w:tcPr>
          <w:p w14:paraId="1E543475" w14:textId="77777777" w:rsidR="00E041E8" w:rsidRDefault="00E041E8">
            <w:pPr>
              <w:pStyle w:val="FEMATableText"/>
              <w:spacing w:before="96" w:after="96"/>
            </w:pPr>
            <w:r w:rsidRPr="00E308D7">
              <w:rPr>
                <w:b/>
                <w:bCs/>
              </w:rPr>
              <w:t>Outcome:</w:t>
            </w:r>
            <w:r>
              <w:t xml:space="preserve"> </w:t>
            </w:r>
            <w:r w:rsidRPr="008B7CF2">
              <w:t>Advancement of program metrics and/or accomplishment of project performance measures, captured as Earned Value</w:t>
            </w:r>
          </w:p>
          <w:p w14:paraId="1F6D2886" w14:textId="77777777" w:rsidR="00E041E8" w:rsidRDefault="00E041E8">
            <w:pPr>
              <w:pStyle w:val="FEMATableText"/>
              <w:spacing w:before="96" w:after="96"/>
            </w:pPr>
            <w:r w:rsidRPr="00E308D7">
              <w:rPr>
                <w:b/>
                <w:bCs/>
              </w:rPr>
              <w:t>Output Measure:</w:t>
            </w:r>
            <w:r>
              <w:t xml:space="preserve"> SPI Threshold (final)</w:t>
            </w:r>
          </w:p>
        </w:tc>
        <w:tc>
          <w:tcPr>
            <w:tcW w:w="4140" w:type="dxa"/>
          </w:tcPr>
          <w:p w14:paraId="39B8631D" w14:textId="77777777" w:rsidR="00E041E8" w:rsidRDefault="00E041E8">
            <w:pPr>
              <w:pStyle w:val="FEMATableText"/>
              <w:spacing w:before="96" w:after="96"/>
            </w:pPr>
            <w:r w:rsidRPr="00A20A27">
              <w:t xml:space="preserve">Report on Schedule Performance Index (SPI). Must be between </w:t>
            </w:r>
            <w:r w:rsidRPr="00FF5ACB">
              <w:rPr>
                <w:b/>
                <w:bCs/>
              </w:rPr>
              <w:t>0.92 and 1.08.</w:t>
            </w:r>
            <w:r w:rsidRPr="00A20A27">
              <w:t xml:space="preserve"> If it is not, provide information on what is being done to correct the problem.</w:t>
            </w:r>
          </w:p>
        </w:tc>
        <w:tc>
          <w:tcPr>
            <w:tcW w:w="2185" w:type="dxa"/>
          </w:tcPr>
          <w:p w14:paraId="71BF1F7B" w14:textId="77777777" w:rsidR="00E041E8" w:rsidRDefault="00E041E8">
            <w:pPr>
              <w:pStyle w:val="FEMATableText"/>
              <w:spacing w:before="96" w:after="96"/>
            </w:pPr>
            <w:r>
              <w:t>SPI Ratio (Budgeted Cost of Work Performed/Budgeted Cost of Work Scheduled [planned])</w:t>
            </w:r>
          </w:p>
          <w:p w14:paraId="4C27AA9E" w14:textId="77777777" w:rsidR="00E041E8" w:rsidRDefault="00E041E8">
            <w:pPr>
              <w:pStyle w:val="FEMATableText"/>
              <w:spacing w:before="96" w:after="96"/>
            </w:pPr>
          </w:p>
        </w:tc>
      </w:tr>
      <w:tr w:rsidR="00E041E8" w14:paraId="191A8E3F" w14:textId="77777777" w:rsidTr="00B074DC">
        <w:tc>
          <w:tcPr>
            <w:tcW w:w="2605" w:type="dxa"/>
          </w:tcPr>
          <w:p w14:paraId="4E086F73" w14:textId="77777777" w:rsidR="00E041E8" w:rsidRDefault="00E041E8">
            <w:pPr>
              <w:pStyle w:val="FEMATableText"/>
              <w:spacing w:before="96" w:after="96"/>
            </w:pPr>
            <w:r w:rsidRPr="00E308D7">
              <w:rPr>
                <w:b/>
                <w:bCs/>
              </w:rPr>
              <w:t>Outcome:</w:t>
            </w:r>
            <w:r>
              <w:t xml:space="preserve"> </w:t>
            </w:r>
            <w:r w:rsidRPr="008B7CF2">
              <w:t>Advancement of program metrics and/or accomplishment of project performance measures, captured as Earned Value</w:t>
            </w:r>
          </w:p>
          <w:p w14:paraId="34A87D26" w14:textId="77777777" w:rsidR="00E041E8" w:rsidRPr="008B7CF2" w:rsidRDefault="00E041E8">
            <w:pPr>
              <w:pStyle w:val="FEMATableText"/>
              <w:spacing w:before="96" w:after="96"/>
            </w:pPr>
            <w:r w:rsidRPr="00E308D7">
              <w:rPr>
                <w:b/>
                <w:bCs/>
              </w:rPr>
              <w:t>Output Measure:</w:t>
            </w:r>
            <w:r>
              <w:t xml:space="preserve"> CPI Threshold (final)</w:t>
            </w:r>
          </w:p>
        </w:tc>
        <w:tc>
          <w:tcPr>
            <w:tcW w:w="4140" w:type="dxa"/>
          </w:tcPr>
          <w:p w14:paraId="3ED5E3A3" w14:textId="77777777" w:rsidR="00E041E8" w:rsidRPr="00A20A27" w:rsidRDefault="00E041E8">
            <w:pPr>
              <w:pStyle w:val="FEMATableText"/>
              <w:spacing w:before="96" w:after="96"/>
            </w:pPr>
            <w:r w:rsidRPr="00A20A27">
              <w:t xml:space="preserve">Report on Cost Performance Index (CPI). Must be between </w:t>
            </w:r>
            <w:r w:rsidRPr="00FF5ACB">
              <w:rPr>
                <w:b/>
                <w:bCs/>
              </w:rPr>
              <w:t>0.92 and 1.08.</w:t>
            </w:r>
            <w:r w:rsidRPr="00A20A27">
              <w:t xml:space="preserve"> If it is not, provide information on what is being done to correct the problem.</w:t>
            </w:r>
          </w:p>
        </w:tc>
        <w:tc>
          <w:tcPr>
            <w:tcW w:w="2185" w:type="dxa"/>
          </w:tcPr>
          <w:p w14:paraId="2E8AACF9" w14:textId="77777777" w:rsidR="00E041E8" w:rsidRDefault="00E041E8">
            <w:pPr>
              <w:pStyle w:val="FEMATableText"/>
              <w:spacing w:before="96" w:after="96"/>
            </w:pPr>
            <w:r>
              <w:t>CPI ratio (Budgeted Cost Work Performed/ Actual Cost Work Performed)</w:t>
            </w:r>
          </w:p>
        </w:tc>
      </w:tr>
      <w:tr w:rsidR="00B074DC" w14:paraId="17D0994D" w14:textId="77777777" w:rsidTr="00B074DC">
        <w:tc>
          <w:tcPr>
            <w:tcW w:w="2605" w:type="dxa"/>
          </w:tcPr>
          <w:p w14:paraId="2ACFCCCC" w14:textId="5C09CBBF" w:rsidR="00B074DC" w:rsidRPr="000A0866" w:rsidRDefault="00B074DC" w:rsidP="00B074DC">
            <w:pPr>
              <w:pStyle w:val="FEMATableText"/>
              <w:spacing w:before="96" w:after="96"/>
            </w:pPr>
            <w:r w:rsidRPr="000A0866">
              <w:rPr>
                <w:color w:val="833C0B" w:themeColor="accent2" w:themeShade="80"/>
              </w:rPr>
              <w:lastRenderedPageBreak/>
              <w:fldChar w:fldCharType="begin">
                <w:ffData>
                  <w:name w:val=""/>
                  <w:enabled/>
                  <w:calcOnExit w:val="0"/>
                  <w:textInput>
                    <w:default w:val="Advancement of program metrics and/or accomplishment of project performance measures, captured as MIP entries."/>
                  </w:textInput>
                </w:ffData>
              </w:fldChar>
            </w:r>
            <w:r w:rsidRPr="000A0866">
              <w:rPr>
                <w:color w:val="833C0B" w:themeColor="accent2" w:themeShade="80"/>
              </w:rPr>
              <w:instrText xml:space="preserve"> FORMTEXT </w:instrText>
            </w:r>
            <w:r w:rsidRPr="000A0866">
              <w:rPr>
                <w:color w:val="833C0B" w:themeColor="accent2" w:themeShade="80"/>
              </w:rPr>
            </w:r>
            <w:r w:rsidRPr="000A0866">
              <w:rPr>
                <w:color w:val="833C0B" w:themeColor="accent2" w:themeShade="80"/>
              </w:rPr>
              <w:fldChar w:fldCharType="separate"/>
            </w:r>
            <w:r w:rsidRPr="000A0866">
              <w:rPr>
                <w:noProof/>
                <w:color w:val="833C0B" w:themeColor="accent2" w:themeShade="80"/>
              </w:rPr>
              <w:t>Advancement of program metrics and/or accomplishment of project performance measures, captured as MIP entries.</w:t>
            </w:r>
            <w:r w:rsidRPr="000A0866">
              <w:rPr>
                <w:color w:val="833C0B" w:themeColor="accent2" w:themeShade="80"/>
              </w:rPr>
              <w:fldChar w:fldCharType="end"/>
            </w:r>
          </w:p>
        </w:tc>
        <w:tc>
          <w:tcPr>
            <w:tcW w:w="4140" w:type="dxa"/>
          </w:tcPr>
          <w:p w14:paraId="00F073A6" w14:textId="14867C6D" w:rsidR="00B074DC" w:rsidRPr="000A0866" w:rsidRDefault="00B074DC" w:rsidP="00B074DC">
            <w:pPr>
              <w:pStyle w:val="FEMATableText"/>
              <w:spacing w:before="96" w:after="96"/>
            </w:pPr>
            <w:r w:rsidRPr="000A0866">
              <w:rPr>
                <w:color w:val="833C0B" w:themeColor="accent2" w:themeShade="80"/>
              </w:rPr>
              <w:fldChar w:fldCharType="begin">
                <w:ffData>
                  <w:name w:val=""/>
                  <w:enabled/>
                  <w:calcOnExit w:val="0"/>
                  <w:textInput>
                    <w:default w:val="Timely MIP Management. 100% of MIP tasks updated monthly."/>
                  </w:textInput>
                </w:ffData>
              </w:fldChar>
            </w:r>
            <w:r w:rsidRPr="000A0866">
              <w:rPr>
                <w:color w:val="833C0B" w:themeColor="accent2" w:themeShade="80"/>
              </w:rPr>
              <w:instrText xml:space="preserve"> FORMTEXT </w:instrText>
            </w:r>
            <w:r w:rsidRPr="000A0866">
              <w:rPr>
                <w:color w:val="833C0B" w:themeColor="accent2" w:themeShade="80"/>
              </w:rPr>
            </w:r>
            <w:r w:rsidRPr="000A0866">
              <w:rPr>
                <w:color w:val="833C0B" w:themeColor="accent2" w:themeShade="80"/>
              </w:rPr>
              <w:fldChar w:fldCharType="separate"/>
            </w:r>
            <w:r w:rsidRPr="000A0866">
              <w:rPr>
                <w:noProof/>
                <w:color w:val="833C0B" w:themeColor="accent2" w:themeShade="80"/>
              </w:rPr>
              <w:t>Timely MIP Management. 100% of MIP tasks updated monthly.</w:t>
            </w:r>
            <w:r w:rsidRPr="000A0866">
              <w:rPr>
                <w:color w:val="833C0B" w:themeColor="accent2" w:themeShade="80"/>
              </w:rPr>
              <w:fldChar w:fldCharType="end"/>
            </w:r>
          </w:p>
        </w:tc>
        <w:tc>
          <w:tcPr>
            <w:tcW w:w="2185" w:type="dxa"/>
          </w:tcPr>
          <w:p w14:paraId="23914A00" w14:textId="314E71F8" w:rsidR="00B074DC" w:rsidRPr="000A0866" w:rsidRDefault="00B074DC" w:rsidP="00B074DC">
            <w:pPr>
              <w:pStyle w:val="FEMATableText"/>
              <w:spacing w:before="96" w:after="96"/>
            </w:pPr>
            <w:r w:rsidRPr="000A0866">
              <w:rPr>
                <w:color w:val="833C0B" w:themeColor="accent2" w:themeShade="80"/>
              </w:rPr>
              <w:fldChar w:fldCharType="begin">
                <w:ffData>
                  <w:name w:val=""/>
                  <w:enabled/>
                  <w:calcOnExit w:val="0"/>
                  <w:textInput>
                    <w:default w:val="MIP entry dates"/>
                  </w:textInput>
                </w:ffData>
              </w:fldChar>
            </w:r>
            <w:r w:rsidRPr="000A0866">
              <w:rPr>
                <w:color w:val="833C0B" w:themeColor="accent2" w:themeShade="80"/>
              </w:rPr>
              <w:instrText xml:space="preserve"> FORMTEXT </w:instrText>
            </w:r>
            <w:r w:rsidRPr="000A0866">
              <w:rPr>
                <w:color w:val="833C0B" w:themeColor="accent2" w:themeShade="80"/>
              </w:rPr>
            </w:r>
            <w:r w:rsidRPr="000A0866">
              <w:rPr>
                <w:color w:val="833C0B" w:themeColor="accent2" w:themeShade="80"/>
              </w:rPr>
              <w:fldChar w:fldCharType="separate"/>
            </w:r>
            <w:r w:rsidRPr="000A0866">
              <w:rPr>
                <w:noProof/>
                <w:color w:val="833C0B" w:themeColor="accent2" w:themeShade="80"/>
              </w:rPr>
              <w:t>MIP entry dates</w:t>
            </w:r>
            <w:r w:rsidRPr="000A0866">
              <w:rPr>
                <w:color w:val="833C0B" w:themeColor="accent2" w:themeShade="80"/>
              </w:rPr>
              <w:fldChar w:fldCharType="end"/>
            </w:r>
          </w:p>
        </w:tc>
      </w:tr>
      <w:tr w:rsidR="00B074DC" w14:paraId="664DFC4E" w14:textId="77777777" w:rsidTr="00B074DC">
        <w:tc>
          <w:tcPr>
            <w:tcW w:w="2605" w:type="dxa"/>
          </w:tcPr>
          <w:p w14:paraId="3895DFE6" w14:textId="5633851E" w:rsidR="00B074DC" w:rsidRPr="000A0866" w:rsidRDefault="00B074DC" w:rsidP="00B074DC">
            <w:pPr>
              <w:pStyle w:val="FEMATableText"/>
              <w:spacing w:before="96" w:after="96"/>
            </w:pPr>
            <w:r w:rsidRPr="000A0866">
              <w:rPr>
                <w:color w:val="833C0B" w:themeColor="accent2" w:themeShade="80"/>
              </w:rPr>
              <w:fldChar w:fldCharType="begin">
                <w:ffData>
                  <w:name w:val=""/>
                  <w:enabled/>
                  <w:calcOnExit w:val="0"/>
                  <w:textInput>
                    <w:default w:val="Ongoing and regular coordination with other state/local offices to discuss agency’s prioritization process for Risk MAP projects as well as schedules, meetings, strategy development and stakeholder engagement."/>
                  </w:textInput>
                </w:ffData>
              </w:fldChar>
            </w:r>
            <w:r w:rsidRPr="000A0866">
              <w:rPr>
                <w:color w:val="833C0B" w:themeColor="accent2" w:themeShade="80"/>
              </w:rPr>
              <w:instrText xml:space="preserve"> FORMTEXT </w:instrText>
            </w:r>
            <w:r w:rsidRPr="000A0866">
              <w:rPr>
                <w:color w:val="833C0B" w:themeColor="accent2" w:themeShade="80"/>
              </w:rPr>
            </w:r>
            <w:r w:rsidRPr="000A0866">
              <w:rPr>
                <w:color w:val="833C0B" w:themeColor="accent2" w:themeShade="80"/>
              </w:rPr>
              <w:fldChar w:fldCharType="separate"/>
            </w:r>
            <w:r w:rsidRPr="000A0866">
              <w:rPr>
                <w:noProof/>
                <w:color w:val="833C0B" w:themeColor="accent2" w:themeShade="80"/>
              </w:rPr>
              <w:t>Ongoing and regular coordination with other state/local offices to discuss agency’s prioritization process for Risk MAP projects as well as schedules, meetings, strategy development and stakeholder engagement.</w:t>
            </w:r>
            <w:r w:rsidRPr="000A0866">
              <w:rPr>
                <w:color w:val="833C0B" w:themeColor="accent2" w:themeShade="80"/>
              </w:rPr>
              <w:fldChar w:fldCharType="end"/>
            </w:r>
          </w:p>
        </w:tc>
        <w:tc>
          <w:tcPr>
            <w:tcW w:w="4140" w:type="dxa"/>
          </w:tcPr>
          <w:p w14:paraId="68BB503C" w14:textId="78CB2B11" w:rsidR="00B074DC" w:rsidRPr="000A0866" w:rsidRDefault="00B074DC" w:rsidP="00B074DC">
            <w:pPr>
              <w:pStyle w:val="FEMATableText"/>
              <w:spacing w:before="96" w:after="96"/>
            </w:pPr>
            <w:r w:rsidRPr="00810927">
              <w:rPr>
                <w:color w:val="833C0B" w:themeColor="accent2" w:themeShade="80"/>
              </w:rPr>
              <w:fldChar w:fldCharType="begin">
                <w:ffData>
                  <w:name w:val=""/>
                  <w:enabled/>
                  <w:calcOnExit w:val="0"/>
                  <w:textInput>
                    <w:default w:val="Monthly calls with FEMA &amp; IDNR/OWR"/>
                  </w:textInput>
                </w:ffData>
              </w:fldChar>
            </w:r>
            <w:r w:rsidRPr="00810927">
              <w:rPr>
                <w:color w:val="833C0B" w:themeColor="accent2" w:themeShade="80"/>
              </w:rPr>
              <w:instrText xml:space="preserve"> FORMTEXT </w:instrText>
            </w:r>
            <w:r w:rsidRPr="00810927">
              <w:rPr>
                <w:color w:val="833C0B" w:themeColor="accent2" w:themeShade="80"/>
              </w:rPr>
            </w:r>
            <w:r w:rsidRPr="00810927">
              <w:rPr>
                <w:color w:val="833C0B" w:themeColor="accent2" w:themeShade="80"/>
              </w:rPr>
              <w:fldChar w:fldCharType="separate"/>
            </w:r>
            <w:r w:rsidRPr="00810927">
              <w:rPr>
                <w:noProof/>
                <w:color w:val="833C0B" w:themeColor="accent2" w:themeShade="80"/>
              </w:rPr>
              <w:t>Monthly calls with FEMA &amp; IDNR/OWR</w:t>
            </w:r>
            <w:r w:rsidRPr="00810927">
              <w:rPr>
                <w:color w:val="833C0B" w:themeColor="accent2" w:themeShade="80"/>
              </w:rPr>
              <w:fldChar w:fldCharType="end"/>
            </w:r>
          </w:p>
        </w:tc>
        <w:tc>
          <w:tcPr>
            <w:tcW w:w="2185" w:type="dxa"/>
          </w:tcPr>
          <w:p w14:paraId="7501EF80" w14:textId="28F283D1" w:rsidR="00B074DC" w:rsidRPr="000A0866" w:rsidRDefault="00B074DC" w:rsidP="00B074DC">
            <w:pPr>
              <w:pStyle w:val="FEMATableText"/>
              <w:spacing w:before="96" w:after="96"/>
            </w:pPr>
            <w:r w:rsidRPr="000A0866">
              <w:rPr>
                <w:color w:val="833C0B" w:themeColor="accent2" w:themeShade="80"/>
              </w:rPr>
              <w:fldChar w:fldCharType="begin">
                <w:ffData>
                  <w:name w:val=""/>
                  <w:enabled/>
                  <w:calcOnExit w:val="0"/>
                  <w:textInput>
                    <w:default w:val="Attendance and participation at meetings."/>
                  </w:textInput>
                </w:ffData>
              </w:fldChar>
            </w:r>
            <w:r w:rsidRPr="000A0866">
              <w:rPr>
                <w:color w:val="833C0B" w:themeColor="accent2" w:themeShade="80"/>
              </w:rPr>
              <w:instrText xml:space="preserve"> FORMTEXT </w:instrText>
            </w:r>
            <w:r w:rsidRPr="000A0866">
              <w:rPr>
                <w:color w:val="833C0B" w:themeColor="accent2" w:themeShade="80"/>
              </w:rPr>
            </w:r>
            <w:r w:rsidRPr="000A0866">
              <w:rPr>
                <w:color w:val="833C0B" w:themeColor="accent2" w:themeShade="80"/>
              </w:rPr>
              <w:fldChar w:fldCharType="separate"/>
            </w:r>
            <w:r w:rsidRPr="000A0866">
              <w:rPr>
                <w:noProof/>
                <w:color w:val="833C0B" w:themeColor="accent2" w:themeShade="80"/>
              </w:rPr>
              <w:t>Attendance and participation at meetings.</w:t>
            </w:r>
            <w:r w:rsidRPr="000A0866">
              <w:rPr>
                <w:color w:val="833C0B" w:themeColor="accent2" w:themeShade="80"/>
              </w:rPr>
              <w:fldChar w:fldCharType="end"/>
            </w:r>
          </w:p>
        </w:tc>
      </w:tr>
      <w:tr w:rsidR="00E041E8" w14:paraId="1F42DC4A" w14:textId="77777777" w:rsidTr="00B074DC">
        <w:tc>
          <w:tcPr>
            <w:tcW w:w="2605" w:type="dxa"/>
          </w:tcPr>
          <w:p w14:paraId="58D53173" w14:textId="77777777" w:rsidR="00E041E8" w:rsidRDefault="00E041E8">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4140" w:type="dxa"/>
          </w:tcPr>
          <w:p w14:paraId="05D6DEF3" w14:textId="77777777" w:rsidR="00E041E8" w:rsidRDefault="00E041E8">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2185" w:type="dxa"/>
          </w:tcPr>
          <w:p w14:paraId="1F33BF69" w14:textId="77777777" w:rsidR="00E041E8" w:rsidRDefault="00E041E8">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6309BEC0" w14:textId="77777777" w:rsidR="00E041E8" w:rsidRDefault="00E041E8" w:rsidP="00E041E8">
      <w:pPr>
        <w:pStyle w:val="FEMAHeading2"/>
      </w:pPr>
      <w:bookmarkStart w:id="55" w:name="_Toc191031175"/>
      <w:r>
        <w:t>Guidelines and Standards</w:t>
      </w:r>
      <w:bookmarkEnd w:id="55"/>
    </w:p>
    <w:p w14:paraId="07E7AA9D" w14:textId="77777777" w:rsidR="00E041E8" w:rsidRDefault="00E041E8" w:rsidP="00E041E8">
      <w:pPr>
        <w:pStyle w:val="FEMANormal"/>
      </w:pPr>
      <w:r>
        <w:t xml:space="preserve">The standards relevant to this SOW are presented in </w:t>
      </w:r>
      <w:hyperlink r:id="rId27" w:history="1">
        <w:r>
          <w:rPr>
            <w:rStyle w:val="Hyperlink"/>
          </w:rPr>
          <w:t>FEMA Policy 204-078-1 Standards for Flood Risk Analysis and Mapping, Revision 14</w:t>
        </w:r>
      </w:hyperlink>
      <w:r>
        <w:t>.</w:t>
      </w:r>
    </w:p>
    <w:p w14:paraId="5D88FADC" w14:textId="77777777" w:rsidR="00E041E8" w:rsidRDefault="00E041E8" w:rsidP="00E041E8">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28" w:history="1">
        <w:r>
          <w:rPr>
            <w:rStyle w:val="Hyperlink"/>
          </w:rPr>
          <w:t>Guidelines and Standards for Flood Risk Analysis and Mapping Activities Under the Risk MAP Program</w:t>
        </w:r>
      </w:hyperlink>
      <w:r>
        <w:t>. FEMA reviews standards each year. Please use the most current version of the policy.</w:t>
      </w:r>
    </w:p>
    <w:p w14:paraId="6B0CC21B" w14:textId="77777777" w:rsidR="00E041E8" w:rsidRDefault="00E041E8" w:rsidP="00E041E8">
      <w:pPr>
        <w:pStyle w:val="FEMANormal"/>
      </w:pPr>
      <w:r>
        <w:t>CTPs and their sub-awardees must also comply with the regulations in Title 44 of the Code of Federal Regulations (CFR).</w:t>
      </w:r>
      <w:r w:rsidRPr="00673CA5">
        <w:t xml:space="preserve"> </w:t>
      </w:r>
      <w:r>
        <w:t xml:space="preserve">They must also comply with the appropriate year CTP funding opportunity and Agreement Articles. CTPs should work with their regional office to determine any additional requirements. </w:t>
      </w:r>
    </w:p>
    <w:p w14:paraId="637F6D22" w14:textId="77777777" w:rsidR="00E041E8" w:rsidRDefault="00E041E8" w:rsidP="00E041E8">
      <w:pPr>
        <w:pStyle w:val="FEMAHeading2"/>
      </w:pPr>
      <w:bookmarkStart w:id="56" w:name="_Toc191031176"/>
      <w:r>
        <w:t>Use of Contractors</w:t>
      </w:r>
      <w:bookmarkEnd w:id="56"/>
    </w:p>
    <w:p w14:paraId="2A8A9DC6" w14:textId="77777777" w:rsidR="00E041E8" w:rsidRDefault="00E041E8" w:rsidP="00E041E8">
      <w:pPr>
        <w:pStyle w:val="FEMANormal"/>
      </w:pPr>
      <w:r>
        <w:t xml:space="preserve">Check the applicable statement in </w:t>
      </w:r>
      <w:r>
        <w:fldChar w:fldCharType="begin"/>
      </w:r>
      <w:r>
        <w:instrText xml:space="preserve"> REF _Ref98239137 \h </w:instrText>
      </w:r>
      <w:r>
        <w:fldChar w:fldCharType="separate"/>
      </w:r>
      <w:r>
        <w:t xml:space="preserve">Table </w:t>
      </w:r>
      <w:r>
        <w:rPr>
          <w:noProof/>
        </w:rPr>
        <w:t>18</w:t>
      </w:r>
      <w:r>
        <w:fldChar w:fldCharType="end"/>
      </w:r>
      <w:r>
        <w:t>.</w:t>
      </w:r>
    </w:p>
    <w:p w14:paraId="22D38867" w14:textId="77777777" w:rsidR="00E041E8" w:rsidRPr="002F30C7" w:rsidRDefault="00E041E8" w:rsidP="00E041E8">
      <w:pPr>
        <w:pStyle w:val="FEMATableCaption"/>
      </w:pPr>
      <w:bookmarkStart w:id="57" w:name="_Ref98239137"/>
      <w:bookmarkStart w:id="58" w:name="_Toc191031211"/>
      <w:r>
        <w:lastRenderedPageBreak/>
        <w:t xml:space="preserve">Table </w:t>
      </w:r>
      <w:r>
        <w:fldChar w:fldCharType="begin"/>
      </w:r>
      <w:r>
        <w:instrText>SEQ Table \* ARABIC</w:instrText>
      </w:r>
      <w:r>
        <w:fldChar w:fldCharType="separate"/>
      </w:r>
      <w:r>
        <w:rPr>
          <w:noProof/>
        </w:rPr>
        <w:t>18</w:t>
      </w:r>
      <w:r>
        <w:fldChar w:fldCharType="end"/>
      </w:r>
      <w:bookmarkEnd w:id="57"/>
      <w:r>
        <w:t>. Use of Contractors</w:t>
      </w:r>
      <w:bookmarkEnd w:id="58"/>
    </w:p>
    <w:tbl>
      <w:tblPr>
        <w:tblStyle w:val="FEMATable1-DHSLightBlue20"/>
        <w:tblW w:w="5000" w:type="pct"/>
        <w:tblInd w:w="3" w:type="dxa"/>
        <w:tblLook w:val="04A0" w:firstRow="1" w:lastRow="0" w:firstColumn="1" w:lastColumn="0" w:noHBand="0" w:noVBand="1"/>
      </w:tblPr>
      <w:tblGrid>
        <w:gridCol w:w="1162"/>
        <w:gridCol w:w="8188"/>
      </w:tblGrid>
      <w:tr w:rsidR="00E041E8" w14:paraId="1BE14C37" w14:textId="77777777">
        <w:trPr>
          <w:cnfStyle w:val="100000000000" w:firstRow="1" w:lastRow="0" w:firstColumn="0" w:lastColumn="0" w:oddVBand="0" w:evenVBand="0" w:oddHBand="0" w:evenHBand="0" w:firstRowFirstColumn="0" w:firstRowLastColumn="0" w:lastRowFirstColumn="0" w:lastRowLastColumn="0"/>
        </w:trPr>
        <w:tc>
          <w:tcPr>
            <w:tcW w:w="1162" w:type="dxa"/>
          </w:tcPr>
          <w:p w14:paraId="2824983C" w14:textId="77777777" w:rsidR="00E041E8" w:rsidRDefault="00E041E8">
            <w:pPr>
              <w:pStyle w:val="FEMATableHeading"/>
              <w:spacing w:before="96" w:after="96"/>
            </w:pPr>
            <w:r w:rsidRPr="00B02EE0">
              <w:t>Select One</w:t>
            </w:r>
          </w:p>
        </w:tc>
        <w:tc>
          <w:tcPr>
            <w:tcW w:w="8188" w:type="dxa"/>
          </w:tcPr>
          <w:p w14:paraId="1EF0EDD8" w14:textId="77777777" w:rsidR="00E041E8" w:rsidRPr="00EA6630" w:rsidRDefault="00E041E8">
            <w:pPr>
              <w:pStyle w:val="FEMATableHeading"/>
              <w:spacing w:before="96" w:after="96"/>
              <w:rPr>
                <w:szCs w:val="22"/>
              </w:rPr>
            </w:pPr>
            <w:r w:rsidRPr="00B02EE0">
              <w:t>Description of Contractor Options</w:t>
            </w:r>
          </w:p>
        </w:tc>
      </w:tr>
      <w:tr w:rsidR="00E041E8" w14:paraId="40F13C5B" w14:textId="77777777">
        <w:sdt>
          <w:sdtPr>
            <w:id w:val="-1352258256"/>
            <w14:checkbox>
              <w14:checked w14:val="0"/>
              <w14:checkedState w14:val="2612" w14:font="MS Gothic"/>
              <w14:uncheckedState w14:val="2610" w14:font="MS Gothic"/>
            </w14:checkbox>
          </w:sdtPr>
          <w:sdtEndPr/>
          <w:sdtContent>
            <w:tc>
              <w:tcPr>
                <w:tcW w:w="1162" w:type="dxa"/>
              </w:tcPr>
              <w:p w14:paraId="2D359E2B" w14:textId="77777777" w:rsidR="00E041E8" w:rsidRDefault="00E041E8">
                <w:pPr>
                  <w:pStyle w:val="FEMATableText"/>
                  <w:spacing w:before="96" w:after="96"/>
                  <w:jc w:val="center"/>
                </w:pPr>
                <w:r>
                  <w:rPr>
                    <w:rFonts w:ascii="MS Gothic" w:eastAsia="MS Gothic" w:hAnsi="MS Gothic" w:hint="eastAsia"/>
                  </w:rPr>
                  <w:t>☐</w:t>
                </w:r>
              </w:p>
            </w:tc>
          </w:sdtContent>
        </w:sdt>
        <w:tc>
          <w:tcPr>
            <w:tcW w:w="8188" w:type="dxa"/>
          </w:tcPr>
          <w:p w14:paraId="7D019655" w14:textId="50006DFE" w:rsidR="00E041E8" w:rsidRDefault="00E041E8">
            <w:pPr>
              <w:pStyle w:val="FEMATableText"/>
              <w:spacing w:before="96" w:after="96"/>
            </w:pPr>
            <w:r>
              <w:t xml:space="preserve">Contractor support may be engaged for all activities within this SOW, except </w:t>
            </w:r>
            <w:r w:rsidR="00A70B08">
              <w:t>S</w:t>
            </w:r>
            <w:r>
              <w:t xml:space="preserve">taffing and </w:t>
            </w:r>
            <w:r w:rsidR="00A70B08">
              <w:t>M</w:t>
            </w:r>
            <w:r>
              <w:t xml:space="preserve">entoring, which must be completed by the CTP. Guidance provided in this part includes, but is not limited to, contract administration and recordkeeping, notification requirements, review procedures, competition, methods of procurement, and cost and pricing analysis. For more information, refer to the online resource, Title 2 Code of Federal Regulations (CFR) </w:t>
            </w:r>
            <w:hyperlink r:id="rId29" w:history="1">
              <w:r>
                <w:rPr>
                  <w:rStyle w:val="Hyperlink"/>
                </w:rPr>
                <w:t>Part 200 - Uniform Administrative Requirements, Cost Principles, and Audit Requirements for Federal Awards</w:t>
              </w:r>
            </w:hyperlink>
            <w:r>
              <w:t>. Additionally, contractors must not pose a conflict-of-interest issue or be active in writing the SOW.</w:t>
            </w:r>
          </w:p>
        </w:tc>
      </w:tr>
      <w:tr w:rsidR="00E041E8" w14:paraId="09D95695" w14:textId="77777777">
        <w:sdt>
          <w:sdtPr>
            <w:id w:val="1661270223"/>
            <w14:checkbox>
              <w14:checked w14:val="0"/>
              <w14:checkedState w14:val="2612" w14:font="MS Gothic"/>
              <w14:uncheckedState w14:val="2610" w14:font="MS Gothic"/>
            </w14:checkbox>
          </w:sdtPr>
          <w:sdtEndPr/>
          <w:sdtContent>
            <w:tc>
              <w:tcPr>
                <w:tcW w:w="1162" w:type="dxa"/>
              </w:tcPr>
              <w:p w14:paraId="01A5441B" w14:textId="77777777" w:rsidR="00E041E8" w:rsidRDefault="00E041E8">
                <w:pPr>
                  <w:pStyle w:val="FEMATableText"/>
                  <w:spacing w:before="96" w:after="96"/>
                  <w:jc w:val="center"/>
                </w:pPr>
                <w:r>
                  <w:rPr>
                    <w:rFonts w:ascii="MS Gothic" w:eastAsia="MS Gothic" w:hAnsi="MS Gothic" w:hint="eastAsia"/>
                  </w:rPr>
                  <w:t>☐</w:t>
                </w:r>
              </w:p>
            </w:tc>
          </w:sdtContent>
        </w:sdt>
        <w:tc>
          <w:tcPr>
            <w:tcW w:w="8188" w:type="dxa"/>
          </w:tcPr>
          <w:p w14:paraId="3C327981" w14:textId="77777777" w:rsidR="00E041E8" w:rsidRDefault="00E041E8">
            <w:pPr>
              <w:pStyle w:val="FEMATableText"/>
              <w:spacing w:before="96" w:after="96"/>
            </w:pPr>
            <w:r>
              <w:t>The CTP does not intend to engage the services of a contractor for this SOW. No transfer of funds to agencies other than those identified in the approved cooperative agreement application will be made without prior approval from FEMA. The CTP will identify the name of the CTP contractor for services engaged as part of this SOW. The CTP will ensure that the procurement for all contractors engaged for this COMS Activity complies with the requirements of 2 CFR Part 200.</w:t>
            </w:r>
          </w:p>
          <w:p w14:paraId="776C1E75" w14:textId="77777777" w:rsidR="00E041E8" w:rsidRDefault="00E041E8">
            <w:pPr>
              <w:pStyle w:val="FEMATableText"/>
              <w:spacing w:before="96" w:after="96"/>
            </w:pPr>
            <w:r>
              <w:t>Guidance provided in this part includes, but is not limited to, contract administration and recordkeeping, notification requirements, review procedures, competition, methods of procurement, and cost and pricing analysis. Additionally, contractors must not pose a conflict-of-interest issue.</w:t>
            </w:r>
          </w:p>
        </w:tc>
      </w:tr>
    </w:tbl>
    <w:p w14:paraId="71DB5124" w14:textId="77777777" w:rsidR="00E041E8" w:rsidRDefault="00E041E8" w:rsidP="00E041E8">
      <w:pPr>
        <w:pStyle w:val="FEMAHeading2"/>
      </w:pPr>
      <w:bookmarkStart w:id="59" w:name="_Toc191031177"/>
      <w:r>
        <w:t>Reporting and Performance</w:t>
      </w:r>
      <w:bookmarkEnd w:id="59"/>
    </w:p>
    <w:p w14:paraId="05C4C911" w14:textId="77777777" w:rsidR="00E041E8" w:rsidRDefault="00E041E8" w:rsidP="00E041E8">
      <w:pPr>
        <w:pStyle w:val="FEMANormal"/>
      </w:pPr>
      <w:r w:rsidRPr="003570C8">
        <w:rPr>
          <w:u w:val="single"/>
        </w:rPr>
        <w:t>Financial Reporting</w:t>
      </w:r>
      <w:r>
        <w:t xml:space="preserve">: Because FEMA has provided funding to the CTP, financial reporting requirements for the CTP will be set by the terms of the funding opportunity, Articles of Agreement, or Award Notice for this SOW. The CTP will also refer to </w:t>
      </w:r>
      <w:hyperlink r:id="rId30" w:history="1">
        <w:r>
          <w:rPr>
            <w:rStyle w:val="Hyperlink"/>
          </w:rPr>
          <w:t>2 CFR Part 200</w:t>
        </w:r>
      </w:hyperlink>
      <w:r>
        <w:t>. The CTP will provide financial reports to the FEMA Regional Project Officer and Assistance Officer per the terms of the signed Cooperative Agreement for this SOW.</w:t>
      </w:r>
    </w:p>
    <w:p w14:paraId="696255BC" w14:textId="77777777" w:rsidR="00E041E8" w:rsidRDefault="00E041E8" w:rsidP="00E041E8">
      <w:pPr>
        <w:pStyle w:val="FEMANormal"/>
      </w:pPr>
      <w:r w:rsidRPr="003570C8">
        <w:rPr>
          <w:u w:val="single"/>
        </w:rPr>
        <w:t>Performance Reporting</w:t>
      </w:r>
      <w:r w:rsidRPr="00D123B9">
        <w:t xml:space="preserve">: </w:t>
      </w:r>
      <w:r>
        <w:t>CTP</w:t>
      </w:r>
      <w:r w:rsidRPr="00D123B9">
        <w:t xml:space="preserve">s must provide a signed performance report </w:t>
      </w:r>
      <w:r>
        <w:t>(</w:t>
      </w:r>
      <w:r w:rsidRPr="00D123B9">
        <w:t xml:space="preserve">using the list of </w:t>
      </w:r>
      <w:r>
        <w:t xml:space="preserve">required </w:t>
      </w:r>
      <w:r w:rsidRPr="00D123B9">
        <w:t xml:space="preserve">information shown in the </w:t>
      </w:r>
      <w:r>
        <w:t>funding opportunity).</w:t>
      </w:r>
      <w:r w:rsidRPr="00D123B9">
        <w:t xml:space="preserve"> </w:t>
      </w:r>
      <w:r>
        <w:t xml:space="preserve">The CTP will submit the report </w:t>
      </w:r>
      <w:r w:rsidRPr="00D123B9">
        <w:t>quarterly during the period of performance</w:t>
      </w:r>
      <w:r>
        <w:t>. Reports will be required for</w:t>
      </w:r>
      <w:r w:rsidRPr="00D123B9">
        <w:t xml:space="preserve"> partial calendar quarters </w:t>
      </w:r>
      <w:r>
        <w:t>and</w:t>
      </w:r>
      <w:r w:rsidRPr="00D123B9">
        <w:t xml:space="preserve"> periods </w:t>
      </w:r>
      <w:r>
        <w:t>when no</w:t>
      </w:r>
      <w:r w:rsidRPr="00D123B9">
        <w:t xml:space="preserve"> grant award activity</w:t>
      </w:r>
      <w:r>
        <w:t xml:space="preserve"> occurs</w:t>
      </w:r>
      <w:r w:rsidRPr="00D123B9">
        <w:t>. An old Standard Form-Performance Progress Report (SF-PPR)</w:t>
      </w:r>
      <w:r>
        <w:t xml:space="preserve"> </w:t>
      </w:r>
      <w:r w:rsidRPr="00D123B9">
        <w:t xml:space="preserve">may be substituted for the performance report, if preferred. The CTP </w:t>
      </w:r>
      <w:r>
        <w:t xml:space="preserve">will refer to </w:t>
      </w:r>
      <w:hyperlink r:id="rId31" w:history="1">
        <w:r>
          <w:rPr>
            <w:rStyle w:val="Hyperlink"/>
          </w:rPr>
          <w:t>2 CFR Part 200</w:t>
        </w:r>
      </w:hyperlink>
      <w:r>
        <w:t xml:space="preserve"> for the minimum requirements for progress reporting. The FEMA Regional Project Officer, as needed, may request additional information on progress.</w:t>
      </w:r>
    </w:p>
    <w:p w14:paraId="7C7FEEDA" w14:textId="77777777" w:rsidR="00E041E8" w:rsidRDefault="00E041E8" w:rsidP="00E041E8">
      <w:pPr>
        <w:pStyle w:val="FEMANormal"/>
      </w:pPr>
      <w:r>
        <w:t>The CTP will meet with FEMA and/or its contractor(s) as frequently as needed to review the progress of the project. These meetings are in addition to the quarterly financial and status submittals. These meetings may alternate between the FEMA Regional Office, the CTP office and conference calls as necessary.</w:t>
      </w:r>
    </w:p>
    <w:p w14:paraId="52FB0E11" w14:textId="458AEFD6" w:rsidR="00E041E8" w:rsidRDefault="00E041E8" w:rsidP="00E041E8">
      <w:pPr>
        <w:pStyle w:val="FEMANormal"/>
      </w:pPr>
      <w:r>
        <w:lastRenderedPageBreak/>
        <w:t xml:space="preserve">The CTP must report performance of the grant along with the progress reports. </w:t>
      </w:r>
      <w:r>
        <w:fldChar w:fldCharType="begin"/>
      </w:r>
      <w:r>
        <w:instrText xml:space="preserve"> REF _Ref123743811 \h </w:instrText>
      </w:r>
      <w:r>
        <w:fldChar w:fldCharType="separate"/>
      </w:r>
      <w:r>
        <w:t xml:space="preserve">Table </w:t>
      </w:r>
      <w:r>
        <w:rPr>
          <w:noProof/>
        </w:rPr>
        <w:t>17</w:t>
      </w:r>
      <w:r>
        <w:t xml:space="preserve">. </w:t>
      </w:r>
      <w:r w:rsidRPr="00214FF5">
        <w:t>Performance Measures Targets</w:t>
      </w:r>
      <w:r>
        <w:fldChar w:fldCharType="end"/>
      </w:r>
      <w:r>
        <w:fldChar w:fldCharType="begin"/>
      </w:r>
      <w:r>
        <w:instrText xml:space="preserve"> REF _Ref98239854 \h </w:instrText>
      </w:r>
      <w:r>
        <w:fldChar w:fldCharType="separate"/>
      </w:r>
      <w:r>
        <w:fldChar w:fldCharType="end"/>
      </w:r>
      <w:r>
        <w:t xml:space="preserve"> shows which performance measures the CTPs will use to track performance. If you are completing a COMS project alongside a Flood Risk Project MAS, use the relevant measures in the </w:t>
      </w:r>
      <w:r w:rsidR="00D7700E">
        <w:t>2025</w:t>
      </w:r>
      <w:r>
        <w:t xml:space="preserve"> CTP Performance Measures Matrix. Quantitative Targets for performance measures are defined using the </w:t>
      </w:r>
      <w:r w:rsidR="00D7700E">
        <w:t>2025</w:t>
      </w:r>
      <w:r>
        <w:t xml:space="preserve"> CTP Performance Measures Matrix in conjunction with your FEMA Regional Project Officer and those defined in </w:t>
      </w:r>
      <w:r>
        <w:fldChar w:fldCharType="begin"/>
      </w:r>
      <w:r>
        <w:instrText xml:space="preserve"> REF _Ref123743895 \h </w:instrText>
      </w:r>
      <w:r>
        <w:fldChar w:fldCharType="separate"/>
      </w:r>
      <w:r>
        <w:t xml:space="preserve">Table </w:t>
      </w:r>
      <w:r>
        <w:rPr>
          <w:noProof/>
        </w:rPr>
        <w:t>17</w:t>
      </w:r>
      <w:r>
        <w:fldChar w:fldCharType="end"/>
      </w:r>
      <w:r>
        <w:t>.</w:t>
      </w:r>
    </w:p>
    <w:p w14:paraId="0457792C" w14:textId="77777777" w:rsidR="00E041E8" w:rsidRDefault="00E041E8" w:rsidP="00E041E8">
      <w:pPr>
        <w:pStyle w:val="FEMANormal"/>
      </w:pPr>
      <w:r>
        <w:t xml:space="preserve">CTPs are responsible for entering their quarterly performance of each measure into the </w:t>
      </w:r>
      <w:hyperlink r:id="rId32" w:history="1">
        <w:r w:rsidRPr="0083415D">
          <w:rPr>
            <w:rStyle w:val="Hyperlink"/>
          </w:rPr>
          <w:t>CTP Performance Measures Reporting Tool (Tool)</w:t>
        </w:r>
      </w:hyperlink>
      <w:r>
        <w:t xml:space="preserve"> each quarter, unless otherwise directed by their FEMA Regional Project Officer. Each output measurement identified above must have a quarterly performance reported in the Tool within one month of the end of the quarter. Quarterly performance data can be exported from the Tool and attached to the Quarterly Report that must be uploaded to FEMA GO.</w:t>
      </w:r>
    </w:p>
    <w:p w14:paraId="2AD03C0A" w14:textId="77777777" w:rsidR="00E041E8" w:rsidRPr="003570C8" w:rsidRDefault="00E041E8" w:rsidP="00E041E8">
      <w:pPr>
        <w:pStyle w:val="FEMANormal"/>
        <w:rPr>
          <w:u w:val="single"/>
        </w:rPr>
      </w:pPr>
      <w:r w:rsidRPr="003570C8">
        <w:rPr>
          <w:u w:val="single"/>
        </w:rPr>
        <w:t>Earned Value Data Entry</w:t>
      </w:r>
      <w:r w:rsidRPr="003570C8">
        <w:t>:</w:t>
      </w:r>
    </w:p>
    <w:p w14:paraId="119C282C" w14:textId="1BA9E898" w:rsidR="00E041E8" w:rsidRDefault="00E041E8" w:rsidP="00E041E8">
      <w:pPr>
        <w:pStyle w:val="FEMANormal"/>
      </w:pPr>
      <w:r>
        <w:t xml:space="preserve">The CTP must report on the earned value of projects that are in the MIP each month. They must explain variances outside of the tolerance defined in </w:t>
      </w:r>
      <w:r>
        <w:fldChar w:fldCharType="begin"/>
      </w:r>
      <w:r>
        <w:instrText xml:space="preserve"> REF _Ref123743811 \h </w:instrText>
      </w:r>
      <w:r>
        <w:fldChar w:fldCharType="separate"/>
      </w:r>
      <w:r>
        <w:t xml:space="preserve">Table </w:t>
      </w:r>
      <w:r>
        <w:rPr>
          <w:noProof/>
        </w:rPr>
        <w:t>17</w:t>
      </w:r>
      <w:r>
        <w:t xml:space="preserve">. </w:t>
      </w:r>
      <w:r w:rsidRPr="00214FF5">
        <w:t>Performance Measures Targets</w:t>
      </w:r>
      <w:r>
        <w:fldChar w:fldCharType="end"/>
      </w:r>
      <w:r w:rsidR="00941B5F">
        <w:t>.</w:t>
      </w:r>
      <w:r w:rsidRPr="00D60D91">
        <w:t xml:space="preserve"> The FEMA Regional Offices must initiate and create a Corrective Action Plan (CAP) when a CTP is outside of the tolerance. The CTP is required to implement this CAP as instructed by their FEMA Regional Office. A CAP must define the reason for the variance and the intended resolution. FEMA Regional Offices </w:t>
      </w:r>
      <w:r>
        <w:t>will</w:t>
      </w:r>
      <w:r w:rsidRPr="00D60D91">
        <w:t xml:space="preserve"> coordinate with FEMA Headquarters when CAPs are developed.</w:t>
      </w:r>
    </w:p>
    <w:p w14:paraId="2EBDDFF9" w14:textId="77777777" w:rsidR="00E041E8" w:rsidRDefault="00E041E8" w:rsidP="00E041E8">
      <w:pPr>
        <w:pStyle w:val="FEMANormal"/>
      </w:pPr>
      <w:r>
        <w:t>COMS SOW/PM SOW tasks are now tracked in the MIP. Cost and schedule performance measures are defined in this SOW. These measures will be used to monitor CTP performance and to determine future funding eligibility. Earned Value data entry involves the CTP updating cost, schedule and performance (physical % complete) in the MIP each month for each assigned task. The CTP may contact the FEMA Regional Office to obtain additional guidance (as needed) for updating COMS/PM efforts in the MIP.</w:t>
      </w:r>
    </w:p>
    <w:p w14:paraId="454631F1" w14:textId="77777777" w:rsidR="00E041E8" w:rsidRDefault="00E041E8" w:rsidP="00E041E8">
      <w:pPr>
        <w:pStyle w:val="FEMAHeading2"/>
      </w:pPr>
      <w:bookmarkStart w:id="60" w:name="_Toc191031178"/>
      <w:r>
        <w:t>Privacy and Protection of Personally Identifiable Information</w:t>
      </w:r>
      <w:bookmarkEnd w:id="60"/>
    </w:p>
    <w:p w14:paraId="30F6C644" w14:textId="77777777" w:rsidR="00E041E8" w:rsidRPr="003151B7" w:rsidRDefault="00E041E8" w:rsidP="00E041E8">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33" w:history="1">
        <w:r w:rsidRPr="000A0301">
          <w:rPr>
            <w:rStyle w:val="Hyperlink"/>
          </w:rPr>
          <w:t>Risk Analysis Management (RAM) Access Portal (RAP)</w:t>
        </w:r>
      </w:hyperlink>
      <w:r w:rsidRPr="003151B7">
        <w:t xml:space="preserve"> process</w:t>
      </w:r>
      <w:r>
        <w:t xml:space="preserve"> requirements</w:t>
      </w:r>
      <w:r w:rsidRPr="003151B7">
        <w:t>.</w:t>
      </w:r>
    </w:p>
    <w:p w14:paraId="0620DEC5" w14:textId="77777777" w:rsidR="00E041E8" w:rsidRPr="00F20421" w:rsidRDefault="00E041E8" w:rsidP="00E041E8">
      <w:pPr>
        <w:pStyle w:val="FEMANormal"/>
        <w:sectPr w:rsidR="00E041E8" w:rsidRPr="00F20421" w:rsidSect="00E041E8">
          <w:pgSz w:w="12240" w:h="15840"/>
          <w:pgMar w:top="1440" w:right="1440" w:bottom="1440" w:left="1440" w:header="720" w:footer="720" w:gutter="0"/>
          <w:cols w:space="720"/>
          <w:docGrid w:linePitch="360"/>
        </w:sectPr>
      </w:pPr>
      <w:r w:rsidRPr="003151B7">
        <w:t xml:space="preserve">Please contact your FEMA Regional </w:t>
      </w:r>
      <w:r>
        <w:t>Project Officer</w:t>
      </w:r>
      <w:r w:rsidRPr="003151B7">
        <w:t xml:space="preserve"> for more information.</w:t>
      </w:r>
    </w:p>
    <w:p w14:paraId="360EEAA8" w14:textId="77777777" w:rsidR="00E041E8" w:rsidRPr="00F60F4E" w:rsidRDefault="00E041E8" w:rsidP="00E041E8">
      <w:pPr>
        <w:pStyle w:val="FEMAHeading1"/>
      </w:pPr>
      <w:bookmarkStart w:id="61" w:name="_Toc191031179"/>
      <w:r>
        <w:lastRenderedPageBreak/>
        <w:t>Part 2 – Available COMS Scope Activities</w:t>
      </w:r>
      <w:bookmarkEnd w:id="61"/>
    </w:p>
    <w:p w14:paraId="754D069F" w14:textId="77777777" w:rsidR="00E041E8" w:rsidRDefault="00E041E8" w:rsidP="00E041E8">
      <w:pPr>
        <w:pStyle w:val="FEMACallout-CASESTUDYText"/>
      </w:pPr>
      <w:r w:rsidRPr="00A612C5">
        <w:t>Note, unless otherwise noted in</w:t>
      </w:r>
      <w:r>
        <w:t xml:space="preserve"> </w:t>
      </w:r>
      <w:r w:rsidRPr="00D07969">
        <w:t>in the Custom Scope Elements cell(s)</w:t>
      </w:r>
      <w:r>
        <w:t xml:space="preserve"> in</w:t>
      </w:r>
      <w:r w:rsidRPr="00A612C5">
        <w:t xml:space="preserve"> </w:t>
      </w:r>
      <w:r>
        <w:t xml:space="preserve">Tables 3-13 in </w:t>
      </w:r>
      <w:hyperlink w:anchor="Part_1_2_2" w:history="1">
        <w:r w:rsidRPr="003813F3">
          <w:rPr>
            <w:rStyle w:val="Hyperlink"/>
          </w:rPr>
          <w:t>Part 1.2.2</w:t>
        </w:r>
      </w:hyperlink>
      <w:r w:rsidRPr="00A612C5">
        <w:t xml:space="preserve">, </w:t>
      </w:r>
      <w:r>
        <w:t xml:space="preserve">the </w:t>
      </w:r>
      <w:r w:rsidRPr="00A612C5">
        <w:t xml:space="preserve">CTP </w:t>
      </w:r>
      <w:r>
        <w:t>will</w:t>
      </w:r>
      <w:r w:rsidRPr="00A612C5">
        <w:t xml:space="preserve"> fulfill all scope require</w:t>
      </w:r>
      <w:r>
        <w:t>ments identified</w:t>
      </w:r>
      <w:r w:rsidRPr="00A612C5">
        <w:t xml:space="preserve"> </w:t>
      </w:r>
      <w:r>
        <w:t>in</w:t>
      </w:r>
      <w:r w:rsidRPr="00A612C5">
        <w:t xml:space="preserve"> the </w:t>
      </w:r>
      <w:r>
        <w:t xml:space="preserve">following </w:t>
      </w:r>
      <w:r w:rsidRPr="00A612C5">
        <w:t>tasks.</w:t>
      </w:r>
    </w:p>
    <w:p w14:paraId="2703E891" w14:textId="46E9F3A3" w:rsidR="00E041E8" w:rsidRDefault="00E041E8" w:rsidP="00E041E8">
      <w:pPr>
        <w:pStyle w:val="FEMANormal"/>
      </w:pPr>
      <w:r>
        <w:t>The activities outlined in this SOW will be completed as specified in the funding opportunity, Award Notice and/or Articles of Agreement. The SOW may be terminated at the option of FEMA or the CTP in accordance with the provisions of the Partnership Agreement. If the SOW is terminated, the CTP must return all products produced to date. The CTP will return remaining funds to FEMA for any uncompleted activities under this SOW.</w:t>
      </w:r>
    </w:p>
    <w:p w14:paraId="5BFDBE3E" w14:textId="77777777" w:rsidR="00E041E8" w:rsidRDefault="00E041E8" w:rsidP="00E041E8">
      <w:pPr>
        <w:pStyle w:val="FEMANormal"/>
      </w:pPr>
      <w:r>
        <w:t>The COMS tasks and activities in this SOW are meant to recognize and enhance activities CTPs carry out that help communities:</w:t>
      </w:r>
    </w:p>
    <w:p w14:paraId="307839E0" w14:textId="77777777" w:rsidR="00E041E8" w:rsidRDefault="00E041E8" w:rsidP="00E041E8">
      <w:pPr>
        <w:pStyle w:val="FEMABullet-1"/>
      </w:pPr>
      <w:r>
        <w:t>Understand their flood risk and the importance of addressing that risk.</w:t>
      </w:r>
    </w:p>
    <w:p w14:paraId="0F5108B1" w14:textId="77777777" w:rsidR="00E041E8" w:rsidRDefault="00E041E8" w:rsidP="00E041E8">
      <w:pPr>
        <w:pStyle w:val="FEMABullet-1"/>
      </w:pPr>
      <w:r>
        <w:t>Become more willing to engage with the CTP and FEMA to learn about their risks.</w:t>
      </w:r>
    </w:p>
    <w:p w14:paraId="32C71843" w14:textId="77777777" w:rsidR="00E041E8" w:rsidRDefault="00E041E8" w:rsidP="00E041E8">
      <w:pPr>
        <w:pStyle w:val="FEMABullet-1"/>
      </w:pPr>
      <w:r>
        <w:t>Become better primed to take action that reduces their risk based on that analysis.</w:t>
      </w:r>
    </w:p>
    <w:p w14:paraId="1AFA9164" w14:textId="0C766493" w:rsidR="00E041E8" w:rsidRDefault="00E041E8" w:rsidP="00E041E8">
      <w:pPr>
        <w:pStyle w:val="FEMANormal"/>
      </w:pPr>
      <w:r>
        <w:t xml:space="preserve">Tasks funded under this SOW strengthen COMS activities. All processes and deliverables will be completed in accordance with FEMA’s </w:t>
      </w:r>
      <w:r w:rsidRPr="00692BA6">
        <w:t>Guidelines and Standards for Flood Risk Analysis and Mapping</w:t>
      </w:r>
      <w:r>
        <w:t>, Revision</w:t>
      </w:r>
      <w:r w:rsidR="00604BEA">
        <w:t>14</w:t>
      </w:r>
      <w:r>
        <w:t xml:space="preserve">, dated December </w:t>
      </w:r>
      <w:r w:rsidR="006C0F01">
        <w:t>2023</w:t>
      </w:r>
      <w:r>
        <w:t xml:space="preserve">. This document is on FEMA’s website at </w:t>
      </w:r>
      <w:hyperlink r:id="rId34" w:history="1">
        <w:r>
          <w:rPr>
            <w:rStyle w:val="Hyperlink"/>
          </w:rPr>
          <w:t>Guidelines and Standards for Flood Risk Analysis and Mapping Activities Under the Risk MAP Program</w:t>
        </w:r>
      </w:hyperlink>
      <w:r>
        <w:t xml:space="preserve">. </w:t>
      </w:r>
    </w:p>
    <w:p w14:paraId="19A87502" w14:textId="77777777" w:rsidR="00E041E8" w:rsidRDefault="00E041E8" w:rsidP="00E041E8">
      <w:pPr>
        <w:pStyle w:val="FEMANormal"/>
      </w:pPr>
      <w:r>
        <w:t>These guidelines and standards define how FEMA implements the statutory and regulatory requirements for National Flood Insurance Program (NFIP) flood risk projects.</w:t>
      </w:r>
    </w:p>
    <w:p w14:paraId="6E9D92BC" w14:textId="77777777" w:rsidR="00E041E8" w:rsidRDefault="00E041E8" w:rsidP="00E041E8">
      <w:pPr>
        <w:pStyle w:val="FEMANormal"/>
      </w:pPr>
      <w:r>
        <w:t>COMS tasks cannot produce a Flood Insurance Rate Map (FIRM). Tasks that can be accomplished under this COMS SOW are as follows:</w:t>
      </w:r>
    </w:p>
    <w:p w14:paraId="2E131B4D" w14:textId="77777777" w:rsidR="00E041E8" w:rsidRDefault="00E041E8" w:rsidP="00E041E8">
      <w:pPr>
        <w:pStyle w:val="FEMABullet-1"/>
      </w:pPr>
      <w:r>
        <w:t>COMS Engagement Plan (Required).</w:t>
      </w:r>
    </w:p>
    <w:p w14:paraId="2E0B2D1E" w14:textId="77777777" w:rsidR="00E041E8" w:rsidRDefault="00E041E8" w:rsidP="00E041E8">
      <w:pPr>
        <w:pStyle w:val="FEMABullet-1"/>
      </w:pPr>
      <w:r>
        <w:t>Strategic Planning for Community Engagement.</w:t>
      </w:r>
    </w:p>
    <w:p w14:paraId="7DCEB10F" w14:textId="77777777" w:rsidR="00E041E8" w:rsidRDefault="00E041E8" w:rsidP="00E041E8">
      <w:pPr>
        <w:pStyle w:val="FEMABullet-1"/>
      </w:pPr>
      <w:r>
        <w:t>Meetings and Process Facilitation.</w:t>
      </w:r>
    </w:p>
    <w:p w14:paraId="7D6B927E" w14:textId="77777777" w:rsidR="00E041E8" w:rsidRDefault="00E041E8" w:rsidP="00E041E8">
      <w:pPr>
        <w:pStyle w:val="FEMABullet-1"/>
      </w:pPr>
      <w:r>
        <w:t>Mitigation Support.</w:t>
      </w:r>
    </w:p>
    <w:p w14:paraId="22DFEA54" w14:textId="77777777" w:rsidR="00E041E8" w:rsidRDefault="00E041E8" w:rsidP="00E041E8">
      <w:pPr>
        <w:pStyle w:val="FEMABullet-1"/>
      </w:pPr>
      <w:r>
        <w:t>Communication and Outreach to Communities.</w:t>
      </w:r>
    </w:p>
    <w:p w14:paraId="032D6A6B" w14:textId="77777777" w:rsidR="00E041E8" w:rsidRDefault="00E041E8" w:rsidP="00E041E8">
      <w:pPr>
        <w:pStyle w:val="FEMABullet-1"/>
      </w:pPr>
      <w:r>
        <w:t>Training and Community Capability Development.</w:t>
      </w:r>
    </w:p>
    <w:p w14:paraId="00582C71" w14:textId="77777777" w:rsidR="00E041E8" w:rsidRDefault="00E041E8" w:rsidP="00E041E8">
      <w:pPr>
        <w:pStyle w:val="FEMABullet-1"/>
      </w:pPr>
      <w:r>
        <w:t>Mitigation Planning Technical Assistance.</w:t>
      </w:r>
    </w:p>
    <w:p w14:paraId="51ADACEA" w14:textId="77777777" w:rsidR="00E041E8" w:rsidRDefault="00E041E8" w:rsidP="00E041E8">
      <w:pPr>
        <w:pStyle w:val="FEMABullet-1"/>
      </w:pPr>
      <w:r>
        <w:lastRenderedPageBreak/>
        <w:t>Pilot Projects.</w:t>
      </w:r>
    </w:p>
    <w:p w14:paraId="0ECF70E3" w14:textId="77777777" w:rsidR="00E041E8" w:rsidRDefault="00E041E8" w:rsidP="00E041E8">
      <w:pPr>
        <w:pStyle w:val="FEMABullet-1"/>
      </w:pPr>
      <w:r>
        <w:t>Internal Partner Support Activities:</w:t>
      </w:r>
    </w:p>
    <w:p w14:paraId="472A5C8D" w14:textId="77777777" w:rsidR="00E041E8" w:rsidRDefault="00E041E8" w:rsidP="00E041E8">
      <w:pPr>
        <w:pStyle w:val="FEMABullet-2"/>
      </w:pPr>
      <w:r>
        <w:t>Mentoring.</w:t>
      </w:r>
    </w:p>
    <w:p w14:paraId="3F2D6DE1" w14:textId="77777777" w:rsidR="00E041E8" w:rsidRDefault="00E041E8" w:rsidP="00E041E8">
      <w:pPr>
        <w:pStyle w:val="FEMABullet-2"/>
      </w:pPr>
      <w:r>
        <w:t>Staffing.</w:t>
      </w:r>
    </w:p>
    <w:p w14:paraId="4CDD36B7" w14:textId="491AF773" w:rsidR="00E041E8" w:rsidRDefault="00E041E8" w:rsidP="00E041E8">
      <w:pPr>
        <w:pStyle w:val="FEMABullet-1"/>
      </w:pPr>
      <w:r>
        <w:t xml:space="preserve">CTP </w:t>
      </w:r>
      <w:r w:rsidR="00926AAD">
        <w:t>Engagement.</w:t>
      </w:r>
    </w:p>
    <w:p w14:paraId="5D88EC7C" w14:textId="77777777" w:rsidR="00E041E8" w:rsidRDefault="00E041E8" w:rsidP="00E041E8">
      <w:pPr>
        <w:pStyle w:val="FEMAHeading2"/>
      </w:pPr>
      <w:bookmarkStart w:id="62" w:name="Part_2_1"/>
      <w:bookmarkStart w:id="63" w:name="_Toc191031180"/>
      <w:bookmarkStart w:id="64" w:name="_Toc525553700"/>
      <w:bookmarkEnd w:id="62"/>
      <w:r>
        <w:t>COMS Engagement Plan (Required)</w:t>
      </w:r>
      <w:bookmarkEnd w:id="63"/>
    </w:p>
    <w:p w14:paraId="68E5415D" w14:textId="77777777" w:rsidR="00E041E8" w:rsidRDefault="00E041E8" w:rsidP="00E041E8">
      <w:pPr>
        <w:pStyle w:val="FEMANormal"/>
      </w:pPr>
      <w:bookmarkStart w:id="65" w:name="Part_2_2"/>
      <w:bookmarkEnd w:id="65"/>
      <w:r w:rsidRPr="00CF4AB0">
        <w:rPr>
          <w:b/>
          <w:bCs/>
          <w:u w:val="single"/>
        </w:rPr>
        <w:t>Intent</w:t>
      </w:r>
      <w:r>
        <w:t>: Document prepared by CTPs and used by Regional Offices to support Risk MAP Multi-year Planning. This plan should identify the overarching approach to community engagement. The detailed approach will be applied on a project-by-project basis. This plan must:</w:t>
      </w:r>
    </w:p>
    <w:p w14:paraId="3E097157" w14:textId="77777777" w:rsidR="00E041E8" w:rsidRDefault="00E041E8" w:rsidP="00E041E8">
      <w:pPr>
        <w:pStyle w:val="FEMANumbering"/>
      </w:pPr>
      <w:r>
        <w:t>Document the CTP’s COMS capabilities and accomplishments. For example, summarize how the CTP performs community outreach. Provide examples of successful community outreach efforts. Summarize the CTP’s strategic approach to community engagement. Identify critical factors in successfully leading communities to reduce their risk.</w:t>
      </w:r>
    </w:p>
    <w:p w14:paraId="0B4DE74F" w14:textId="77777777" w:rsidR="00E041E8" w:rsidRDefault="00E041E8" w:rsidP="00E041E8">
      <w:pPr>
        <w:pStyle w:val="FEMANumbering"/>
      </w:pPr>
      <w:r>
        <w:t>Explain the CTP’s vision for implementing or participating in Risk MAP. Describe how the CTP’s activities advance the vision, goals and objectives of Risk MAP by encouraging communities to act to mitigate risk.</w:t>
      </w:r>
    </w:p>
    <w:p w14:paraId="46AF66DD" w14:textId="77777777" w:rsidR="00E041E8" w:rsidRDefault="00E041E8" w:rsidP="00E041E8">
      <w:pPr>
        <w:pStyle w:val="FEMANumbering"/>
      </w:pPr>
      <w:r>
        <w:t>Include examples or updates from previous years’ activities (if applicable).</w:t>
      </w:r>
    </w:p>
    <w:p w14:paraId="520A09B8" w14:textId="77777777" w:rsidR="00E041E8" w:rsidRDefault="00E041E8" w:rsidP="00E041E8">
      <w:pPr>
        <w:pStyle w:val="FEMANumbering"/>
      </w:pPr>
      <w:r>
        <w:t>Provide recommendations to FEMA regarding action and outreach potential for future Risk MAP projects within the state, regional or local area.</w:t>
      </w:r>
    </w:p>
    <w:p w14:paraId="6623C516" w14:textId="77777777" w:rsidR="00E041E8" w:rsidRDefault="00E041E8" w:rsidP="00E041E8">
      <w:pPr>
        <w:pStyle w:val="FEMANormal"/>
      </w:pPr>
      <w:r>
        <w:t>CTPs that are also completing activities under the PM SOW may combine the Business Plan and the COMS Engagement Plan for these two SOWs into a comprehensive Business Plan. The Business Plan should include the required elements for both the PM SOW Business Plan and the COMS SOW Engagement Plan. CTPs must work with their FEMA Regional Office for additional details and requirements of Business/Engagement Plans, including due dates for the state and/or local Business Plans.</w:t>
      </w:r>
    </w:p>
    <w:p w14:paraId="054CD6C1" w14:textId="77777777" w:rsidR="00E041E8" w:rsidRDefault="00E041E8" w:rsidP="00E041E8">
      <w:pPr>
        <w:pStyle w:val="FEMANormal"/>
      </w:pPr>
      <w:r>
        <w:t>If the CTP has both COMS and PM SOWs, then the COMS Engagement Plan and Business Plan requirements of the PM and COMS awards will be combined into a single deliverable. T</w:t>
      </w:r>
      <w:r w:rsidRPr="00724A39">
        <w:t xml:space="preserve">he FEMA Regional </w:t>
      </w:r>
      <w:r>
        <w:t>Project Officer must approve this combination</w:t>
      </w:r>
      <w:r w:rsidRPr="00724A39">
        <w:t>.</w:t>
      </w:r>
      <w:r>
        <w:t xml:space="preserve"> If this is the case, note it in Tables 3 to 13 in </w:t>
      </w:r>
      <w:hyperlink w:anchor="Part_1_2_2" w:history="1">
        <w:r w:rsidRPr="00724A39">
          <w:rPr>
            <w:rStyle w:val="Hyperlink"/>
          </w:rPr>
          <w:t>Part 1.2.2</w:t>
        </w:r>
      </w:hyperlink>
      <w:r>
        <w:t>.</w:t>
      </w:r>
    </w:p>
    <w:p w14:paraId="6FD763F5" w14:textId="77777777" w:rsidR="00E041E8" w:rsidRDefault="00E041E8" w:rsidP="00E041E8">
      <w:pPr>
        <w:pStyle w:val="FEMAHeading2"/>
      </w:pPr>
      <w:bookmarkStart w:id="66" w:name="_Toc191031181"/>
      <w:r>
        <w:t>Strategic Planning for Community Outreach and Engagement</w:t>
      </w:r>
      <w:bookmarkEnd w:id="66"/>
    </w:p>
    <w:p w14:paraId="35229089" w14:textId="77777777" w:rsidR="00E041E8" w:rsidRDefault="00E041E8" w:rsidP="00E041E8">
      <w:pPr>
        <w:pStyle w:val="FEMANormal"/>
      </w:pPr>
      <w:r w:rsidRPr="00CF4AB0">
        <w:rPr>
          <w:b/>
          <w:bCs/>
          <w:u w:val="single"/>
        </w:rPr>
        <w:t>Intent</w:t>
      </w:r>
      <w:r>
        <w:t>: The CTP will strategically prepare to engage with communities and stakeholders to drive discussions towards reducing natural hazard risk. This work can include creating a framework for action and/or working with the community to support its progress in reducing risk.</w:t>
      </w:r>
    </w:p>
    <w:p w14:paraId="0A0FAC38" w14:textId="77777777" w:rsidR="00E041E8" w:rsidRDefault="00E041E8" w:rsidP="00E041E8">
      <w:pPr>
        <w:pStyle w:val="FEMANormal"/>
      </w:pPr>
      <w:r>
        <w:lastRenderedPageBreak/>
        <w:t xml:space="preserve">There are many ways to encourage natural hazard reduction or mitigation: </w:t>
      </w:r>
    </w:p>
    <w:p w14:paraId="164E88A8" w14:textId="77777777" w:rsidR="00E041E8" w:rsidRDefault="00E041E8" w:rsidP="00E041E8">
      <w:pPr>
        <w:pStyle w:val="FEMABullet-1"/>
      </w:pPr>
      <w:r>
        <w:t>Ensure that the community understands and accepts its flood risk.</w:t>
      </w:r>
    </w:p>
    <w:p w14:paraId="5DDD643B" w14:textId="77777777" w:rsidR="00E041E8" w:rsidRDefault="00E041E8" w:rsidP="00E041E8">
      <w:pPr>
        <w:pStyle w:val="FEMABullet-1"/>
      </w:pPr>
      <w:r>
        <w:t>Invite non-traditional partners and community-based organizations that represent socially vulnerable populations to the conversation.</w:t>
      </w:r>
    </w:p>
    <w:p w14:paraId="115B050D" w14:textId="77777777" w:rsidR="00E041E8" w:rsidRDefault="00E041E8" w:rsidP="00E041E8">
      <w:pPr>
        <w:pStyle w:val="FEMABullet-1"/>
      </w:pPr>
      <w:r>
        <w:t>Educate the community about how mitigation can help them in a way that is meaningful to them.</w:t>
      </w:r>
    </w:p>
    <w:p w14:paraId="6BDD807D" w14:textId="77777777" w:rsidR="00E041E8" w:rsidRDefault="00E041E8" w:rsidP="00E041E8">
      <w:pPr>
        <w:pStyle w:val="FEMABullet-1"/>
      </w:pPr>
      <w:r>
        <w:t>Provide technical assistance to help identify what mitigation priorities are achievable.</w:t>
      </w:r>
    </w:p>
    <w:p w14:paraId="2B97212A" w14:textId="77777777" w:rsidR="00E041E8" w:rsidRDefault="00E041E8" w:rsidP="00E041E8">
      <w:pPr>
        <w:pStyle w:val="FEMABullet-1"/>
      </w:pPr>
      <w:r>
        <w:t>Ensure the right stakeholders (e.g., community officials, local influencers, regional and state partners) are involved so decisions about mitigation are optimized.</w:t>
      </w:r>
    </w:p>
    <w:p w14:paraId="5FE01582" w14:textId="77777777" w:rsidR="00E041E8" w:rsidRDefault="00E041E8" w:rsidP="00E041E8">
      <w:pPr>
        <w:pStyle w:val="FEMABullet-1"/>
      </w:pPr>
      <w:r>
        <w:t>Understand the community’s other key concerns. Their concerns might affect their interest and capacity. This information can inform how best to engage with them.</w:t>
      </w:r>
    </w:p>
    <w:p w14:paraId="32A6007B" w14:textId="77777777" w:rsidR="00E041E8" w:rsidRDefault="00E041E8" w:rsidP="00E041E8">
      <w:pPr>
        <w:pStyle w:val="FEMACallout-CASESTUDYText"/>
      </w:pPr>
      <w:r>
        <w:t>Note: The communication and outreach activities described in this task supplement or complement the ones in the Flood Risk Project MAS. CTPs and the FEMA Regional Office must confirm no duplication of effort in other awards (e.g., grants, cooperative agreements, interagency agreements and contracts).</w:t>
      </w:r>
    </w:p>
    <w:p w14:paraId="256D49E0" w14:textId="77777777" w:rsidR="00E041E8" w:rsidRDefault="00E041E8" w:rsidP="00E041E8">
      <w:pPr>
        <w:pStyle w:val="FEMANormal"/>
      </w:pPr>
      <w:r>
        <w:t>Unless otherwise amended in</w:t>
      </w:r>
      <w:r w:rsidRPr="005F6D73">
        <w:t xml:space="preserve"> the “Custom Scope Elements” cell</w:t>
      </w:r>
      <w:r>
        <w:t xml:space="preserve"> of </w:t>
      </w:r>
      <w:r>
        <w:fldChar w:fldCharType="begin"/>
      </w:r>
      <w:r>
        <w:instrText xml:space="preserve"> REF _Ref98239900 \h </w:instrText>
      </w:r>
      <w:r>
        <w:fldChar w:fldCharType="separate"/>
      </w:r>
      <w:r>
        <w:t xml:space="preserve">Table </w:t>
      </w:r>
      <w:r>
        <w:rPr>
          <w:noProof/>
        </w:rPr>
        <w:t>4</w:t>
      </w:r>
      <w:r>
        <w:t xml:space="preserve">. </w:t>
      </w:r>
      <w:r w:rsidRPr="004E6DDD">
        <w:t>Task 2 – Strategic Planning for Community Outreach and Engagement</w:t>
      </w:r>
      <w:r>
        <w:fldChar w:fldCharType="end"/>
      </w:r>
      <w:r>
        <w:t>, completion of Strategic Planning for Community Outreach and Engagement task will include:</w:t>
      </w:r>
    </w:p>
    <w:p w14:paraId="34E2FC6E" w14:textId="77777777" w:rsidR="00C01CC1" w:rsidRDefault="00E041E8" w:rsidP="00E041E8">
      <w:pPr>
        <w:pStyle w:val="FEMANormal"/>
      </w:pPr>
      <w:r w:rsidRPr="5B54DFDB">
        <w:rPr>
          <w:b/>
          <w:bCs/>
        </w:rPr>
        <w:t>Awareness and Action Strategy</w:t>
      </w:r>
      <w:r>
        <w:t xml:space="preserve"> – Develop a regional approach to better understand communities’ needs and priorities. Do this by researching demographics and socio-economic factors, understanding community communications practices and preferences, evaluating local plans and initiatives, identifying local decision makers and potential advocates, understanding mitigation history and potential roadblocks, and identifying existing relationships with state and federal agencies. These collected insights can build stronger partnerships within a community, increase participation in and acceptance of the mapping process, and </w:t>
      </w:r>
      <w:r w:rsidR="0028118D">
        <w:t xml:space="preserve">tailor </w:t>
      </w:r>
      <w:r>
        <w:t xml:space="preserve">risk messaging and meeting approaches. </w:t>
      </w:r>
    </w:p>
    <w:p w14:paraId="621ADE1D" w14:textId="77777777" w:rsidR="00E041E8" w:rsidRDefault="00E041E8" w:rsidP="00E041E8">
      <w:pPr>
        <w:pStyle w:val="FEMANormal"/>
      </w:pPr>
      <w:r w:rsidRPr="009B2F28">
        <w:rPr>
          <w:b/>
          <w:bCs/>
        </w:rPr>
        <w:t>Watershed and Community Assessment and Mitigation Action Plan</w:t>
      </w:r>
      <w:r>
        <w:t xml:space="preserve"> – Assess a watershed and high priority communities to understand their mitigation priorities. Determine their existing relationships with FEMA and other federal agencies. The assessment may include local planners, floodplain administrators, elected officials, community leaders, local levee/dam/coastal leadership, business owners, residents, participants from other local departments such as public works, and others based on local needs such as Non-governmental Organizations (NGOs) or local initiatives. Local Hazard Mitigation Plans, FEMA’s National Risk Index, the Center for Disease Control/Agency for Toxic Substances and Disease Registry’s Social Vulnerability Index, and other planning </w:t>
      </w:r>
      <w:r>
        <w:lastRenderedPageBreak/>
        <w:t xml:space="preserve">processes/documents can inform this work. Interviewing key stakeholders can inform the assessment. </w:t>
      </w:r>
    </w:p>
    <w:p w14:paraId="3BC7F9F1" w14:textId="77777777" w:rsidR="00E041E8" w:rsidRDefault="00E041E8" w:rsidP="00E041E8">
      <w:pPr>
        <w:pStyle w:val="FEMANormal"/>
      </w:pPr>
      <w:r w:rsidRPr="00127520">
        <w:rPr>
          <w:b/>
          <w:bCs/>
        </w:rPr>
        <w:t>Relationship Management Plan</w:t>
      </w:r>
      <w:r>
        <w:t xml:space="preserve"> – Identify how to establish and/or build relationships among FEMA, the CTP and local stakeholders. Consider the objectives, roles and responsibilities and how you will measure success. Consult with local organizations or community champions to understand the nuances of a community. Ensure you capture all community dynamics.</w:t>
      </w:r>
    </w:p>
    <w:p w14:paraId="01CC729D" w14:textId="5D1B4FEA" w:rsidR="00E041E8" w:rsidRDefault="00E041E8" w:rsidP="00E041E8">
      <w:pPr>
        <w:pStyle w:val="FEMANormal"/>
      </w:pPr>
      <w:r w:rsidRPr="00127520">
        <w:rPr>
          <w:b/>
          <w:bCs/>
        </w:rPr>
        <w:t>Community Prioritization</w:t>
      </w:r>
      <w:r>
        <w:t xml:space="preserve"> – Prioritize the action potential, action readiness or needs of communities within a watershed to inform project scoping and planning. Consider marginalized communities or populations and how you might address </w:t>
      </w:r>
      <w:r w:rsidR="004363EF">
        <w:t xml:space="preserve">community-specific challenges </w:t>
      </w:r>
      <w:r>
        <w:t xml:space="preserve">when offering services to </w:t>
      </w:r>
      <w:r w:rsidR="009904CD">
        <w:t>reduce disparities</w:t>
      </w:r>
      <w:r>
        <w:t xml:space="preserve"> and build capabilities.</w:t>
      </w:r>
    </w:p>
    <w:p w14:paraId="1B559F45" w14:textId="77777777" w:rsidR="00E041E8" w:rsidRPr="002645E1" w:rsidRDefault="00E041E8" w:rsidP="00E041E8">
      <w:pPr>
        <w:pStyle w:val="FEMANormal"/>
      </w:pPr>
      <w:r w:rsidRPr="00127520">
        <w:rPr>
          <w:b/>
          <w:bCs/>
        </w:rPr>
        <w:t>Integration Planning</w:t>
      </w:r>
      <w:r>
        <w:t xml:space="preserve"> – Help federal, state and local partners coordinate efforts that move communities towards reducing flood risk. Convene a variety of stakeholders (who might have diverse goals) and provide tools and knowledge to conduct joint mitigation planning in a watershed. Consider a variety of planning tools, including those that address future conditions, and social vulnerability. The CTP will coordinate with their Regional Project Officer to ensure that they use up-to-date products and templates. New products must be assessed and fully reviewed before dissemination.</w:t>
      </w:r>
    </w:p>
    <w:p w14:paraId="3ECBD051" w14:textId="77777777" w:rsidR="00E041E8" w:rsidRDefault="00E041E8" w:rsidP="00E041E8">
      <w:pPr>
        <w:pStyle w:val="FEMAHeading2"/>
      </w:pPr>
      <w:bookmarkStart w:id="67" w:name="Part_2_3"/>
      <w:bookmarkStart w:id="68" w:name="_Toc191031182"/>
      <w:bookmarkEnd w:id="67"/>
      <w:r>
        <w:t>Meetings and Process Facilitation (if needed)</w:t>
      </w:r>
      <w:bookmarkEnd w:id="68"/>
    </w:p>
    <w:p w14:paraId="2C039163" w14:textId="77777777" w:rsidR="00E041E8" w:rsidRDefault="00E041E8" w:rsidP="00E041E8">
      <w:pPr>
        <w:pStyle w:val="FEMANormal"/>
      </w:pPr>
      <w:r w:rsidRPr="007D127F">
        <w:rPr>
          <w:b/>
          <w:bCs/>
          <w:u w:val="single"/>
        </w:rPr>
        <w:t>Intent</w:t>
      </w:r>
      <w:r>
        <w:t>: The CTP will hold meetings and facilitate the decision-making processes. Only meeting activities that are not funded under an award for a specific project area outlined in a Flood Risk Project MAS are allowed. However, the CTP may provide additional scope to clarify the difference between the funding under the COMS SOW and the MAS for the specific flood risk project. The following potential activities are included in this task:</w:t>
      </w:r>
    </w:p>
    <w:p w14:paraId="1FED5444" w14:textId="77777777" w:rsidR="00E041E8" w:rsidRDefault="00E041E8" w:rsidP="00E041E8">
      <w:pPr>
        <w:pStyle w:val="FEMANormal"/>
      </w:pPr>
      <w:r w:rsidRPr="007747D7">
        <w:rPr>
          <w:b/>
          <w:bCs/>
        </w:rPr>
        <w:t>Process Facilitation –</w:t>
      </w:r>
      <w:r>
        <w:t xml:space="preserve"> Support for implementation of the strategic planning efforts includes identifying and supporting key community priorities and key influencers; supporting community identification of mitigation opportunities; gap analysis of community requirements for mitigation implementation; ongoing relationship management; monitoring, evaluation and update. </w:t>
      </w:r>
    </w:p>
    <w:p w14:paraId="6EC66B40" w14:textId="77777777" w:rsidR="00E041E8" w:rsidRDefault="00E041E8" w:rsidP="00E041E8">
      <w:pPr>
        <w:pStyle w:val="FEMANormal"/>
      </w:pPr>
      <w:r>
        <w:t>The CTP will create materials in “</w:t>
      </w:r>
      <w:r w:rsidRPr="00CE1B32">
        <w:t>plain language</w:t>
      </w:r>
      <w:r>
        <w:t xml:space="preserve">” to increase understanding for meeting participants. </w:t>
      </w:r>
    </w:p>
    <w:p w14:paraId="4D0D5914" w14:textId="77777777" w:rsidR="00E041E8" w:rsidRDefault="00E041E8" w:rsidP="00E041E8">
      <w:pPr>
        <w:pStyle w:val="FEMANormal"/>
      </w:pPr>
      <w:r>
        <w:t xml:space="preserve">Where practical, CTPs will apply accessibility principles in meetings, such as language translation services, compliance with the </w:t>
      </w:r>
      <w:hyperlink r:id="rId35" w:history="1">
        <w:r w:rsidRPr="003E302F">
          <w:rPr>
            <w:rStyle w:val="Hyperlink"/>
          </w:rPr>
          <w:t>Americans with Disabilities Act (ADA)</w:t>
        </w:r>
      </w:hyperlink>
      <w:r>
        <w:t xml:space="preserve"> accessibility and Section 508 compliance.</w:t>
      </w:r>
    </w:p>
    <w:p w14:paraId="141F4496" w14:textId="77777777" w:rsidR="00E041E8" w:rsidRDefault="00E041E8" w:rsidP="00E041E8">
      <w:pPr>
        <w:pStyle w:val="FEMANormal"/>
      </w:pPr>
      <w:r>
        <w:t xml:space="preserve">CTPS will follow all current PII policies regarding deliverables. If there are any questions regarding current PII policies, please reach out to your FEMA representative. CTPs may also reference the </w:t>
      </w:r>
      <w:hyperlink r:id="rId36" w:history="1">
        <w:r w:rsidRPr="006326DF">
          <w:rPr>
            <w:rStyle w:val="Hyperlink"/>
          </w:rPr>
          <w:t>Federal Registrar Notice on the Privacy Act</w:t>
        </w:r>
      </w:hyperlink>
      <w:r>
        <w:t xml:space="preserve">. </w:t>
      </w:r>
    </w:p>
    <w:p w14:paraId="0E96ECB0" w14:textId="77777777" w:rsidR="00E041E8" w:rsidRPr="006E1B45" w:rsidRDefault="00E041E8" w:rsidP="00E041E8">
      <w:pPr>
        <w:pStyle w:val="FEMANormal"/>
      </w:pPr>
      <w:r>
        <w:lastRenderedPageBreak/>
        <w:t>The CTP will notify FEMA and all applicable parties of all meetings with community officials at least 3 to 6 weeks before the meeting (with as much notice as possible). FEMA and/or its contractor(s) may or may not attend the community meetings.</w:t>
      </w:r>
    </w:p>
    <w:p w14:paraId="4F02C645" w14:textId="77777777" w:rsidR="00E041E8" w:rsidRDefault="00E041E8" w:rsidP="00E041E8">
      <w:pPr>
        <w:pStyle w:val="FEMAHeading2"/>
      </w:pPr>
      <w:bookmarkStart w:id="69" w:name="Part_2_4"/>
      <w:bookmarkStart w:id="70" w:name="_Toc191031183"/>
      <w:bookmarkEnd w:id="69"/>
      <w:r>
        <w:t>Mitigation Support</w:t>
      </w:r>
      <w:bookmarkEnd w:id="70"/>
    </w:p>
    <w:p w14:paraId="387D36F5" w14:textId="77777777" w:rsidR="00E041E8" w:rsidRDefault="00E041E8" w:rsidP="00E041E8">
      <w:pPr>
        <w:pStyle w:val="FEMANormal"/>
      </w:pPr>
      <w:r w:rsidRPr="0074760D">
        <w:rPr>
          <w:b/>
          <w:bCs/>
          <w:u w:val="single"/>
        </w:rPr>
        <w:t>Intent</w:t>
      </w:r>
      <w:r>
        <w:t xml:space="preserve">: The CTP will leverage Risk MAP data, analyses, products and/or processes to support communities to advance mitigation actions. Funds cannot be used to update all or part of a Hazard Mitigation Plan. Funds may be used to add hazard mitigation concepts to community plans and regulations. </w:t>
      </w:r>
    </w:p>
    <w:p w14:paraId="36B23271" w14:textId="77777777" w:rsidR="00E041E8" w:rsidRDefault="00E041E8" w:rsidP="00E041E8">
      <w:pPr>
        <w:pStyle w:val="FEMANormal"/>
      </w:pPr>
      <w:r>
        <w:t>The CTP will work closely with state and local Emergency Management Offices across the life cycle of a Risk MAP project. They will work together to collect and quantify actions identified and those advanced during a project-specific MAS. Actions should also be documented during the grant period of performance for any projects, even after the closeout of a Risk MAP project. This activity supports local emergency managers to talk with communities beyond completion of the project for all watersheds included in this SOW.</w:t>
      </w:r>
    </w:p>
    <w:p w14:paraId="6D45DFEE" w14:textId="77777777" w:rsidR="00E041E8" w:rsidRPr="003440E9" w:rsidRDefault="00E041E8" w:rsidP="00E041E8">
      <w:pPr>
        <w:pStyle w:val="FEMANormal"/>
        <w:rPr>
          <w:b/>
          <w:bCs/>
          <w:u w:val="single"/>
        </w:rPr>
      </w:pPr>
      <w:r w:rsidRPr="003440E9">
        <w:rPr>
          <w:b/>
          <w:bCs/>
          <w:u w:val="single"/>
        </w:rPr>
        <w:t>Activities include:</w:t>
      </w:r>
    </w:p>
    <w:p w14:paraId="2CACA739" w14:textId="77777777" w:rsidR="00E041E8" w:rsidRDefault="00E041E8" w:rsidP="00E041E8">
      <w:pPr>
        <w:pStyle w:val="FEMANormal"/>
      </w:pPr>
      <w:r w:rsidRPr="0074760D">
        <w:rPr>
          <w:b/>
          <w:bCs/>
        </w:rPr>
        <w:t>Action Identified</w:t>
      </w:r>
      <w:r>
        <w:t xml:space="preserve"> – P</w:t>
      </w:r>
      <w:r w:rsidRPr="002634C4">
        <w:t xml:space="preserve">roviding </w:t>
      </w:r>
      <w:r>
        <w:t>information communities can use to identify mitigation opportunities and/or select alternatives. Data can either be new data or aggregation of existing data that is delivered in formats that are useable. Analysis (i.e., risk assessments, social vulnerability analysis, triple bottom line analysis, or feasibility assessments) will be performed to solve identified problems and/or develop requirements for project solutions. This is also a chance to help the community understand its geographic location in the larger watershed. Topography should be considered when choosing mitigation projects because one community’s effort can have downstream or upstream effects. Support will also include helping communities understand what capacity they need to undertake a project, how to carry out project planning, how to get the right people at the table to gain consensus on project options, and how to pursue funding sources.</w:t>
      </w:r>
    </w:p>
    <w:p w14:paraId="7697EFA0" w14:textId="77777777" w:rsidR="00E041E8" w:rsidRDefault="00E041E8" w:rsidP="00E041E8">
      <w:pPr>
        <w:pStyle w:val="FEMANormal"/>
      </w:pPr>
      <w:r w:rsidRPr="0074760D">
        <w:rPr>
          <w:b/>
          <w:bCs/>
        </w:rPr>
        <w:t>Action Advanced</w:t>
      </w:r>
      <w:r>
        <w:t xml:space="preserve"> – Support for communities to advance mitigation opportunities such as scoping/design; budgeting; obtaining funding; project planning; and technical support for zoning, code and/or ordinance development. Support will include helping communities navigate jurisdictional boundaries, political challenges related to gaining consensus and funding, support in navigating federal and state regulations and program requirements, identifying potential project partners, and educating the public about the project’s benefits and any potential impacts that might occur during implementation. </w:t>
      </w:r>
    </w:p>
    <w:p w14:paraId="3DD0B6A0" w14:textId="77777777" w:rsidR="00E041E8" w:rsidRDefault="00E041E8" w:rsidP="00E041E8">
      <w:pPr>
        <w:pStyle w:val="FEMANormal"/>
      </w:pPr>
      <w:r w:rsidRPr="0074760D">
        <w:rPr>
          <w:b/>
          <w:bCs/>
        </w:rPr>
        <w:t>Evaluation and Valuation</w:t>
      </w:r>
      <w:r>
        <w:t xml:space="preserve"> – Support provided to the community to evaluate and demonstrate the value of the mitigation investment. Value can include calculating economic, environmental and/or social benefits as well as avoided losses from natural hazard events.</w:t>
      </w:r>
    </w:p>
    <w:p w14:paraId="0AFAE860" w14:textId="77777777" w:rsidR="00E041E8" w:rsidRDefault="00E041E8" w:rsidP="00E041E8">
      <w:pPr>
        <w:pStyle w:val="FEMANormal"/>
      </w:pPr>
      <w:r w:rsidRPr="0074760D">
        <w:rPr>
          <w:b/>
          <w:bCs/>
        </w:rPr>
        <w:t>Other</w:t>
      </w:r>
      <w:r>
        <w:t xml:space="preserve"> – Other activities discussed with the FEMA Regional Office.</w:t>
      </w:r>
    </w:p>
    <w:p w14:paraId="56B172F4" w14:textId="77777777" w:rsidR="00E041E8" w:rsidRDefault="00E041E8" w:rsidP="00E041E8">
      <w:pPr>
        <w:pStyle w:val="FEMAHeading2"/>
      </w:pPr>
      <w:bookmarkStart w:id="71" w:name="Part_2_5"/>
      <w:bookmarkStart w:id="72" w:name="_Toc191031184"/>
      <w:bookmarkEnd w:id="71"/>
      <w:r>
        <w:lastRenderedPageBreak/>
        <w:t>Communication and Outreach to Communities</w:t>
      </w:r>
      <w:bookmarkEnd w:id="72"/>
    </w:p>
    <w:p w14:paraId="7093F0CD" w14:textId="77777777" w:rsidR="00E041E8" w:rsidRDefault="00E041E8" w:rsidP="00E041E8">
      <w:pPr>
        <w:pStyle w:val="FEMANormal"/>
      </w:pPr>
      <w:r w:rsidRPr="00EF686E">
        <w:rPr>
          <w:b/>
          <w:bCs/>
          <w:u w:val="single"/>
        </w:rPr>
        <w:t>Intent</w:t>
      </w:r>
      <w:r>
        <w:t xml:space="preserve">: The CTP will develop, promote and deliver resources to communities for risk awareness and mitigation action. This might include developing messages and products for strategic outreach campaigns. The CTP may also choose to adapt existing public resources to the needs of a community. In </w:t>
      </w:r>
      <w:hyperlink w:anchor="Part1_2_Task5" w:history="1">
        <w:r w:rsidRPr="000348D6">
          <w:rPr>
            <w:rStyle w:val="Hyperlink"/>
          </w:rPr>
          <w:t>Part 1.2</w:t>
        </w:r>
      </w:hyperlink>
      <w:r>
        <w:t>, the CTP should name the source of the adapted materials. Activities include:</w:t>
      </w:r>
    </w:p>
    <w:p w14:paraId="7689D378" w14:textId="17BE364E" w:rsidR="00E041E8" w:rsidRDefault="00E041E8" w:rsidP="00E041E8">
      <w:pPr>
        <w:pStyle w:val="FEMANormal"/>
      </w:pPr>
      <w:r w:rsidRPr="00EF686E">
        <w:rPr>
          <w:b/>
          <w:bCs/>
        </w:rPr>
        <w:t xml:space="preserve">Materials Development </w:t>
      </w:r>
      <w:r>
        <w:rPr>
          <w:b/>
          <w:bCs/>
        </w:rPr>
        <w:t>and</w:t>
      </w:r>
      <w:r w:rsidRPr="00EF686E">
        <w:rPr>
          <w:b/>
          <w:bCs/>
        </w:rPr>
        <w:t xml:space="preserve"> Dissemination to Educate Communities</w:t>
      </w:r>
      <w:r>
        <w:t xml:space="preserve"> – Develop and disseminate messages and materials that increase community understanding and awareness of both flood and other natural hazards. These tools should help to </w:t>
      </w:r>
      <w:r w:rsidR="00242C65" w:rsidRPr="008769BA">
        <w:t>reassess</w:t>
      </w:r>
      <w:r>
        <w:t xml:space="preserve"> community risk. Materials include plain language explanations of how flood risk is assessed and shown in a regulatory product, how flood risk data can inform community planning, why community feedback is critical to a flood risk project, updated website content, and other associated information. Consider the community’s needs, including translated or otherwise customized materials. </w:t>
      </w:r>
    </w:p>
    <w:p w14:paraId="20828B1F" w14:textId="77777777" w:rsidR="00E041E8" w:rsidRDefault="00E041E8" w:rsidP="00E041E8">
      <w:pPr>
        <w:pStyle w:val="FEMANormal"/>
      </w:pPr>
      <w:r w:rsidRPr="00EF686E">
        <w:rPr>
          <w:b/>
          <w:bCs/>
        </w:rPr>
        <w:t>Materials Development to Help Community Officials in Their Own Outreach</w:t>
      </w:r>
      <w:r>
        <w:t xml:space="preserve"> – Sample media materials to help promote a public meeting or explain project status. Materials can also include social media content and imagery for community officials to use, sample website copy, and other deliverables. Provide the best strategies for engaging a community based on the demographics, socioeconomic factors and other elements that might improve engagement and understanding. </w:t>
      </w:r>
    </w:p>
    <w:p w14:paraId="4B1FE6B9" w14:textId="77777777" w:rsidR="00E041E8" w:rsidRPr="00CB55FE" w:rsidRDefault="00E041E8" w:rsidP="00E041E8">
      <w:pPr>
        <w:pStyle w:val="FEMANormal"/>
      </w:pPr>
      <w:r w:rsidRPr="00EF686E">
        <w:rPr>
          <w:b/>
          <w:bCs/>
        </w:rPr>
        <w:t>Other</w:t>
      </w:r>
      <w:r>
        <w:t xml:space="preserve"> – Other activities as discussed with the FEMA Regional Office.</w:t>
      </w:r>
    </w:p>
    <w:p w14:paraId="21E32578" w14:textId="77777777" w:rsidR="00E041E8" w:rsidRDefault="00E041E8" w:rsidP="00E041E8">
      <w:pPr>
        <w:pStyle w:val="FEMAHeading2"/>
      </w:pPr>
      <w:bookmarkStart w:id="73" w:name="Part_2_6"/>
      <w:bookmarkStart w:id="74" w:name="_Toc191031185"/>
      <w:bookmarkEnd w:id="73"/>
      <w:r>
        <w:t>Training and Community Capability Development</w:t>
      </w:r>
      <w:bookmarkEnd w:id="74"/>
    </w:p>
    <w:p w14:paraId="22213367" w14:textId="77777777" w:rsidR="00E041E8" w:rsidRDefault="00E041E8" w:rsidP="00E041E8">
      <w:pPr>
        <w:pStyle w:val="FEMANormal"/>
      </w:pPr>
      <w:r w:rsidRPr="00D61A38">
        <w:rPr>
          <w:b/>
          <w:bCs/>
          <w:u w:val="single"/>
        </w:rPr>
        <w:t>Intent</w:t>
      </w:r>
      <w:r>
        <w:t xml:space="preserve">: Develop and provide training to state and local officials during a flood risk project (at the discretion of the Regional Office) that promotes awareness of flood risk and mitigation action. </w:t>
      </w:r>
    </w:p>
    <w:p w14:paraId="6EBDC2D8" w14:textId="77777777" w:rsidR="00E041E8" w:rsidRDefault="00E041E8" w:rsidP="00E041E8">
      <w:pPr>
        <w:pStyle w:val="FEMANormal"/>
      </w:pPr>
      <w:r>
        <w:t xml:space="preserve">The CTP must ensure, and must provide documentation when requested by FEMA, that activities funded through this SOW do not replace those funded under other federal grant programs such as Hazard Mitigation Planning or Floodplain Management grant programs. </w:t>
      </w:r>
    </w:p>
    <w:p w14:paraId="00E8BCCD" w14:textId="77777777" w:rsidR="00E041E8" w:rsidRDefault="00E041E8" w:rsidP="00E041E8">
      <w:pPr>
        <w:pStyle w:val="FEMANormal"/>
      </w:pPr>
      <w:r>
        <w:t>The CTP must identify whether in-house staff or contractors will give the training.</w:t>
      </w:r>
    </w:p>
    <w:p w14:paraId="7B9FC056" w14:textId="77777777" w:rsidR="00E041E8" w:rsidRDefault="00E041E8" w:rsidP="00E041E8">
      <w:pPr>
        <w:pStyle w:val="FEMANormal"/>
      </w:pPr>
      <w:r>
        <w:t>Training can occur at any time during a Risk MAP project. It may be beneficial to include a series of training activities during a flood risk project. The CTP will coordinate and/or give training to communities and/or individual groups. The CTP will:</w:t>
      </w:r>
    </w:p>
    <w:p w14:paraId="3AA2A877" w14:textId="77777777" w:rsidR="00E041E8" w:rsidRDefault="00E041E8" w:rsidP="00E041E8">
      <w:pPr>
        <w:pStyle w:val="FEMABullet-1"/>
      </w:pPr>
      <w:r>
        <w:t>Determine target audience and effective methods of communication to reach them.</w:t>
      </w:r>
    </w:p>
    <w:p w14:paraId="0D25C0F7" w14:textId="77777777" w:rsidR="00E041E8" w:rsidRDefault="00E041E8" w:rsidP="00E041E8">
      <w:pPr>
        <w:pStyle w:val="FEMABullet-1"/>
      </w:pPr>
      <w:r>
        <w:t>Advertise to and confirm training participants.</w:t>
      </w:r>
    </w:p>
    <w:p w14:paraId="7C686E23" w14:textId="77777777" w:rsidR="00E041E8" w:rsidRDefault="00E041E8" w:rsidP="00E041E8">
      <w:pPr>
        <w:pStyle w:val="FEMABullet-1"/>
      </w:pPr>
      <w:r>
        <w:t>Determine training facility.</w:t>
      </w:r>
    </w:p>
    <w:p w14:paraId="4D562D93" w14:textId="77777777" w:rsidR="00E041E8" w:rsidRDefault="00E041E8" w:rsidP="00E041E8">
      <w:pPr>
        <w:pStyle w:val="FEMABullet-1"/>
      </w:pPr>
      <w:r>
        <w:t>Deliver training.</w:t>
      </w:r>
    </w:p>
    <w:p w14:paraId="7E1F39CA" w14:textId="77777777" w:rsidR="00E041E8" w:rsidRDefault="00E041E8" w:rsidP="00E041E8">
      <w:pPr>
        <w:pStyle w:val="FEMABullet-1"/>
      </w:pPr>
      <w:r>
        <w:lastRenderedPageBreak/>
        <w:t>Conduct training evaluations.</w:t>
      </w:r>
    </w:p>
    <w:p w14:paraId="0EF8EEF9" w14:textId="77777777" w:rsidR="00E041E8" w:rsidRDefault="00E041E8" w:rsidP="00E041E8">
      <w:pPr>
        <w:pStyle w:val="FEMABullet-1"/>
      </w:pPr>
      <w:r>
        <w:t>Follow up with participants on unresolved issues.</w:t>
      </w:r>
    </w:p>
    <w:p w14:paraId="7EF49235" w14:textId="77777777" w:rsidR="00E041E8" w:rsidRDefault="00E041E8" w:rsidP="00E041E8">
      <w:pPr>
        <w:pStyle w:val="FEMANormal"/>
      </w:pPr>
      <w:r>
        <w:t>Activities will include planning, developing and delivering trainings or direct support in the areas of:</w:t>
      </w:r>
    </w:p>
    <w:p w14:paraId="0799ED99" w14:textId="77777777" w:rsidR="00E041E8" w:rsidRDefault="00E041E8" w:rsidP="005C35A5">
      <w:pPr>
        <w:pStyle w:val="FEMANormal"/>
        <w:numPr>
          <w:ilvl w:val="0"/>
          <w:numId w:val="46"/>
        </w:numPr>
      </w:pPr>
      <w:r w:rsidRPr="00672E5E">
        <w:rPr>
          <w:b/>
          <w:bCs/>
        </w:rPr>
        <w:t xml:space="preserve">Benefit Cost Analysis (BCA) </w:t>
      </w:r>
      <w:r>
        <w:t>– Support communities to identify, capture and document the necessary data to run a BCA. Explain how to run the FEMA-approved BCA model. Funds cannot be used to run a BCA.</w:t>
      </w:r>
    </w:p>
    <w:p w14:paraId="373CC140" w14:textId="77777777" w:rsidR="00E041E8" w:rsidRDefault="00E041E8" w:rsidP="005C35A5">
      <w:pPr>
        <w:pStyle w:val="FEMANormal"/>
        <w:numPr>
          <w:ilvl w:val="0"/>
          <w:numId w:val="46"/>
        </w:numPr>
      </w:pPr>
      <w:r w:rsidRPr="00672E5E">
        <w:rPr>
          <w:b/>
          <w:bCs/>
        </w:rPr>
        <w:t>Building Science</w:t>
      </w:r>
      <w:r>
        <w:t xml:space="preserve"> – Teach communities about construction issues and opportunities in the identified natural hazard and risk areas.</w:t>
      </w:r>
    </w:p>
    <w:p w14:paraId="30CE96B5" w14:textId="77777777" w:rsidR="00E041E8" w:rsidRDefault="00E041E8" w:rsidP="005C35A5">
      <w:pPr>
        <w:pStyle w:val="FEMANormal"/>
        <w:numPr>
          <w:ilvl w:val="0"/>
          <w:numId w:val="46"/>
        </w:numPr>
      </w:pPr>
      <w:r w:rsidRPr="00672E5E">
        <w:rPr>
          <w:b/>
          <w:bCs/>
        </w:rPr>
        <w:t>Community Capability Development</w:t>
      </w:r>
      <w:r>
        <w:t xml:space="preserve"> – Help build community capability to sponsor and implement mitigation actions. Activities can include capability assessment; gap analysis; and process, change and project management.</w:t>
      </w:r>
    </w:p>
    <w:p w14:paraId="00786B29" w14:textId="77777777" w:rsidR="00E041E8" w:rsidRDefault="00E041E8" w:rsidP="005C35A5">
      <w:pPr>
        <w:pStyle w:val="FEMANormal"/>
        <w:numPr>
          <w:ilvl w:val="0"/>
          <w:numId w:val="46"/>
        </w:numPr>
      </w:pPr>
      <w:r w:rsidRPr="00672E5E">
        <w:rPr>
          <w:b/>
          <w:bCs/>
        </w:rPr>
        <w:t>Community Rating System (CRS)</w:t>
      </w:r>
      <w:r>
        <w:t xml:space="preserve"> – How to integrate CRS elements into mitigation plans and floodplain ordinances (public information, mapping and regulation, flood damage reduction, warning and response).</w:t>
      </w:r>
    </w:p>
    <w:p w14:paraId="26B3A95C" w14:textId="77777777" w:rsidR="00E041E8" w:rsidRDefault="00E041E8" w:rsidP="005C35A5">
      <w:pPr>
        <w:pStyle w:val="FEMANormal"/>
        <w:numPr>
          <w:ilvl w:val="0"/>
          <w:numId w:val="46"/>
        </w:numPr>
      </w:pPr>
      <w:r w:rsidRPr="00672E5E">
        <w:rPr>
          <w:b/>
          <w:bCs/>
        </w:rPr>
        <w:t xml:space="preserve">Community Planning </w:t>
      </w:r>
      <w:r>
        <w:t>– Support communities to assess natural hazards in all facets of community planning (e.g., comprehensive plans, capital improvement plans, stormwater management).</w:t>
      </w:r>
    </w:p>
    <w:p w14:paraId="5575015E" w14:textId="77777777" w:rsidR="00E041E8" w:rsidRDefault="00E041E8" w:rsidP="005C35A5">
      <w:pPr>
        <w:pStyle w:val="FEMANormal"/>
        <w:numPr>
          <w:ilvl w:val="0"/>
          <w:numId w:val="46"/>
        </w:numPr>
      </w:pPr>
      <w:r w:rsidRPr="00672E5E">
        <w:rPr>
          <w:b/>
          <w:bCs/>
        </w:rPr>
        <w:t>Grant Application Development</w:t>
      </w:r>
      <w:r>
        <w:t xml:space="preserve"> – Support communities to develop SOWs, schedules and budgets to successfully apply for a grant. Funds may not be used to develop, submit or execute a grant proposal on behalf of a state, local, tribal, or territorial jurisdiction.</w:t>
      </w:r>
    </w:p>
    <w:p w14:paraId="04C25B6A" w14:textId="0884D862" w:rsidR="00E041E8" w:rsidRDefault="00E041E8" w:rsidP="005C35A5">
      <w:pPr>
        <w:pStyle w:val="FEMANormal"/>
        <w:numPr>
          <w:ilvl w:val="0"/>
          <w:numId w:val="46"/>
        </w:numPr>
      </w:pPr>
      <w:r w:rsidRPr="00672E5E">
        <w:rPr>
          <w:b/>
          <w:bCs/>
        </w:rPr>
        <w:t>Mitigation Planning Technical Assistance</w:t>
      </w:r>
      <w:r>
        <w:t xml:space="preserve"> – Support communities by creating and providing training and technical assistance for achieving mitigation actions. This task cannot fund an activity that is already funded through another federal grant (including the PM SOW). This task should not duplicate assistance available to a community engaged in a Risk MAP project or through a pre- or post-disaster grant funded through the Hazard Mitigation Assistance (HMA) program. Training can be provided at any time during the Risk MAP project. A series of training activities can be provided during a flood risk project.</w:t>
      </w:r>
    </w:p>
    <w:p w14:paraId="2F39AEA7" w14:textId="77777777" w:rsidR="00E041E8" w:rsidRDefault="00E041E8" w:rsidP="005C35A5">
      <w:pPr>
        <w:pStyle w:val="FEMANormal"/>
        <w:numPr>
          <w:ilvl w:val="0"/>
          <w:numId w:val="46"/>
        </w:numPr>
      </w:pPr>
      <w:r w:rsidRPr="00672E5E">
        <w:rPr>
          <w:b/>
          <w:bCs/>
        </w:rPr>
        <w:t>Risk Assessment</w:t>
      </w:r>
      <w:r>
        <w:t xml:space="preserve"> – Support communities as they assess relative risk through </w:t>
      </w:r>
      <w:proofErr w:type="spellStart"/>
      <w:r>
        <w:t>Hazus</w:t>
      </w:r>
      <w:proofErr w:type="spellEnd"/>
      <w:r>
        <w:t xml:space="preserve"> or other methods. Provide technical assistance on how to use a risk assessment tool. </w:t>
      </w:r>
    </w:p>
    <w:p w14:paraId="52EDF889" w14:textId="77777777" w:rsidR="00E041E8" w:rsidRDefault="00E041E8" w:rsidP="005C35A5">
      <w:pPr>
        <w:pStyle w:val="FEMANormal"/>
        <w:numPr>
          <w:ilvl w:val="0"/>
          <w:numId w:val="46"/>
        </w:numPr>
      </w:pPr>
      <w:r w:rsidRPr="00672E5E">
        <w:rPr>
          <w:b/>
          <w:bCs/>
        </w:rPr>
        <w:t>Risk MAP Data Availability and Tools</w:t>
      </w:r>
      <w:r>
        <w:t xml:space="preserve"> – Help build community capability to use and understand the regulatory and flood risk components and tools of a Risk MAP project including Flood Risk Products.</w:t>
      </w:r>
    </w:p>
    <w:p w14:paraId="0E647EA2" w14:textId="77777777" w:rsidR="00E041E8" w:rsidRPr="00EF686E" w:rsidRDefault="00E041E8" w:rsidP="005C35A5">
      <w:pPr>
        <w:pStyle w:val="FEMANormal"/>
        <w:numPr>
          <w:ilvl w:val="0"/>
          <w:numId w:val="46"/>
        </w:numPr>
      </w:pPr>
      <w:r w:rsidRPr="00672E5E">
        <w:rPr>
          <w:b/>
          <w:bCs/>
        </w:rPr>
        <w:t xml:space="preserve">Other </w:t>
      </w:r>
      <w:r>
        <w:t>– Other activities as discussed with the FEMA Regional Office.</w:t>
      </w:r>
    </w:p>
    <w:p w14:paraId="405ABEAE" w14:textId="77777777" w:rsidR="00E041E8" w:rsidRDefault="00E041E8" w:rsidP="00E041E8">
      <w:pPr>
        <w:pStyle w:val="FEMAHeading2"/>
      </w:pPr>
      <w:bookmarkStart w:id="75" w:name="Part_2_7"/>
      <w:bookmarkStart w:id="76" w:name="_Toc191031186"/>
      <w:bookmarkEnd w:id="75"/>
      <w:r>
        <w:lastRenderedPageBreak/>
        <w:t>Mitigation Planning Technical Assistance</w:t>
      </w:r>
      <w:bookmarkEnd w:id="76"/>
    </w:p>
    <w:p w14:paraId="7451EB08" w14:textId="77777777" w:rsidR="00E041E8" w:rsidRDefault="00E041E8" w:rsidP="00E041E8">
      <w:pPr>
        <w:pStyle w:val="FEMANormal"/>
      </w:pPr>
      <w:r w:rsidRPr="00420725">
        <w:rPr>
          <w:b/>
          <w:bCs/>
          <w:u w:val="single"/>
        </w:rPr>
        <w:t>Intent</w:t>
      </w:r>
      <w:r>
        <w:t xml:space="preserve">: Encourage Hazard Mitigation Plan implementation and advance community hazard mitigation actions through technical assistance that supports the Mitigation Planning Process and Risk MAP projects. </w:t>
      </w:r>
    </w:p>
    <w:p w14:paraId="05B2793C" w14:textId="77777777" w:rsidR="00E041E8" w:rsidRDefault="00E041E8" w:rsidP="00E041E8">
      <w:pPr>
        <w:pStyle w:val="FEMANormal"/>
      </w:pPr>
      <w:r>
        <w:t>Develop and provide products and materials that support communities to develop, evaluate, update and implement their mitigation plans and strategies. Technical Assistance provided through Risk MAP should focus on building a community’s capability to plan for and reduce risk. Technical Assistance will encourage a community to apply or update their Hazard Mitigation Plan and advance community hazard mitigation actions through the Mitigation Planning Process in the form of administration. Technical Assistance can provide data related to the flood study or training on specific planning requirements and resources for improved planning. The following steps are emphasized:</w:t>
      </w:r>
    </w:p>
    <w:p w14:paraId="2AE1B8DB" w14:textId="77777777" w:rsidR="00E041E8" w:rsidRDefault="00E041E8" w:rsidP="00E041E8">
      <w:pPr>
        <w:pStyle w:val="FEMABullet-1"/>
      </w:pPr>
      <w:r>
        <w:t>Incorporating new flood hazard and risk information.</w:t>
      </w:r>
    </w:p>
    <w:p w14:paraId="307D7D08" w14:textId="77777777" w:rsidR="00E041E8" w:rsidRDefault="00E041E8" w:rsidP="00E041E8">
      <w:pPr>
        <w:pStyle w:val="FEMABullet-1"/>
      </w:pPr>
      <w:r>
        <w:t>Working with the community to update and refine mitigation strategies about new flood hazard/risk information.</w:t>
      </w:r>
    </w:p>
    <w:p w14:paraId="59325CB8" w14:textId="77777777" w:rsidR="00E041E8" w:rsidRDefault="00E041E8" w:rsidP="00E041E8">
      <w:pPr>
        <w:pStyle w:val="FEMABullet-1"/>
      </w:pPr>
      <w:r>
        <w:t>Training mitigation planning teams.</w:t>
      </w:r>
    </w:p>
    <w:p w14:paraId="7C1BDD40" w14:textId="77777777" w:rsidR="00E041E8" w:rsidRDefault="00E041E8" w:rsidP="00E041E8">
      <w:pPr>
        <w:pStyle w:val="FEMABullet-1"/>
      </w:pPr>
      <w:r>
        <w:t>Helping communities understand the benefits of incorporating mitigation concepts into existing community plans, programs and policies.</w:t>
      </w:r>
    </w:p>
    <w:p w14:paraId="5403DB5B" w14:textId="77777777" w:rsidR="00E041E8" w:rsidRDefault="00E041E8" w:rsidP="00E041E8">
      <w:pPr>
        <w:pStyle w:val="FEMANormal"/>
      </w:pPr>
      <w:r>
        <w:t>This task cannot fund the creation or update of a Hazard Mitigation Plan. This task cannot fund an activity that is already funded through another federal grant (including the PM SOW). This task should not duplicate assistance available to any community engaged in a Risk MAP project or an HMA planning or project grant including planning-related activities.</w:t>
      </w:r>
    </w:p>
    <w:p w14:paraId="33031CAF" w14:textId="77777777" w:rsidR="00E041E8" w:rsidRPr="00672E5E" w:rsidRDefault="00E041E8" w:rsidP="00E041E8">
      <w:pPr>
        <w:pStyle w:val="FEMANormal"/>
      </w:pPr>
      <w:r>
        <w:t>The CTP must keep the technical assistance activities proposed in the COMS SOW focused on support related to community engagement, risk communication and identifying and/or advancing mitigation action. These activities will not be duplicated in the Program Management SOW.</w:t>
      </w:r>
    </w:p>
    <w:p w14:paraId="19702B43" w14:textId="77777777" w:rsidR="00E041E8" w:rsidRDefault="00E041E8" w:rsidP="00E041E8">
      <w:pPr>
        <w:pStyle w:val="FEMAHeading2"/>
      </w:pPr>
      <w:bookmarkStart w:id="77" w:name="Part_2_8"/>
      <w:bookmarkStart w:id="78" w:name="_Toc191031187"/>
      <w:bookmarkEnd w:id="77"/>
      <w:r>
        <w:t>Staffing</w:t>
      </w:r>
      <w:bookmarkEnd w:id="78"/>
    </w:p>
    <w:p w14:paraId="7F3859F7" w14:textId="7A9921A7" w:rsidR="00E041E8" w:rsidRPr="00EA68F0" w:rsidRDefault="00E041E8" w:rsidP="00E041E8">
      <w:pPr>
        <w:pStyle w:val="FEMANormal"/>
      </w:pPr>
      <w:r w:rsidRPr="001C2237">
        <w:rPr>
          <w:b/>
          <w:bCs/>
          <w:u w:val="single"/>
        </w:rPr>
        <w:t>Intent</w:t>
      </w:r>
      <w:r w:rsidRPr="00EA68F0">
        <w:t xml:space="preserve">: Provide staff to support Risk MAP COMS activities. </w:t>
      </w:r>
      <w:r w:rsidRPr="00233AF8">
        <w:t xml:space="preserve">Contractor support may </w:t>
      </w:r>
      <w:r>
        <w:t xml:space="preserve">not </w:t>
      </w:r>
      <w:r w:rsidRPr="00233AF8">
        <w:t xml:space="preserve">be </w:t>
      </w:r>
      <w:r>
        <w:t>engaged</w:t>
      </w:r>
      <w:r w:rsidRPr="00233AF8">
        <w:t xml:space="preserve"> for </w:t>
      </w:r>
      <w:r w:rsidR="008E6F9B">
        <w:t>S</w:t>
      </w:r>
      <w:r w:rsidRPr="00233AF8">
        <w:t xml:space="preserve">taffing and </w:t>
      </w:r>
      <w:r w:rsidR="008E6F9B">
        <w:t>M</w:t>
      </w:r>
      <w:r w:rsidRPr="00233AF8">
        <w:t>entoring</w:t>
      </w:r>
      <w:r>
        <w:t xml:space="preserve"> for this SOW. The CTP must complete Staffing</w:t>
      </w:r>
      <w:r w:rsidRPr="00233AF8">
        <w:t>.</w:t>
      </w:r>
      <w:r w:rsidRPr="00EA68F0">
        <w:t xml:space="preserve"> </w:t>
      </w:r>
      <w:r>
        <w:t xml:space="preserve">The </w:t>
      </w:r>
      <w:r w:rsidRPr="00EA68F0">
        <w:t xml:space="preserve">CTP will provide details in </w:t>
      </w:r>
      <w:r w:rsidRPr="006E1F34">
        <w:fldChar w:fldCharType="begin"/>
      </w:r>
      <w:r w:rsidRPr="006E1F34">
        <w:instrText xml:space="preserve"> REF _Ref98239517 \h </w:instrText>
      </w:r>
      <w:r>
        <w:instrText xml:space="preserve"> \* MERGEFORMAT </w:instrText>
      </w:r>
      <w:r w:rsidRPr="006E1F34">
        <w:fldChar w:fldCharType="separate"/>
      </w:r>
      <w:r>
        <w:t xml:space="preserve">Table </w:t>
      </w:r>
      <w:r>
        <w:rPr>
          <w:noProof/>
        </w:rPr>
        <w:t>10.</w:t>
      </w:r>
      <w:r>
        <w:t xml:space="preserve"> </w:t>
      </w:r>
      <w:r w:rsidRPr="00F97025">
        <w:t>Task 8 – Directly Funded Staffing</w:t>
      </w:r>
      <w:r w:rsidRPr="006E1F34">
        <w:fldChar w:fldCharType="end"/>
      </w:r>
      <w:r>
        <w:t>,</w:t>
      </w:r>
      <w:r w:rsidRPr="006E1F34">
        <w:t xml:space="preserve"> </w:t>
      </w:r>
      <w:r>
        <w:fldChar w:fldCharType="begin"/>
      </w:r>
      <w:r>
        <w:instrText xml:space="preserve"> REF _Ref98239546 \h </w:instrText>
      </w:r>
      <w:r>
        <w:fldChar w:fldCharType="separate"/>
      </w:r>
      <w:r>
        <w:t xml:space="preserve">Table </w:t>
      </w:r>
      <w:r>
        <w:rPr>
          <w:noProof/>
        </w:rPr>
        <w:t>14</w:t>
      </w:r>
      <w:r>
        <w:t xml:space="preserve">. </w:t>
      </w:r>
      <w:r w:rsidRPr="00D6145E">
        <w:t>Percentage of Time Spent on Tasks for Funded Staff</w:t>
      </w:r>
      <w:r>
        <w:fldChar w:fldCharType="end"/>
      </w:r>
      <w:r>
        <w:t xml:space="preserve">, and </w:t>
      </w:r>
      <w:r>
        <w:fldChar w:fldCharType="begin"/>
      </w:r>
      <w:r>
        <w:instrText xml:space="preserve"> REF _Ref98239558 \h </w:instrText>
      </w:r>
      <w:r>
        <w:fldChar w:fldCharType="separate"/>
      </w:r>
      <w:r>
        <w:t xml:space="preserve">Table </w:t>
      </w:r>
      <w:r>
        <w:rPr>
          <w:noProof/>
        </w:rPr>
        <w:t>15</w:t>
      </w:r>
      <w:r>
        <w:t xml:space="preserve">. </w:t>
      </w:r>
      <w:r w:rsidRPr="00E81028">
        <w:t>Percentage of Time Spent on Tasks for Unfunded Staff</w:t>
      </w:r>
      <w:r>
        <w:fldChar w:fldCharType="end"/>
      </w:r>
      <w:r>
        <w:t xml:space="preserve"> </w:t>
      </w:r>
      <w:r w:rsidRPr="006E1F34">
        <w:t>above.</w:t>
      </w:r>
    </w:p>
    <w:p w14:paraId="2FE05483" w14:textId="77777777" w:rsidR="00E041E8" w:rsidRDefault="00E041E8" w:rsidP="00E041E8">
      <w:pPr>
        <w:pStyle w:val="FEMAHeading2"/>
      </w:pPr>
      <w:bookmarkStart w:id="79" w:name="Part_2_9"/>
      <w:bookmarkStart w:id="80" w:name="_Toc191031188"/>
      <w:bookmarkEnd w:id="79"/>
      <w:r>
        <w:t>Mentoring</w:t>
      </w:r>
      <w:bookmarkEnd w:id="80"/>
    </w:p>
    <w:p w14:paraId="4C170220" w14:textId="77777777" w:rsidR="00E041E8" w:rsidRPr="00EA68F0" w:rsidRDefault="00E041E8" w:rsidP="00E041E8">
      <w:pPr>
        <w:pStyle w:val="FEMANormal"/>
      </w:pPr>
      <w:r w:rsidRPr="001C2237">
        <w:rPr>
          <w:b/>
          <w:bCs/>
          <w:u w:val="single"/>
        </w:rPr>
        <w:t>Intent</w:t>
      </w:r>
      <w:r w:rsidRPr="00C03C81">
        <w:t xml:space="preserve">: Share CTP program experience and related information with peer participants regarding best practices and process improvements related to COMS activities. CTP will provide details in </w:t>
      </w:r>
      <w:r>
        <w:rPr>
          <w:highlight w:val="yellow"/>
        </w:rPr>
        <w:fldChar w:fldCharType="begin"/>
      </w:r>
      <w:r>
        <w:instrText xml:space="preserve"> REF _Ref98239428 \h </w:instrText>
      </w:r>
      <w:r>
        <w:rPr>
          <w:highlight w:val="yellow"/>
        </w:rPr>
      </w:r>
      <w:r>
        <w:rPr>
          <w:highlight w:val="yellow"/>
        </w:rPr>
        <w:fldChar w:fldCharType="separate"/>
      </w:r>
      <w:r>
        <w:t xml:space="preserve">Table </w:t>
      </w:r>
      <w:r>
        <w:rPr>
          <w:noProof/>
        </w:rPr>
        <w:t>11</w:t>
      </w:r>
      <w:r>
        <w:t xml:space="preserve">. </w:t>
      </w:r>
      <w:r w:rsidRPr="00EC42C2">
        <w:t>Task 9 – Mentoring</w:t>
      </w:r>
      <w:r>
        <w:rPr>
          <w:highlight w:val="yellow"/>
        </w:rPr>
        <w:fldChar w:fldCharType="end"/>
      </w:r>
      <w:r>
        <w:t xml:space="preserve">. </w:t>
      </w:r>
    </w:p>
    <w:p w14:paraId="29B96BFB" w14:textId="77777777" w:rsidR="00E041E8" w:rsidRDefault="00E041E8" w:rsidP="00E041E8">
      <w:pPr>
        <w:pStyle w:val="FEMAHeading2"/>
      </w:pPr>
      <w:bookmarkStart w:id="81" w:name="Part_2_10"/>
      <w:bookmarkStart w:id="82" w:name="_Toc191031189"/>
      <w:bookmarkEnd w:id="81"/>
      <w:r>
        <w:lastRenderedPageBreak/>
        <w:t>COMS Pilot Projects</w:t>
      </w:r>
      <w:bookmarkEnd w:id="82"/>
    </w:p>
    <w:p w14:paraId="4970344E" w14:textId="653ABF88" w:rsidR="00E041E8" w:rsidRDefault="00E041E8" w:rsidP="00E041E8">
      <w:pPr>
        <w:pStyle w:val="FEMANormal"/>
      </w:pPr>
      <w:r w:rsidRPr="001D4493">
        <w:rPr>
          <w:b/>
          <w:bCs/>
          <w:u w:val="single"/>
        </w:rPr>
        <w:t>Intent</w:t>
      </w:r>
      <w:r w:rsidRPr="001D4493">
        <w:t xml:space="preserve">: As defined by and negotiated with the FEMA Regional Office and approved in coordination with FEMA </w:t>
      </w:r>
      <w:r>
        <w:t>Headquarters</w:t>
      </w:r>
      <w:r w:rsidRPr="001D4493">
        <w:t>, the CTP will provide details in</w:t>
      </w:r>
      <w:r>
        <w:t xml:space="preserve"> </w:t>
      </w:r>
      <w:r>
        <w:fldChar w:fldCharType="begin"/>
      </w:r>
      <w:r>
        <w:instrText xml:space="preserve"> REF _Ref158992243 \h </w:instrText>
      </w:r>
      <w:r>
        <w:fldChar w:fldCharType="separate"/>
      </w:r>
      <w:r>
        <w:t xml:space="preserve">Table </w:t>
      </w:r>
      <w:r>
        <w:rPr>
          <w:noProof/>
        </w:rPr>
        <w:t>12</w:t>
      </w:r>
      <w:r>
        <w:t xml:space="preserve">. </w:t>
      </w:r>
      <w:r w:rsidRPr="003D16CA">
        <w:t xml:space="preserve">Task 10 – Pilot </w:t>
      </w:r>
      <w:r>
        <w:t>Projects</w:t>
      </w:r>
      <w:r>
        <w:fldChar w:fldCharType="end"/>
      </w:r>
      <w:r w:rsidRPr="001D4493">
        <w:t>.</w:t>
      </w:r>
      <w:r w:rsidR="009A1D55">
        <w:t xml:space="preserve"> This </w:t>
      </w:r>
      <w:r w:rsidR="00A13DB7">
        <w:t xml:space="preserve">could </w:t>
      </w:r>
      <w:r w:rsidR="009A1D55">
        <w:t xml:space="preserve">include support to Future of Flood Risk Data </w:t>
      </w:r>
      <w:r w:rsidR="003B7114">
        <w:t xml:space="preserve">(FFRD) </w:t>
      </w:r>
      <w:r w:rsidR="009A1D55">
        <w:t>pilot and validation basin development.</w:t>
      </w:r>
    </w:p>
    <w:p w14:paraId="7093700C" w14:textId="0F2EE84C" w:rsidR="00E041E8" w:rsidRDefault="00E041E8" w:rsidP="00E041E8">
      <w:pPr>
        <w:pStyle w:val="FEMAHeading2"/>
      </w:pPr>
      <w:bookmarkStart w:id="83" w:name="Part_2_11"/>
      <w:bookmarkStart w:id="84" w:name="_Toc191031190"/>
      <w:bookmarkEnd w:id="83"/>
      <w:r>
        <w:t xml:space="preserve">CTP </w:t>
      </w:r>
      <w:r w:rsidR="00763A68">
        <w:t>Engagement</w:t>
      </w:r>
      <w:bookmarkEnd w:id="84"/>
    </w:p>
    <w:p w14:paraId="633E62C9" w14:textId="4A5024F7" w:rsidR="00637A3E" w:rsidRPr="007E4400" w:rsidRDefault="00E041E8" w:rsidP="00E041E8">
      <w:pPr>
        <w:pStyle w:val="FEMANormal"/>
        <w:sectPr w:rsidR="00637A3E" w:rsidRPr="007E4400" w:rsidSect="00E041E8">
          <w:pgSz w:w="12240" w:h="15840"/>
          <w:pgMar w:top="1440" w:right="1440" w:bottom="1440" w:left="1440" w:header="720" w:footer="720" w:gutter="0"/>
          <w:cols w:space="720"/>
          <w:docGrid w:linePitch="360"/>
        </w:sectPr>
      </w:pPr>
      <w:r w:rsidRPr="00CB3BEC">
        <w:rPr>
          <w:b/>
          <w:u w:val="single"/>
        </w:rPr>
        <w:t>Intent</w:t>
      </w:r>
      <w:r w:rsidRPr="00F920ED">
        <w:t>:</w:t>
      </w:r>
      <w:r>
        <w:t xml:space="preserve"> At the request of the FEMA region, the CTP will travel to and attend the CTP Symposium to participate in discussions and provide feedback on initiatives and program direction. CTP Symposium attendance from the CTP will occur no more frequently than once per calendar year. </w:t>
      </w:r>
      <w:r w:rsidRPr="00233AF8">
        <w:t xml:space="preserve">Contractor support may </w:t>
      </w:r>
      <w:r>
        <w:t xml:space="preserve">not </w:t>
      </w:r>
      <w:r w:rsidRPr="00233AF8">
        <w:t xml:space="preserve">be </w:t>
      </w:r>
      <w:r>
        <w:t>engaged</w:t>
      </w:r>
      <w:r w:rsidRPr="00233AF8">
        <w:t xml:space="preserve"> for </w:t>
      </w:r>
      <w:r>
        <w:t xml:space="preserve">the CTP Symposium. In advance of travel, CTP will provide details for their travel to FEMA Regional Office and FEMA Headquarters. If travel to CTP Symposium attendance is not requested by the FEMA region, funds allocated to this activity may be repurposed for other travel related to this SOW with prior approval from the FEMA region. </w:t>
      </w:r>
    </w:p>
    <w:p w14:paraId="6B609E8C" w14:textId="77777777" w:rsidR="00E041E8" w:rsidRDefault="00E041E8" w:rsidP="00E041E8">
      <w:pPr>
        <w:pStyle w:val="FEMAHeading1"/>
        <w:numPr>
          <w:ilvl w:val="0"/>
          <w:numId w:val="0"/>
        </w:numPr>
        <w:ind w:left="720" w:hanging="720"/>
      </w:pPr>
      <w:bookmarkStart w:id="85" w:name="_Toc191031191"/>
      <w:r>
        <w:lastRenderedPageBreak/>
        <w:t>Authorized Representative Signatures</w:t>
      </w:r>
      <w:bookmarkEnd w:id="85"/>
    </w:p>
    <w:p w14:paraId="74AF3F6A" w14:textId="77777777" w:rsidR="00E041E8" w:rsidRDefault="00E041E8" w:rsidP="00E041E8">
      <w:pPr>
        <w:pStyle w:val="FEMANormal"/>
      </w:pPr>
      <w:r>
        <w:t>Each party has caused this SOW to be executed by its duly authorized representative.</w:t>
      </w:r>
    </w:p>
    <w:p w14:paraId="0220CEB5" w14:textId="77777777" w:rsidR="00E041E8" w:rsidRDefault="00E041E8" w:rsidP="00E041E8">
      <w:pPr>
        <w:pStyle w:val="FEMANormal"/>
        <w:spacing w:after="0"/>
      </w:pPr>
    </w:p>
    <w:p w14:paraId="3FA69958" w14:textId="77777777" w:rsidR="00E041E8" w:rsidRDefault="00E041E8" w:rsidP="00E041E8">
      <w:pPr>
        <w:pStyle w:val="FEMANormal"/>
        <w:spacing w:after="0"/>
      </w:pPr>
      <w:r>
        <w:t>_____________________________________________________________________________________</w:t>
      </w:r>
    </w:p>
    <w:p w14:paraId="7555A986" w14:textId="444F1B04" w:rsidR="00E041E8" w:rsidRDefault="00691F84" w:rsidP="00E041E8">
      <w:pPr>
        <w:pStyle w:val="FEMANormal"/>
        <w:spacing w:after="0"/>
      </w:pPr>
      <w:r w:rsidRPr="00691F84">
        <w:rPr>
          <w:noProof/>
          <w:color w:val="833C0B" w:themeColor="accent2" w:themeShade="80"/>
        </w:rPr>
        <w:fldChar w:fldCharType="begin">
          <w:ffData>
            <w:name w:val=""/>
            <w:enabled/>
            <w:calcOnExit w:val="0"/>
            <w:textInput>
              <w:default w:val="Glenn Heistand"/>
            </w:textInput>
          </w:ffData>
        </w:fldChar>
      </w:r>
      <w:r w:rsidRPr="00691F84">
        <w:rPr>
          <w:noProof/>
          <w:color w:val="833C0B" w:themeColor="accent2" w:themeShade="80"/>
        </w:rPr>
        <w:instrText xml:space="preserve"> FORMTEXT </w:instrText>
      </w:r>
      <w:r w:rsidRPr="00691F84">
        <w:rPr>
          <w:noProof/>
          <w:color w:val="833C0B" w:themeColor="accent2" w:themeShade="80"/>
        </w:rPr>
      </w:r>
      <w:r w:rsidRPr="00691F84">
        <w:rPr>
          <w:noProof/>
          <w:color w:val="833C0B" w:themeColor="accent2" w:themeShade="80"/>
        </w:rPr>
        <w:fldChar w:fldCharType="separate"/>
      </w:r>
      <w:r w:rsidRPr="00691F84">
        <w:rPr>
          <w:noProof/>
          <w:color w:val="833C0B" w:themeColor="accent2" w:themeShade="80"/>
        </w:rPr>
        <w:t>Glenn Heistand</w:t>
      </w:r>
      <w:r w:rsidRPr="00691F84">
        <w:rPr>
          <w:noProof/>
          <w:color w:val="833C0B" w:themeColor="accent2" w:themeShade="80"/>
        </w:rPr>
        <w:fldChar w:fldCharType="end"/>
      </w:r>
      <w:r w:rsidR="00E041E8">
        <w:t xml:space="preserve"> </w:t>
      </w:r>
      <w:r w:rsidR="00E041E8">
        <w:tab/>
      </w:r>
      <w:r w:rsidR="00E041E8">
        <w:tab/>
      </w:r>
      <w:r w:rsidR="00E041E8">
        <w:tab/>
      </w:r>
      <w:r w:rsidR="00E041E8">
        <w:tab/>
      </w:r>
      <w:r w:rsidR="00E041E8">
        <w:tab/>
      </w:r>
      <w:r w:rsidR="00E041E8">
        <w:tab/>
      </w:r>
      <w:r w:rsidR="00E041E8">
        <w:tab/>
        <w:t>Date</w:t>
      </w:r>
    </w:p>
    <w:p w14:paraId="72556161" w14:textId="77777777" w:rsidR="00E041E8" w:rsidRDefault="00E041E8" w:rsidP="00E041E8">
      <w:pPr>
        <w:pStyle w:val="FEMANormal"/>
        <w:spacing w:after="0"/>
      </w:pPr>
      <w:r>
        <w:t>Project Manager</w:t>
      </w:r>
    </w:p>
    <w:p w14:paraId="5085AF10" w14:textId="3B0E0B36" w:rsidR="00E041E8" w:rsidRDefault="00691F84" w:rsidP="00E041E8">
      <w:pPr>
        <w:pStyle w:val="FEMANormal"/>
        <w:spacing w:after="0"/>
      </w:pPr>
      <w:r w:rsidRPr="00691F84">
        <w:rPr>
          <w:noProof/>
          <w:color w:val="833C0B" w:themeColor="accent2" w:themeShade="80"/>
        </w:rPr>
        <w:fldChar w:fldCharType="begin">
          <w:ffData>
            <w:name w:val=""/>
            <w:enabled/>
            <w:calcOnExit w:val="0"/>
            <w:textInput>
              <w:default w:val="Illinois State Water Survey"/>
            </w:textInput>
          </w:ffData>
        </w:fldChar>
      </w:r>
      <w:r w:rsidRPr="00691F84">
        <w:rPr>
          <w:noProof/>
          <w:color w:val="833C0B" w:themeColor="accent2" w:themeShade="80"/>
        </w:rPr>
        <w:instrText xml:space="preserve"> FORMTEXT </w:instrText>
      </w:r>
      <w:r w:rsidRPr="00691F84">
        <w:rPr>
          <w:noProof/>
          <w:color w:val="833C0B" w:themeColor="accent2" w:themeShade="80"/>
        </w:rPr>
      </w:r>
      <w:r w:rsidRPr="00691F84">
        <w:rPr>
          <w:noProof/>
          <w:color w:val="833C0B" w:themeColor="accent2" w:themeShade="80"/>
        </w:rPr>
        <w:fldChar w:fldCharType="separate"/>
      </w:r>
      <w:r w:rsidRPr="00691F84">
        <w:rPr>
          <w:noProof/>
          <w:color w:val="833C0B" w:themeColor="accent2" w:themeShade="80"/>
        </w:rPr>
        <w:t>Illinois State Water Survey</w:t>
      </w:r>
      <w:r w:rsidRPr="00691F84">
        <w:rPr>
          <w:noProof/>
          <w:color w:val="833C0B" w:themeColor="accent2" w:themeShade="80"/>
        </w:rPr>
        <w:fldChar w:fldCharType="end"/>
      </w:r>
    </w:p>
    <w:p w14:paraId="3399D726" w14:textId="77777777" w:rsidR="00E041E8" w:rsidRDefault="00E041E8" w:rsidP="00E041E8">
      <w:pPr>
        <w:pStyle w:val="FEMANormal"/>
      </w:pPr>
    </w:p>
    <w:p w14:paraId="2FDF9A95" w14:textId="77777777" w:rsidR="00E041E8" w:rsidRDefault="00E041E8" w:rsidP="00E041E8">
      <w:pPr>
        <w:pStyle w:val="FEMANormal"/>
      </w:pPr>
    </w:p>
    <w:p w14:paraId="303A0E70" w14:textId="77777777" w:rsidR="00E041E8" w:rsidRDefault="00E041E8" w:rsidP="00E041E8">
      <w:pPr>
        <w:pStyle w:val="FEMANormal"/>
      </w:pPr>
    </w:p>
    <w:p w14:paraId="3E489D07" w14:textId="77777777" w:rsidR="00E041E8" w:rsidRDefault="00E041E8" w:rsidP="00E041E8">
      <w:pPr>
        <w:pStyle w:val="FEMANormal"/>
        <w:spacing w:after="0"/>
      </w:pPr>
      <w:r>
        <w:t>_____________________________________________________________________________________</w:t>
      </w:r>
    </w:p>
    <w:p w14:paraId="02BCF42E" w14:textId="6FAFB991" w:rsidR="00E041E8" w:rsidRDefault="00691F84" w:rsidP="00E041E8">
      <w:pPr>
        <w:pStyle w:val="FEMANormal"/>
        <w:spacing w:after="0"/>
      </w:pPr>
      <w:r w:rsidRPr="00691F84">
        <w:rPr>
          <w:noProof/>
          <w:color w:val="833C0B" w:themeColor="accent2" w:themeShade="80"/>
        </w:rPr>
        <w:fldChar w:fldCharType="begin">
          <w:ffData>
            <w:name w:val=""/>
            <w:enabled/>
            <w:calcOnExit w:val="0"/>
            <w:textInput>
              <w:default w:val="John Wethington"/>
            </w:textInput>
          </w:ffData>
        </w:fldChar>
      </w:r>
      <w:r w:rsidRPr="00691F84">
        <w:rPr>
          <w:noProof/>
          <w:color w:val="833C0B" w:themeColor="accent2" w:themeShade="80"/>
        </w:rPr>
        <w:instrText xml:space="preserve"> FORMTEXT </w:instrText>
      </w:r>
      <w:r w:rsidRPr="00691F84">
        <w:rPr>
          <w:noProof/>
          <w:color w:val="833C0B" w:themeColor="accent2" w:themeShade="80"/>
        </w:rPr>
      </w:r>
      <w:r w:rsidRPr="00691F84">
        <w:rPr>
          <w:noProof/>
          <w:color w:val="833C0B" w:themeColor="accent2" w:themeShade="80"/>
        </w:rPr>
        <w:fldChar w:fldCharType="separate"/>
      </w:r>
      <w:r w:rsidRPr="00691F84">
        <w:rPr>
          <w:noProof/>
          <w:color w:val="833C0B" w:themeColor="accent2" w:themeShade="80"/>
        </w:rPr>
        <w:t>John Wethington</w:t>
      </w:r>
      <w:r w:rsidRPr="00691F84">
        <w:rPr>
          <w:noProof/>
          <w:color w:val="833C0B" w:themeColor="accent2" w:themeShade="80"/>
        </w:rPr>
        <w:fldChar w:fldCharType="end"/>
      </w:r>
      <w:r w:rsidR="00E041E8">
        <w:tab/>
      </w:r>
      <w:r w:rsidR="00E041E8">
        <w:tab/>
      </w:r>
      <w:r w:rsidR="00E041E8">
        <w:tab/>
      </w:r>
      <w:r w:rsidR="00E041E8">
        <w:tab/>
      </w:r>
      <w:r w:rsidR="00E041E8">
        <w:tab/>
      </w:r>
      <w:r w:rsidR="00E041E8">
        <w:tab/>
      </w:r>
      <w:r w:rsidR="00E041E8">
        <w:tab/>
      </w:r>
      <w:r w:rsidR="00E041E8">
        <w:tab/>
        <w:t>Date</w:t>
      </w:r>
    </w:p>
    <w:p w14:paraId="25F04C00" w14:textId="77777777" w:rsidR="00E041E8" w:rsidRDefault="00E041E8" w:rsidP="00E041E8">
      <w:pPr>
        <w:pStyle w:val="FEMANormal"/>
        <w:spacing w:after="0"/>
      </w:pPr>
      <w:r>
        <w:t>FEMA Regional Project Officer</w:t>
      </w:r>
    </w:p>
    <w:p w14:paraId="0EA053D4" w14:textId="352F5B06" w:rsidR="00E041E8" w:rsidRDefault="00E041E8" w:rsidP="00E041E8">
      <w:pPr>
        <w:pStyle w:val="FEMANormal"/>
        <w:spacing w:after="0"/>
      </w:pPr>
      <w:r>
        <w:t xml:space="preserve">Federal Emergency Management Agency, Region </w:t>
      </w:r>
      <w:r w:rsidR="00691F84" w:rsidRPr="00691F84">
        <w:rPr>
          <w:noProof/>
          <w:color w:val="833C0B" w:themeColor="accent2" w:themeShade="80"/>
        </w:rPr>
        <w:fldChar w:fldCharType="begin">
          <w:ffData>
            <w:name w:val=""/>
            <w:enabled/>
            <w:calcOnExit w:val="0"/>
            <w:textInput>
              <w:default w:val="5"/>
            </w:textInput>
          </w:ffData>
        </w:fldChar>
      </w:r>
      <w:r w:rsidR="00691F84" w:rsidRPr="00691F84">
        <w:rPr>
          <w:noProof/>
          <w:color w:val="833C0B" w:themeColor="accent2" w:themeShade="80"/>
        </w:rPr>
        <w:instrText xml:space="preserve"> FORMTEXT </w:instrText>
      </w:r>
      <w:r w:rsidR="00691F84" w:rsidRPr="00691F84">
        <w:rPr>
          <w:noProof/>
          <w:color w:val="833C0B" w:themeColor="accent2" w:themeShade="80"/>
        </w:rPr>
      </w:r>
      <w:r w:rsidR="00691F84" w:rsidRPr="00691F84">
        <w:rPr>
          <w:noProof/>
          <w:color w:val="833C0B" w:themeColor="accent2" w:themeShade="80"/>
        </w:rPr>
        <w:fldChar w:fldCharType="separate"/>
      </w:r>
      <w:r w:rsidR="00691F84" w:rsidRPr="00691F84">
        <w:rPr>
          <w:noProof/>
          <w:color w:val="833C0B" w:themeColor="accent2" w:themeShade="80"/>
        </w:rPr>
        <w:t>5</w:t>
      </w:r>
      <w:r w:rsidR="00691F84" w:rsidRPr="00691F84">
        <w:rPr>
          <w:noProof/>
          <w:color w:val="833C0B" w:themeColor="accent2" w:themeShade="80"/>
        </w:rPr>
        <w:fldChar w:fldCharType="end"/>
      </w:r>
    </w:p>
    <w:p w14:paraId="37BC9C7F" w14:textId="77777777" w:rsidR="00E041E8" w:rsidRDefault="00E041E8" w:rsidP="00E041E8">
      <w:pPr>
        <w:pStyle w:val="FEMANormal"/>
      </w:pPr>
    </w:p>
    <w:p w14:paraId="59CC7B9E" w14:textId="77777777" w:rsidR="00E041E8" w:rsidRDefault="00E041E8" w:rsidP="00E041E8">
      <w:pPr>
        <w:pStyle w:val="FEMANormal"/>
      </w:pPr>
    </w:p>
    <w:p w14:paraId="1B782ADC" w14:textId="77777777" w:rsidR="00624C46" w:rsidRDefault="00624C46" w:rsidP="00624C46">
      <w:pPr>
        <w:pStyle w:val="FEMANormal"/>
      </w:pPr>
    </w:p>
    <w:p w14:paraId="6C10FD0E" w14:textId="77777777" w:rsidR="00624C46" w:rsidRDefault="00624C46" w:rsidP="00624C46">
      <w:pPr>
        <w:pStyle w:val="FEMANormal"/>
      </w:pPr>
    </w:p>
    <w:p w14:paraId="62C8F8B2" w14:textId="77777777" w:rsidR="00624C46" w:rsidRDefault="00624C46" w:rsidP="00624C46">
      <w:pPr>
        <w:pStyle w:val="FEMANormal"/>
        <w:spacing w:after="0"/>
      </w:pPr>
      <w:r>
        <w:t>_____________________________________________________________________________________</w:t>
      </w:r>
    </w:p>
    <w:p w14:paraId="52F9B32F" w14:textId="77777777" w:rsidR="00624C46" w:rsidRDefault="00624C46" w:rsidP="00624C46">
      <w:pPr>
        <w:pStyle w:val="FEMANormal"/>
        <w:spacing w:after="0"/>
      </w:pPr>
      <w:r w:rsidRPr="008C1180">
        <w:rPr>
          <w:color w:val="833C0B" w:themeColor="accent2" w:themeShade="80"/>
        </w:rPr>
        <w:fldChar w:fldCharType="begin">
          <w:ffData>
            <w:name w:val=""/>
            <w:enabled/>
            <w:calcOnExit w:val="0"/>
            <w:textInput>
              <w:default w:val="Julia McCarthy"/>
            </w:textInput>
          </w:ffData>
        </w:fldChar>
      </w:r>
      <w:r w:rsidRPr="008C1180">
        <w:rPr>
          <w:color w:val="833C0B" w:themeColor="accent2" w:themeShade="80"/>
        </w:rPr>
        <w:instrText xml:space="preserve"> FORMTEXT </w:instrText>
      </w:r>
      <w:r w:rsidRPr="008C1180">
        <w:rPr>
          <w:color w:val="833C0B" w:themeColor="accent2" w:themeShade="80"/>
        </w:rPr>
      </w:r>
      <w:r w:rsidRPr="008C1180">
        <w:rPr>
          <w:color w:val="833C0B" w:themeColor="accent2" w:themeShade="80"/>
        </w:rPr>
        <w:fldChar w:fldCharType="separate"/>
      </w:r>
      <w:r w:rsidRPr="008C1180">
        <w:rPr>
          <w:noProof/>
          <w:color w:val="833C0B" w:themeColor="accent2" w:themeShade="80"/>
        </w:rPr>
        <w:t>Julia McCarthy</w:t>
      </w:r>
      <w:r w:rsidRPr="008C1180">
        <w:rPr>
          <w:color w:val="833C0B" w:themeColor="accent2" w:themeShade="80"/>
        </w:rPr>
        <w:fldChar w:fldCharType="end"/>
      </w:r>
      <w:r>
        <w:tab/>
      </w:r>
      <w:r>
        <w:tab/>
      </w:r>
      <w:r>
        <w:tab/>
      </w:r>
      <w:r>
        <w:tab/>
      </w:r>
      <w:r>
        <w:tab/>
        <w:t>Date</w:t>
      </w:r>
    </w:p>
    <w:p w14:paraId="505BE8D7" w14:textId="6C75EEAB" w:rsidR="00624C46" w:rsidRDefault="00624C46" w:rsidP="00624C46">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710066FB" w14:textId="77777777" w:rsidR="00624C46" w:rsidRDefault="00624C46" w:rsidP="00624C46">
      <w:pPr>
        <w:pStyle w:val="FEMANormal"/>
      </w:pPr>
      <w:r>
        <w:rPr>
          <w:color w:val="833C0B" w:themeColor="accent2" w:themeShade="80"/>
        </w:rPr>
        <w:fldChar w:fldCharType="begin">
          <w:ffData>
            <w:name w:val=""/>
            <w:enabled/>
            <w:calcOnExit w:val="0"/>
            <w:textInput>
              <w:default w:val="Federal Emergency Management Agency, Region 5"/>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Federal Emergency Management Agency, Region 5</w:t>
      </w:r>
      <w:r>
        <w:rPr>
          <w:color w:val="833C0B" w:themeColor="accent2" w:themeShade="80"/>
        </w:rPr>
        <w:fldChar w:fldCharType="end"/>
      </w:r>
    </w:p>
    <w:p w14:paraId="377B9416" w14:textId="77777777" w:rsidR="00624C46" w:rsidRDefault="00624C46" w:rsidP="00624C46">
      <w:pPr>
        <w:pStyle w:val="FEMANormal"/>
      </w:pPr>
    </w:p>
    <w:p w14:paraId="65144E88" w14:textId="77777777" w:rsidR="00E041E8" w:rsidRDefault="00E041E8" w:rsidP="00E041E8">
      <w:pPr>
        <w:pStyle w:val="FEMANormal"/>
        <w:sectPr w:rsidR="00E041E8" w:rsidSect="00E041E8">
          <w:pgSz w:w="12240" w:h="15840"/>
          <w:pgMar w:top="1440" w:right="1440" w:bottom="1440" w:left="1440" w:header="720" w:footer="720" w:gutter="0"/>
          <w:cols w:space="720"/>
          <w:docGrid w:linePitch="360"/>
        </w:sectPr>
      </w:pPr>
    </w:p>
    <w:p w14:paraId="5715B296" w14:textId="77777777" w:rsidR="00E041E8" w:rsidRDefault="00E041E8" w:rsidP="00E041E8">
      <w:pPr>
        <w:pStyle w:val="FEMAHeading1"/>
        <w:numPr>
          <w:ilvl w:val="0"/>
          <w:numId w:val="0"/>
        </w:numPr>
        <w:ind w:left="720" w:hanging="720"/>
      </w:pPr>
      <w:bookmarkStart w:id="86" w:name="_Toc191031192"/>
      <w:r>
        <w:lastRenderedPageBreak/>
        <w:t>List of Tables</w:t>
      </w:r>
      <w:bookmarkEnd w:id="86"/>
    </w:p>
    <w:p w14:paraId="1FD8554A" w14:textId="0F3FE23F" w:rsidR="009A7524" w:rsidRDefault="00E041E8">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194" w:history="1">
        <w:r w:rsidR="009A7524" w:rsidRPr="00CE076D">
          <w:rPr>
            <w:rStyle w:val="Hyperlink"/>
            <w:noProof/>
          </w:rPr>
          <w:t>Table 1. Project and Point of Contact Information</w:t>
        </w:r>
        <w:r w:rsidR="009A7524">
          <w:rPr>
            <w:noProof/>
            <w:webHidden/>
          </w:rPr>
          <w:tab/>
        </w:r>
        <w:r w:rsidR="009A7524">
          <w:rPr>
            <w:noProof/>
            <w:webHidden/>
          </w:rPr>
          <w:fldChar w:fldCharType="begin"/>
        </w:r>
        <w:r w:rsidR="009A7524">
          <w:rPr>
            <w:noProof/>
            <w:webHidden/>
          </w:rPr>
          <w:instrText xml:space="preserve"> PAGEREF _Toc191031194 \h </w:instrText>
        </w:r>
        <w:r w:rsidR="009A7524">
          <w:rPr>
            <w:noProof/>
            <w:webHidden/>
          </w:rPr>
        </w:r>
        <w:r w:rsidR="009A7524">
          <w:rPr>
            <w:noProof/>
            <w:webHidden/>
          </w:rPr>
          <w:fldChar w:fldCharType="separate"/>
        </w:r>
        <w:r w:rsidR="009A7524">
          <w:rPr>
            <w:noProof/>
            <w:webHidden/>
          </w:rPr>
          <w:t>2</w:t>
        </w:r>
        <w:r w:rsidR="009A7524">
          <w:rPr>
            <w:noProof/>
            <w:webHidden/>
          </w:rPr>
          <w:fldChar w:fldCharType="end"/>
        </w:r>
      </w:hyperlink>
    </w:p>
    <w:p w14:paraId="494CC416" w14:textId="28B21213"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195" w:history="1">
        <w:r w:rsidRPr="00CE076D">
          <w:rPr>
            <w:rStyle w:val="Hyperlink"/>
            <w:noProof/>
          </w:rPr>
          <w:t>Table 2. Narrative and Audience</w:t>
        </w:r>
        <w:r>
          <w:rPr>
            <w:noProof/>
            <w:webHidden/>
          </w:rPr>
          <w:tab/>
        </w:r>
        <w:r>
          <w:rPr>
            <w:noProof/>
            <w:webHidden/>
          </w:rPr>
          <w:fldChar w:fldCharType="begin"/>
        </w:r>
        <w:r>
          <w:rPr>
            <w:noProof/>
            <w:webHidden/>
          </w:rPr>
          <w:instrText xml:space="preserve"> PAGEREF _Toc191031195 \h </w:instrText>
        </w:r>
        <w:r>
          <w:rPr>
            <w:noProof/>
            <w:webHidden/>
          </w:rPr>
        </w:r>
        <w:r>
          <w:rPr>
            <w:noProof/>
            <w:webHidden/>
          </w:rPr>
          <w:fldChar w:fldCharType="separate"/>
        </w:r>
        <w:r>
          <w:rPr>
            <w:noProof/>
            <w:webHidden/>
          </w:rPr>
          <w:t>3</w:t>
        </w:r>
        <w:r>
          <w:rPr>
            <w:noProof/>
            <w:webHidden/>
          </w:rPr>
          <w:fldChar w:fldCharType="end"/>
        </w:r>
      </w:hyperlink>
    </w:p>
    <w:p w14:paraId="210B666C" w14:textId="095050DE"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196" w:history="1">
        <w:r w:rsidRPr="00CE076D">
          <w:rPr>
            <w:rStyle w:val="Hyperlink"/>
            <w:noProof/>
          </w:rPr>
          <w:t>Table 3. Task 1 – Develop COMS Engagement Plan</w:t>
        </w:r>
        <w:r>
          <w:rPr>
            <w:noProof/>
            <w:webHidden/>
          </w:rPr>
          <w:tab/>
        </w:r>
        <w:r>
          <w:rPr>
            <w:noProof/>
            <w:webHidden/>
          </w:rPr>
          <w:fldChar w:fldCharType="begin"/>
        </w:r>
        <w:r>
          <w:rPr>
            <w:noProof/>
            <w:webHidden/>
          </w:rPr>
          <w:instrText xml:space="preserve"> PAGEREF _Toc191031196 \h </w:instrText>
        </w:r>
        <w:r>
          <w:rPr>
            <w:noProof/>
            <w:webHidden/>
          </w:rPr>
        </w:r>
        <w:r>
          <w:rPr>
            <w:noProof/>
            <w:webHidden/>
          </w:rPr>
          <w:fldChar w:fldCharType="separate"/>
        </w:r>
        <w:r>
          <w:rPr>
            <w:noProof/>
            <w:webHidden/>
          </w:rPr>
          <w:t>6</w:t>
        </w:r>
        <w:r>
          <w:rPr>
            <w:noProof/>
            <w:webHidden/>
          </w:rPr>
          <w:fldChar w:fldCharType="end"/>
        </w:r>
      </w:hyperlink>
    </w:p>
    <w:p w14:paraId="4D64FC53" w14:textId="3DBC3905"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197" w:history="1">
        <w:r w:rsidRPr="00CE076D">
          <w:rPr>
            <w:rStyle w:val="Hyperlink"/>
            <w:noProof/>
          </w:rPr>
          <w:t>Table 4. Task 2 – Strategic Planning for Community Outreach and Engagement</w:t>
        </w:r>
        <w:r>
          <w:rPr>
            <w:noProof/>
            <w:webHidden/>
          </w:rPr>
          <w:tab/>
        </w:r>
        <w:r>
          <w:rPr>
            <w:noProof/>
            <w:webHidden/>
          </w:rPr>
          <w:fldChar w:fldCharType="begin"/>
        </w:r>
        <w:r>
          <w:rPr>
            <w:noProof/>
            <w:webHidden/>
          </w:rPr>
          <w:instrText xml:space="preserve"> PAGEREF _Toc191031197 \h </w:instrText>
        </w:r>
        <w:r>
          <w:rPr>
            <w:noProof/>
            <w:webHidden/>
          </w:rPr>
        </w:r>
        <w:r>
          <w:rPr>
            <w:noProof/>
            <w:webHidden/>
          </w:rPr>
          <w:fldChar w:fldCharType="separate"/>
        </w:r>
        <w:r>
          <w:rPr>
            <w:noProof/>
            <w:webHidden/>
          </w:rPr>
          <w:t>7</w:t>
        </w:r>
        <w:r>
          <w:rPr>
            <w:noProof/>
            <w:webHidden/>
          </w:rPr>
          <w:fldChar w:fldCharType="end"/>
        </w:r>
      </w:hyperlink>
    </w:p>
    <w:p w14:paraId="3630D3BF" w14:textId="0773C8D1"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198" w:history="1">
        <w:r w:rsidRPr="00CE076D">
          <w:rPr>
            <w:rStyle w:val="Hyperlink"/>
            <w:noProof/>
          </w:rPr>
          <w:t>Table 5. Task 3 – Meeting and Process Facilitation</w:t>
        </w:r>
        <w:r>
          <w:rPr>
            <w:noProof/>
            <w:webHidden/>
          </w:rPr>
          <w:tab/>
        </w:r>
        <w:r>
          <w:rPr>
            <w:noProof/>
            <w:webHidden/>
          </w:rPr>
          <w:fldChar w:fldCharType="begin"/>
        </w:r>
        <w:r>
          <w:rPr>
            <w:noProof/>
            <w:webHidden/>
          </w:rPr>
          <w:instrText xml:space="preserve"> PAGEREF _Toc191031198 \h </w:instrText>
        </w:r>
        <w:r>
          <w:rPr>
            <w:noProof/>
            <w:webHidden/>
          </w:rPr>
        </w:r>
        <w:r>
          <w:rPr>
            <w:noProof/>
            <w:webHidden/>
          </w:rPr>
          <w:fldChar w:fldCharType="separate"/>
        </w:r>
        <w:r>
          <w:rPr>
            <w:noProof/>
            <w:webHidden/>
          </w:rPr>
          <w:t>8</w:t>
        </w:r>
        <w:r>
          <w:rPr>
            <w:noProof/>
            <w:webHidden/>
          </w:rPr>
          <w:fldChar w:fldCharType="end"/>
        </w:r>
      </w:hyperlink>
    </w:p>
    <w:p w14:paraId="0A3806D4" w14:textId="27DCDAEE"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199" w:history="1">
        <w:r w:rsidRPr="00CE076D">
          <w:rPr>
            <w:rStyle w:val="Hyperlink"/>
            <w:noProof/>
          </w:rPr>
          <w:t>Table 6. Task 4 – Mitigation Support</w:t>
        </w:r>
        <w:r>
          <w:rPr>
            <w:noProof/>
            <w:webHidden/>
          </w:rPr>
          <w:tab/>
        </w:r>
        <w:r>
          <w:rPr>
            <w:noProof/>
            <w:webHidden/>
          </w:rPr>
          <w:fldChar w:fldCharType="begin"/>
        </w:r>
        <w:r>
          <w:rPr>
            <w:noProof/>
            <w:webHidden/>
          </w:rPr>
          <w:instrText xml:space="preserve"> PAGEREF _Toc191031199 \h </w:instrText>
        </w:r>
        <w:r>
          <w:rPr>
            <w:noProof/>
            <w:webHidden/>
          </w:rPr>
        </w:r>
        <w:r>
          <w:rPr>
            <w:noProof/>
            <w:webHidden/>
          </w:rPr>
          <w:fldChar w:fldCharType="separate"/>
        </w:r>
        <w:r>
          <w:rPr>
            <w:noProof/>
            <w:webHidden/>
          </w:rPr>
          <w:t>9</w:t>
        </w:r>
        <w:r>
          <w:rPr>
            <w:noProof/>
            <w:webHidden/>
          </w:rPr>
          <w:fldChar w:fldCharType="end"/>
        </w:r>
      </w:hyperlink>
    </w:p>
    <w:p w14:paraId="226AAE96" w14:textId="023A74A6"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0" w:history="1">
        <w:r w:rsidRPr="00CE076D">
          <w:rPr>
            <w:rStyle w:val="Hyperlink"/>
            <w:noProof/>
          </w:rPr>
          <w:t>Table 7. Task 5 – Communication and Outreach to Communities</w:t>
        </w:r>
        <w:r>
          <w:rPr>
            <w:noProof/>
            <w:webHidden/>
          </w:rPr>
          <w:tab/>
        </w:r>
        <w:r>
          <w:rPr>
            <w:noProof/>
            <w:webHidden/>
          </w:rPr>
          <w:fldChar w:fldCharType="begin"/>
        </w:r>
        <w:r>
          <w:rPr>
            <w:noProof/>
            <w:webHidden/>
          </w:rPr>
          <w:instrText xml:space="preserve"> PAGEREF _Toc191031200 \h </w:instrText>
        </w:r>
        <w:r>
          <w:rPr>
            <w:noProof/>
            <w:webHidden/>
          </w:rPr>
        </w:r>
        <w:r>
          <w:rPr>
            <w:noProof/>
            <w:webHidden/>
          </w:rPr>
          <w:fldChar w:fldCharType="separate"/>
        </w:r>
        <w:r>
          <w:rPr>
            <w:noProof/>
            <w:webHidden/>
          </w:rPr>
          <w:t>10</w:t>
        </w:r>
        <w:r>
          <w:rPr>
            <w:noProof/>
            <w:webHidden/>
          </w:rPr>
          <w:fldChar w:fldCharType="end"/>
        </w:r>
      </w:hyperlink>
    </w:p>
    <w:p w14:paraId="71B8737A" w14:textId="48DF3880"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1" w:history="1">
        <w:r w:rsidRPr="00CE076D">
          <w:rPr>
            <w:rStyle w:val="Hyperlink"/>
            <w:noProof/>
          </w:rPr>
          <w:t>Table 8. Task 6 – Training and Community Capability Development</w:t>
        </w:r>
        <w:r>
          <w:rPr>
            <w:noProof/>
            <w:webHidden/>
          </w:rPr>
          <w:tab/>
        </w:r>
        <w:r>
          <w:rPr>
            <w:noProof/>
            <w:webHidden/>
          </w:rPr>
          <w:fldChar w:fldCharType="begin"/>
        </w:r>
        <w:r>
          <w:rPr>
            <w:noProof/>
            <w:webHidden/>
          </w:rPr>
          <w:instrText xml:space="preserve"> PAGEREF _Toc191031201 \h </w:instrText>
        </w:r>
        <w:r>
          <w:rPr>
            <w:noProof/>
            <w:webHidden/>
          </w:rPr>
        </w:r>
        <w:r>
          <w:rPr>
            <w:noProof/>
            <w:webHidden/>
          </w:rPr>
          <w:fldChar w:fldCharType="separate"/>
        </w:r>
        <w:r>
          <w:rPr>
            <w:noProof/>
            <w:webHidden/>
          </w:rPr>
          <w:t>11</w:t>
        </w:r>
        <w:r>
          <w:rPr>
            <w:noProof/>
            <w:webHidden/>
          </w:rPr>
          <w:fldChar w:fldCharType="end"/>
        </w:r>
      </w:hyperlink>
    </w:p>
    <w:p w14:paraId="4C32F7FF" w14:textId="3BDC011F"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2" w:history="1">
        <w:r w:rsidRPr="00CE076D">
          <w:rPr>
            <w:rStyle w:val="Hyperlink"/>
            <w:noProof/>
          </w:rPr>
          <w:t>Table 9. Task 7 – Mitigation Planning Technical Assistance</w:t>
        </w:r>
        <w:r>
          <w:rPr>
            <w:noProof/>
            <w:webHidden/>
          </w:rPr>
          <w:tab/>
        </w:r>
        <w:r>
          <w:rPr>
            <w:noProof/>
            <w:webHidden/>
          </w:rPr>
          <w:fldChar w:fldCharType="begin"/>
        </w:r>
        <w:r>
          <w:rPr>
            <w:noProof/>
            <w:webHidden/>
          </w:rPr>
          <w:instrText xml:space="preserve"> PAGEREF _Toc191031202 \h </w:instrText>
        </w:r>
        <w:r>
          <w:rPr>
            <w:noProof/>
            <w:webHidden/>
          </w:rPr>
        </w:r>
        <w:r>
          <w:rPr>
            <w:noProof/>
            <w:webHidden/>
          </w:rPr>
          <w:fldChar w:fldCharType="separate"/>
        </w:r>
        <w:r>
          <w:rPr>
            <w:noProof/>
            <w:webHidden/>
          </w:rPr>
          <w:t>12</w:t>
        </w:r>
        <w:r>
          <w:rPr>
            <w:noProof/>
            <w:webHidden/>
          </w:rPr>
          <w:fldChar w:fldCharType="end"/>
        </w:r>
      </w:hyperlink>
    </w:p>
    <w:p w14:paraId="5A60C209" w14:textId="4433D33A"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3" w:history="1">
        <w:r w:rsidRPr="00CE076D">
          <w:rPr>
            <w:rStyle w:val="Hyperlink"/>
            <w:noProof/>
          </w:rPr>
          <w:t>Table 10. Task 8 – Directly Funded Staffing</w:t>
        </w:r>
        <w:r>
          <w:rPr>
            <w:noProof/>
            <w:webHidden/>
          </w:rPr>
          <w:tab/>
        </w:r>
        <w:r>
          <w:rPr>
            <w:noProof/>
            <w:webHidden/>
          </w:rPr>
          <w:fldChar w:fldCharType="begin"/>
        </w:r>
        <w:r>
          <w:rPr>
            <w:noProof/>
            <w:webHidden/>
          </w:rPr>
          <w:instrText xml:space="preserve"> PAGEREF _Toc191031203 \h </w:instrText>
        </w:r>
        <w:r>
          <w:rPr>
            <w:noProof/>
            <w:webHidden/>
          </w:rPr>
        </w:r>
        <w:r>
          <w:rPr>
            <w:noProof/>
            <w:webHidden/>
          </w:rPr>
          <w:fldChar w:fldCharType="separate"/>
        </w:r>
        <w:r>
          <w:rPr>
            <w:noProof/>
            <w:webHidden/>
          </w:rPr>
          <w:t>13</w:t>
        </w:r>
        <w:r>
          <w:rPr>
            <w:noProof/>
            <w:webHidden/>
          </w:rPr>
          <w:fldChar w:fldCharType="end"/>
        </w:r>
      </w:hyperlink>
    </w:p>
    <w:p w14:paraId="4D00A949" w14:textId="55332831"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4" w:history="1">
        <w:r w:rsidRPr="00CE076D">
          <w:rPr>
            <w:rStyle w:val="Hyperlink"/>
            <w:noProof/>
          </w:rPr>
          <w:t>Table 11. Task 9 – Mentoring</w:t>
        </w:r>
        <w:r>
          <w:rPr>
            <w:noProof/>
            <w:webHidden/>
          </w:rPr>
          <w:tab/>
        </w:r>
        <w:r>
          <w:rPr>
            <w:noProof/>
            <w:webHidden/>
          </w:rPr>
          <w:fldChar w:fldCharType="begin"/>
        </w:r>
        <w:r>
          <w:rPr>
            <w:noProof/>
            <w:webHidden/>
          </w:rPr>
          <w:instrText xml:space="preserve"> PAGEREF _Toc191031204 \h </w:instrText>
        </w:r>
        <w:r>
          <w:rPr>
            <w:noProof/>
            <w:webHidden/>
          </w:rPr>
        </w:r>
        <w:r>
          <w:rPr>
            <w:noProof/>
            <w:webHidden/>
          </w:rPr>
          <w:fldChar w:fldCharType="separate"/>
        </w:r>
        <w:r>
          <w:rPr>
            <w:noProof/>
            <w:webHidden/>
          </w:rPr>
          <w:t>14</w:t>
        </w:r>
        <w:r>
          <w:rPr>
            <w:noProof/>
            <w:webHidden/>
          </w:rPr>
          <w:fldChar w:fldCharType="end"/>
        </w:r>
      </w:hyperlink>
    </w:p>
    <w:p w14:paraId="2D6B4371" w14:textId="1C55457B"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5" w:history="1">
        <w:r w:rsidRPr="00CE076D">
          <w:rPr>
            <w:rStyle w:val="Hyperlink"/>
            <w:noProof/>
          </w:rPr>
          <w:t>Table 12. Task 10 – Pilot Projects</w:t>
        </w:r>
        <w:r>
          <w:rPr>
            <w:noProof/>
            <w:webHidden/>
          </w:rPr>
          <w:tab/>
        </w:r>
        <w:r>
          <w:rPr>
            <w:noProof/>
            <w:webHidden/>
          </w:rPr>
          <w:fldChar w:fldCharType="begin"/>
        </w:r>
        <w:r>
          <w:rPr>
            <w:noProof/>
            <w:webHidden/>
          </w:rPr>
          <w:instrText xml:space="preserve"> PAGEREF _Toc191031205 \h </w:instrText>
        </w:r>
        <w:r>
          <w:rPr>
            <w:noProof/>
            <w:webHidden/>
          </w:rPr>
        </w:r>
        <w:r>
          <w:rPr>
            <w:noProof/>
            <w:webHidden/>
          </w:rPr>
          <w:fldChar w:fldCharType="separate"/>
        </w:r>
        <w:r>
          <w:rPr>
            <w:noProof/>
            <w:webHidden/>
          </w:rPr>
          <w:t>15</w:t>
        </w:r>
        <w:r>
          <w:rPr>
            <w:noProof/>
            <w:webHidden/>
          </w:rPr>
          <w:fldChar w:fldCharType="end"/>
        </w:r>
      </w:hyperlink>
    </w:p>
    <w:p w14:paraId="07070B70" w14:textId="45DE91F3"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6" w:history="1">
        <w:r w:rsidRPr="00CE076D">
          <w:rPr>
            <w:rStyle w:val="Hyperlink"/>
            <w:noProof/>
          </w:rPr>
          <w:t>Table 13. Task 11 – CTP Engagement</w:t>
        </w:r>
        <w:r>
          <w:rPr>
            <w:noProof/>
            <w:webHidden/>
          </w:rPr>
          <w:tab/>
        </w:r>
        <w:r>
          <w:rPr>
            <w:noProof/>
            <w:webHidden/>
          </w:rPr>
          <w:fldChar w:fldCharType="begin"/>
        </w:r>
        <w:r>
          <w:rPr>
            <w:noProof/>
            <w:webHidden/>
          </w:rPr>
          <w:instrText xml:space="preserve"> PAGEREF _Toc191031206 \h </w:instrText>
        </w:r>
        <w:r>
          <w:rPr>
            <w:noProof/>
            <w:webHidden/>
          </w:rPr>
        </w:r>
        <w:r>
          <w:rPr>
            <w:noProof/>
            <w:webHidden/>
          </w:rPr>
          <w:fldChar w:fldCharType="separate"/>
        </w:r>
        <w:r>
          <w:rPr>
            <w:noProof/>
            <w:webHidden/>
          </w:rPr>
          <w:t>16</w:t>
        </w:r>
        <w:r>
          <w:rPr>
            <w:noProof/>
            <w:webHidden/>
          </w:rPr>
          <w:fldChar w:fldCharType="end"/>
        </w:r>
      </w:hyperlink>
    </w:p>
    <w:p w14:paraId="344E82CF" w14:textId="7F973EC1"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7" w:history="1">
        <w:r w:rsidRPr="00CE076D">
          <w:rPr>
            <w:rStyle w:val="Hyperlink"/>
            <w:noProof/>
          </w:rPr>
          <w:t>Table 14. Percentage of Time Spent on Tasks for Funded Staff</w:t>
        </w:r>
        <w:r>
          <w:rPr>
            <w:noProof/>
            <w:webHidden/>
          </w:rPr>
          <w:tab/>
        </w:r>
        <w:r>
          <w:rPr>
            <w:noProof/>
            <w:webHidden/>
          </w:rPr>
          <w:fldChar w:fldCharType="begin"/>
        </w:r>
        <w:r>
          <w:rPr>
            <w:noProof/>
            <w:webHidden/>
          </w:rPr>
          <w:instrText xml:space="preserve"> PAGEREF _Toc191031207 \h </w:instrText>
        </w:r>
        <w:r>
          <w:rPr>
            <w:noProof/>
            <w:webHidden/>
          </w:rPr>
        </w:r>
        <w:r>
          <w:rPr>
            <w:noProof/>
            <w:webHidden/>
          </w:rPr>
          <w:fldChar w:fldCharType="separate"/>
        </w:r>
        <w:r>
          <w:rPr>
            <w:noProof/>
            <w:webHidden/>
          </w:rPr>
          <w:t>17</w:t>
        </w:r>
        <w:r>
          <w:rPr>
            <w:noProof/>
            <w:webHidden/>
          </w:rPr>
          <w:fldChar w:fldCharType="end"/>
        </w:r>
      </w:hyperlink>
    </w:p>
    <w:p w14:paraId="42FCFEBD" w14:textId="604F06F1"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8" w:history="1">
        <w:r w:rsidRPr="00CE076D">
          <w:rPr>
            <w:rStyle w:val="Hyperlink"/>
            <w:noProof/>
          </w:rPr>
          <w:t>Table 15. Percentage of Time Spent on Tasks for Unfunded Staff</w:t>
        </w:r>
        <w:r>
          <w:rPr>
            <w:noProof/>
            <w:webHidden/>
          </w:rPr>
          <w:tab/>
        </w:r>
        <w:r>
          <w:rPr>
            <w:noProof/>
            <w:webHidden/>
          </w:rPr>
          <w:fldChar w:fldCharType="begin"/>
        </w:r>
        <w:r>
          <w:rPr>
            <w:noProof/>
            <w:webHidden/>
          </w:rPr>
          <w:instrText xml:space="preserve"> PAGEREF _Toc191031208 \h </w:instrText>
        </w:r>
        <w:r>
          <w:rPr>
            <w:noProof/>
            <w:webHidden/>
          </w:rPr>
        </w:r>
        <w:r>
          <w:rPr>
            <w:noProof/>
            <w:webHidden/>
          </w:rPr>
          <w:fldChar w:fldCharType="separate"/>
        </w:r>
        <w:r>
          <w:rPr>
            <w:noProof/>
            <w:webHidden/>
          </w:rPr>
          <w:t>18</w:t>
        </w:r>
        <w:r>
          <w:rPr>
            <w:noProof/>
            <w:webHidden/>
          </w:rPr>
          <w:fldChar w:fldCharType="end"/>
        </w:r>
      </w:hyperlink>
    </w:p>
    <w:p w14:paraId="7EC573B2" w14:textId="7D765153"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09" w:history="1">
        <w:r w:rsidRPr="00CE076D">
          <w:rPr>
            <w:rStyle w:val="Hyperlink"/>
            <w:noProof/>
          </w:rPr>
          <w:t>Table 16. COMS Deliverables Schedule</w:t>
        </w:r>
        <w:r>
          <w:rPr>
            <w:noProof/>
            <w:webHidden/>
          </w:rPr>
          <w:tab/>
        </w:r>
        <w:r>
          <w:rPr>
            <w:noProof/>
            <w:webHidden/>
          </w:rPr>
          <w:fldChar w:fldCharType="begin"/>
        </w:r>
        <w:r>
          <w:rPr>
            <w:noProof/>
            <w:webHidden/>
          </w:rPr>
          <w:instrText xml:space="preserve"> PAGEREF _Toc191031209 \h </w:instrText>
        </w:r>
        <w:r>
          <w:rPr>
            <w:noProof/>
            <w:webHidden/>
          </w:rPr>
        </w:r>
        <w:r>
          <w:rPr>
            <w:noProof/>
            <w:webHidden/>
          </w:rPr>
          <w:fldChar w:fldCharType="separate"/>
        </w:r>
        <w:r>
          <w:rPr>
            <w:noProof/>
            <w:webHidden/>
          </w:rPr>
          <w:t>19</w:t>
        </w:r>
        <w:r>
          <w:rPr>
            <w:noProof/>
            <w:webHidden/>
          </w:rPr>
          <w:fldChar w:fldCharType="end"/>
        </w:r>
      </w:hyperlink>
    </w:p>
    <w:p w14:paraId="77F46819" w14:textId="2F1D53F7"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10" w:history="1">
        <w:r w:rsidRPr="00CE076D">
          <w:rPr>
            <w:rStyle w:val="Hyperlink"/>
            <w:noProof/>
          </w:rPr>
          <w:t>Table 17. Performance Measures Targets</w:t>
        </w:r>
        <w:r>
          <w:rPr>
            <w:noProof/>
            <w:webHidden/>
          </w:rPr>
          <w:tab/>
        </w:r>
        <w:r>
          <w:rPr>
            <w:noProof/>
            <w:webHidden/>
          </w:rPr>
          <w:fldChar w:fldCharType="begin"/>
        </w:r>
        <w:r>
          <w:rPr>
            <w:noProof/>
            <w:webHidden/>
          </w:rPr>
          <w:instrText xml:space="preserve"> PAGEREF _Toc191031210 \h </w:instrText>
        </w:r>
        <w:r>
          <w:rPr>
            <w:noProof/>
            <w:webHidden/>
          </w:rPr>
        </w:r>
        <w:r>
          <w:rPr>
            <w:noProof/>
            <w:webHidden/>
          </w:rPr>
          <w:fldChar w:fldCharType="separate"/>
        </w:r>
        <w:r>
          <w:rPr>
            <w:noProof/>
            <w:webHidden/>
          </w:rPr>
          <w:t>20</w:t>
        </w:r>
        <w:r>
          <w:rPr>
            <w:noProof/>
            <w:webHidden/>
          </w:rPr>
          <w:fldChar w:fldCharType="end"/>
        </w:r>
      </w:hyperlink>
    </w:p>
    <w:p w14:paraId="764A91C5" w14:textId="54A5CAA7" w:rsidR="009A7524" w:rsidRDefault="009A7524">
      <w:pPr>
        <w:pStyle w:val="TableofFigures"/>
        <w:tabs>
          <w:tab w:val="right" w:leader="dot" w:pos="9350"/>
        </w:tabs>
        <w:rPr>
          <w:rFonts w:asciiTheme="minorHAnsi" w:eastAsiaTheme="minorEastAsia" w:hAnsiTheme="minorHAnsi"/>
          <w:noProof/>
          <w:kern w:val="2"/>
          <w:sz w:val="24"/>
          <w14:ligatures w14:val="standardContextual"/>
        </w:rPr>
      </w:pPr>
      <w:hyperlink w:anchor="_Toc191031211" w:history="1">
        <w:r w:rsidRPr="00CE076D">
          <w:rPr>
            <w:rStyle w:val="Hyperlink"/>
            <w:noProof/>
          </w:rPr>
          <w:t>Table 18. Use of Contractors</w:t>
        </w:r>
        <w:r>
          <w:rPr>
            <w:noProof/>
            <w:webHidden/>
          </w:rPr>
          <w:tab/>
        </w:r>
        <w:r>
          <w:rPr>
            <w:noProof/>
            <w:webHidden/>
          </w:rPr>
          <w:fldChar w:fldCharType="begin"/>
        </w:r>
        <w:r>
          <w:rPr>
            <w:noProof/>
            <w:webHidden/>
          </w:rPr>
          <w:instrText xml:space="preserve"> PAGEREF _Toc191031211 \h </w:instrText>
        </w:r>
        <w:r>
          <w:rPr>
            <w:noProof/>
            <w:webHidden/>
          </w:rPr>
        </w:r>
        <w:r>
          <w:rPr>
            <w:noProof/>
            <w:webHidden/>
          </w:rPr>
          <w:fldChar w:fldCharType="separate"/>
        </w:r>
        <w:r>
          <w:rPr>
            <w:noProof/>
            <w:webHidden/>
          </w:rPr>
          <w:t>21</w:t>
        </w:r>
        <w:r>
          <w:rPr>
            <w:noProof/>
            <w:webHidden/>
          </w:rPr>
          <w:fldChar w:fldCharType="end"/>
        </w:r>
      </w:hyperlink>
    </w:p>
    <w:p w14:paraId="5C1BFD15" w14:textId="25C73B2A" w:rsidR="00E041E8" w:rsidRDefault="00E041E8" w:rsidP="00E041E8">
      <w:pPr>
        <w:pStyle w:val="FEMANormal"/>
        <w:spacing w:after="120"/>
      </w:pPr>
      <w:r>
        <w:fldChar w:fldCharType="end"/>
      </w:r>
    </w:p>
    <w:p w14:paraId="38C8F582" w14:textId="77777777" w:rsidR="00E041E8" w:rsidRDefault="00E041E8" w:rsidP="00E041E8">
      <w:pPr>
        <w:pStyle w:val="FEMAHeading1"/>
        <w:numPr>
          <w:ilvl w:val="0"/>
          <w:numId w:val="0"/>
        </w:numPr>
        <w:ind w:left="720" w:hanging="720"/>
      </w:pPr>
      <w:bookmarkStart w:id="87" w:name="_Toc191031193"/>
      <w:r>
        <w:t>Acronyms</w:t>
      </w:r>
      <w:bookmarkEnd w:id="87"/>
    </w:p>
    <w:p w14:paraId="107F3EC4" w14:textId="77777777" w:rsidR="00E041E8" w:rsidRDefault="00E041E8" w:rsidP="00E041E8">
      <w:pPr>
        <w:pStyle w:val="FEMAAcronymList"/>
      </w:pPr>
      <w:r>
        <w:t>ADA</w:t>
      </w:r>
      <w:r>
        <w:tab/>
        <w:t>Americans with Disabilities Act</w:t>
      </w:r>
    </w:p>
    <w:p w14:paraId="7C97A411" w14:textId="77777777" w:rsidR="00E041E8" w:rsidRDefault="00E041E8" w:rsidP="00E041E8">
      <w:pPr>
        <w:pStyle w:val="FEMAAcronymList"/>
      </w:pPr>
      <w:r>
        <w:t>BCA</w:t>
      </w:r>
      <w:r>
        <w:tab/>
        <w:t>Benefit Cost Analysis</w:t>
      </w:r>
    </w:p>
    <w:p w14:paraId="607E0939" w14:textId="77777777" w:rsidR="00E041E8" w:rsidRDefault="00E041E8" w:rsidP="00E041E8">
      <w:pPr>
        <w:pStyle w:val="FEMAAcronymList"/>
      </w:pPr>
      <w:r>
        <w:t>CAP</w:t>
      </w:r>
      <w:r>
        <w:tab/>
        <w:t>Corrective Action Plan</w:t>
      </w:r>
    </w:p>
    <w:p w14:paraId="5E34C305" w14:textId="77777777" w:rsidR="00E041E8" w:rsidRDefault="00E041E8" w:rsidP="00E041E8">
      <w:pPr>
        <w:pStyle w:val="FEMAAcronymList"/>
      </w:pPr>
      <w:r>
        <w:t>CFR</w:t>
      </w:r>
      <w:r>
        <w:tab/>
        <w:t>Code of Federal Regulations</w:t>
      </w:r>
    </w:p>
    <w:p w14:paraId="292A8590" w14:textId="77777777" w:rsidR="00E041E8" w:rsidRDefault="00E041E8" w:rsidP="00E041E8">
      <w:pPr>
        <w:pStyle w:val="FEMAAcronymList"/>
      </w:pPr>
      <w:r>
        <w:t>COMS</w:t>
      </w:r>
      <w:r>
        <w:tab/>
        <w:t>Community Outreach and Mitigation Strategies</w:t>
      </w:r>
      <w:r>
        <w:tab/>
      </w:r>
    </w:p>
    <w:p w14:paraId="5F52AA9F" w14:textId="77777777" w:rsidR="00E041E8" w:rsidRDefault="00E041E8" w:rsidP="00E041E8">
      <w:pPr>
        <w:pStyle w:val="FEMAAcronymList"/>
      </w:pPr>
      <w:r>
        <w:t>CPI</w:t>
      </w:r>
      <w:r>
        <w:tab/>
        <w:t>Cost Performance Index</w:t>
      </w:r>
    </w:p>
    <w:p w14:paraId="01687047" w14:textId="77777777" w:rsidR="00E041E8" w:rsidRDefault="00E041E8" w:rsidP="00E041E8">
      <w:pPr>
        <w:pStyle w:val="FEMAAcronymList"/>
      </w:pPr>
      <w:r>
        <w:t>CRS</w:t>
      </w:r>
      <w:r>
        <w:tab/>
        <w:t>Community Rating System</w:t>
      </w:r>
    </w:p>
    <w:p w14:paraId="1EA81775" w14:textId="77777777" w:rsidR="00E041E8" w:rsidRDefault="00E041E8" w:rsidP="00E041E8">
      <w:pPr>
        <w:pStyle w:val="FEMAAcronymList"/>
      </w:pPr>
      <w:r>
        <w:t>CTP</w:t>
      </w:r>
      <w:r>
        <w:tab/>
        <w:t>Cooperating Technical Partner</w:t>
      </w:r>
    </w:p>
    <w:p w14:paraId="319897CE" w14:textId="77777777" w:rsidR="00E041E8" w:rsidRDefault="00E041E8" w:rsidP="00E041E8">
      <w:pPr>
        <w:pStyle w:val="FEMAAcronymList"/>
      </w:pPr>
      <w:r>
        <w:t>FEMA</w:t>
      </w:r>
      <w:r>
        <w:tab/>
        <w:t>Federal Emergency Management Agency</w:t>
      </w:r>
    </w:p>
    <w:p w14:paraId="11498DEB" w14:textId="0B0B10AF" w:rsidR="008860A8" w:rsidRDefault="008860A8" w:rsidP="00E041E8">
      <w:pPr>
        <w:pStyle w:val="FEMAAcronymList"/>
      </w:pPr>
      <w:r>
        <w:t>FFRD</w:t>
      </w:r>
      <w:r>
        <w:tab/>
        <w:t>Future of Flood Risk Data</w:t>
      </w:r>
    </w:p>
    <w:p w14:paraId="460496EF" w14:textId="77777777" w:rsidR="00E041E8" w:rsidRDefault="00E041E8" w:rsidP="00E041E8">
      <w:pPr>
        <w:pStyle w:val="FEMAAcronymList"/>
      </w:pPr>
      <w:r>
        <w:t>FIRM</w:t>
      </w:r>
      <w:r>
        <w:tab/>
        <w:t>Flood Insurance Rate Map</w:t>
      </w:r>
    </w:p>
    <w:p w14:paraId="391F2FE5" w14:textId="77777777" w:rsidR="00E041E8" w:rsidRDefault="00E041E8" w:rsidP="00E041E8">
      <w:pPr>
        <w:pStyle w:val="FEMAAcronymList"/>
      </w:pPr>
      <w:r>
        <w:lastRenderedPageBreak/>
        <w:t>HMA</w:t>
      </w:r>
      <w:r>
        <w:tab/>
        <w:t>Hazard Mitigation Assistance</w:t>
      </w:r>
    </w:p>
    <w:p w14:paraId="7C7D36E9" w14:textId="77777777" w:rsidR="00E041E8" w:rsidRDefault="00E041E8" w:rsidP="00E041E8">
      <w:pPr>
        <w:pStyle w:val="FEMAAcronymList"/>
      </w:pPr>
      <w:r>
        <w:t>MAS</w:t>
      </w:r>
      <w:r>
        <w:tab/>
        <w:t>Mapping Activity Statement</w:t>
      </w:r>
    </w:p>
    <w:p w14:paraId="6AB076DD" w14:textId="77777777" w:rsidR="00E041E8" w:rsidRDefault="00E041E8" w:rsidP="00E041E8">
      <w:pPr>
        <w:pStyle w:val="FEMAAcronymList"/>
      </w:pPr>
      <w:r>
        <w:t>MIP</w:t>
      </w:r>
      <w:r>
        <w:tab/>
        <w:t>Mapping Information Platform</w:t>
      </w:r>
    </w:p>
    <w:p w14:paraId="0ECCDD9F" w14:textId="77777777" w:rsidR="00E041E8" w:rsidRDefault="00E041E8" w:rsidP="00E041E8">
      <w:pPr>
        <w:pStyle w:val="FEMAAcronymList"/>
      </w:pPr>
      <w:r>
        <w:t>NFIP</w:t>
      </w:r>
      <w:r>
        <w:tab/>
        <w:t>National Flood Insurance Program</w:t>
      </w:r>
    </w:p>
    <w:p w14:paraId="645ECE5D" w14:textId="77777777" w:rsidR="00E041E8" w:rsidRDefault="00E041E8" w:rsidP="00E041E8">
      <w:pPr>
        <w:pStyle w:val="FEMAAcronymList"/>
      </w:pPr>
      <w:r>
        <w:t>NGO</w:t>
      </w:r>
      <w:r>
        <w:tab/>
        <w:t>Non-governmental Organization</w:t>
      </w:r>
    </w:p>
    <w:p w14:paraId="241FA911" w14:textId="77777777" w:rsidR="00E041E8" w:rsidRDefault="00E041E8" w:rsidP="00E041E8">
      <w:pPr>
        <w:pStyle w:val="FEMAAcronymList"/>
      </w:pPr>
      <w:r>
        <w:t>PII</w:t>
      </w:r>
      <w:r>
        <w:tab/>
        <w:t>Personally Identifiable Information</w:t>
      </w:r>
    </w:p>
    <w:p w14:paraId="6DA5BE80" w14:textId="77777777" w:rsidR="00E041E8" w:rsidRDefault="00E041E8" w:rsidP="00E041E8">
      <w:pPr>
        <w:pStyle w:val="FEMAAcronymList"/>
      </w:pPr>
      <w:r>
        <w:t>PM</w:t>
      </w:r>
      <w:r>
        <w:tab/>
        <w:t>Program Management</w:t>
      </w:r>
    </w:p>
    <w:p w14:paraId="0A8A1FBA" w14:textId="77777777" w:rsidR="00E041E8" w:rsidRDefault="00E041E8" w:rsidP="00E041E8">
      <w:pPr>
        <w:pStyle w:val="FEMAAcronymList"/>
      </w:pPr>
      <w:r>
        <w:t>RAM</w:t>
      </w:r>
      <w:r>
        <w:tab/>
        <w:t>Risk Analysis Management</w:t>
      </w:r>
    </w:p>
    <w:p w14:paraId="6FEFD359" w14:textId="77777777" w:rsidR="00E041E8" w:rsidRDefault="00E041E8" w:rsidP="00E041E8">
      <w:pPr>
        <w:pStyle w:val="FEMAAcronymList"/>
      </w:pPr>
      <w:r>
        <w:t>RAP</w:t>
      </w:r>
      <w:r>
        <w:tab/>
        <w:t>RAM Access Portal</w:t>
      </w:r>
    </w:p>
    <w:p w14:paraId="5E8BE0AF" w14:textId="77777777" w:rsidR="00E041E8" w:rsidRDefault="00E041E8" w:rsidP="00E041E8">
      <w:pPr>
        <w:pStyle w:val="FEMAAcronymList"/>
      </w:pPr>
      <w:r>
        <w:t>Risk MAP</w:t>
      </w:r>
      <w:r>
        <w:tab/>
        <w:t>Risk Mapping, Assessment, and Planning</w:t>
      </w:r>
    </w:p>
    <w:p w14:paraId="37379462" w14:textId="77777777" w:rsidR="00E041E8" w:rsidRDefault="00E041E8" w:rsidP="00E041E8">
      <w:pPr>
        <w:pStyle w:val="FEMAAcronymList"/>
      </w:pPr>
      <w:r>
        <w:t>SF-PPR</w:t>
      </w:r>
      <w:r>
        <w:tab/>
        <w:t xml:space="preserve"> </w:t>
      </w:r>
      <w:r w:rsidRPr="00D123B9">
        <w:t>Standard Form-Performance Progress Report</w:t>
      </w:r>
    </w:p>
    <w:p w14:paraId="6A444246" w14:textId="77777777" w:rsidR="00E041E8" w:rsidRDefault="00E041E8" w:rsidP="00E041E8">
      <w:pPr>
        <w:pStyle w:val="FEMAAcronymList"/>
      </w:pPr>
      <w:r>
        <w:t>SOW</w:t>
      </w:r>
      <w:r>
        <w:tab/>
        <w:t xml:space="preserve">Statement of Work </w:t>
      </w:r>
    </w:p>
    <w:p w14:paraId="01A8BA82" w14:textId="1C064132" w:rsidR="004B784F" w:rsidRPr="00E041E8" w:rsidRDefault="00E041E8" w:rsidP="00E041E8">
      <w:pPr>
        <w:pStyle w:val="FEMAAcronymList"/>
      </w:pPr>
      <w:r>
        <w:t>SPI</w:t>
      </w:r>
      <w:r>
        <w:tab/>
        <w:t>Schedule Performance Index</w:t>
      </w:r>
      <w:bookmarkEnd w:id="64"/>
    </w:p>
    <w:sectPr w:rsidR="004B784F" w:rsidRPr="00E041E8" w:rsidSect="006110CF">
      <w:headerReference w:type="even" r:id="rId37"/>
      <w:footerReference w:type="even" r:id="rId38"/>
      <w:footerReference w:type="default" r:id="rId39"/>
      <w:head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D2765" w14:textId="77777777" w:rsidR="000957BA" w:rsidRDefault="000957BA" w:rsidP="00B13924">
      <w:r>
        <w:separator/>
      </w:r>
    </w:p>
    <w:p w14:paraId="24AD2117" w14:textId="77777777" w:rsidR="000957BA" w:rsidRDefault="000957BA" w:rsidP="00B13924"/>
    <w:p w14:paraId="20DB2934" w14:textId="77777777" w:rsidR="000957BA" w:rsidRDefault="000957BA" w:rsidP="00B13924"/>
  </w:endnote>
  <w:endnote w:type="continuationSeparator" w:id="0">
    <w:p w14:paraId="2DE64FD2" w14:textId="77777777" w:rsidR="000957BA" w:rsidRDefault="000957BA" w:rsidP="00B13924">
      <w:r>
        <w:continuationSeparator/>
      </w:r>
    </w:p>
    <w:p w14:paraId="7790F2FE" w14:textId="77777777" w:rsidR="000957BA" w:rsidRDefault="000957BA" w:rsidP="00B13924"/>
    <w:p w14:paraId="0EC6F3F6" w14:textId="77777777" w:rsidR="000957BA" w:rsidRDefault="000957BA" w:rsidP="00B13924"/>
  </w:endnote>
  <w:endnote w:type="continuationNotice" w:id="1">
    <w:p w14:paraId="20134C2D" w14:textId="77777777" w:rsidR="000957BA" w:rsidRDefault="000957BA" w:rsidP="00B13924"/>
    <w:p w14:paraId="1F5E2E59" w14:textId="77777777" w:rsidR="000957BA" w:rsidRDefault="000957BA" w:rsidP="00B13924"/>
    <w:p w14:paraId="7B24BCB2" w14:textId="77777777" w:rsidR="000957BA" w:rsidRDefault="000957BA"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CEBD" w14:textId="77777777" w:rsidR="00E041E8" w:rsidRPr="00C5421F" w:rsidRDefault="00E041E8"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8646" w14:textId="16619220" w:rsidR="00E041E8" w:rsidRPr="00895729" w:rsidRDefault="009E19EC" w:rsidP="00895729">
    <w:pPr>
      <w:pStyle w:val="FEMAFooter"/>
    </w:pPr>
    <w:r w:rsidRPr="009E19EC">
      <w:rPr>
        <w:color w:val="833C0B" w:themeColor="accent2" w:themeShade="80"/>
        <w:highlight w:val="darkGray"/>
      </w:rPr>
      <w:t>ISWS</w:t>
    </w:r>
    <w:r w:rsidR="00E041E8" w:rsidRPr="00F244FB">
      <w:t xml:space="preserve"> </w:t>
    </w:r>
    <w:r w:rsidR="00E041E8">
      <w:t>COMS</w:t>
    </w:r>
    <w:r w:rsidR="00E041E8" w:rsidRPr="00F244FB">
      <w:t xml:space="preserve"> SOW </w:t>
    </w:r>
    <w:r w:rsidR="00E041E8">
      <w:t xml:space="preserve">No. </w:t>
    </w:r>
    <w:r w:rsidRPr="009E19EC">
      <w:rPr>
        <w:color w:val="833C0B" w:themeColor="accent2" w:themeShade="80"/>
        <w:highlight w:val="darkGray"/>
      </w:rPr>
      <w:t>25-02</w:t>
    </w:r>
    <w:r w:rsidR="00E041E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2668" w14:textId="77777777" w:rsidR="00E041E8" w:rsidRPr="00895729" w:rsidRDefault="00E041E8"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0EEF" w14:textId="77777777" w:rsidR="00E041E8" w:rsidRPr="005C322B" w:rsidRDefault="00E041E8"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2E9C" w14:textId="78D6F135" w:rsidR="00E041E8" w:rsidRPr="006F2C65" w:rsidRDefault="009E19EC">
    <w:pPr>
      <w:pStyle w:val="FEMAFooter"/>
      <w:tabs>
        <w:tab w:val="left" w:pos="1211"/>
      </w:tabs>
    </w:pPr>
    <w:r w:rsidRPr="009E19EC">
      <w:rPr>
        <w:color w:val="833C0B"/>
        <w:highlight w:val="darkGray"/>
      </w:rPr>
      <w:t>ISWS</w:t>
    </w:r>
    <w:r w:rsidR="00E041E8" w:rsidRPr="00F244FB">
      <w:t xml:space="preserve"> </w:t>
    </w:r>
    <w:r w:rsidR="00E041E8">
      <w:t>COMS</w:t>
    </w:r>
    <w:r w:rsidR="00E041E8" w:rsidRPr="00F244FB">
      <w:t xml:space="preserve"> SOW </w:t>
    </w:r>
    <w:r w:rsidR="00E041E8">
      <w:t xml:space="preserve">No. </w:t>
    </w:r>
    <w:r w:rsidRPr="009E19EC">
      <w:rPr>
        <w:color w:val="833C0B"/>
        <w:highlight w:val="darkGray"/>
      </w:rPr>
      <w:t>25-02</w:t>
    </w:r>
    <w:r w:rsidR="00E041E8">
      <w:tab/>
    </w:r>
    <w:r w:rsidR="00E041E8">
      <w:fldChar w:fldCharType="begin"/>
    </w:r>
    <w:r w:rsidR="00E041E8">
      <w:instrText xml:space="preserve"> PAGE   \* MERGEFORMAT </w:instrText>
    </w:r>
    <w:r w:rsidR="00E041E8">
      <w:fldChar w:fldCharType="separate"/>
    </w:r>
    <w:r w:rsidR="00E041E8">
      <w:rPr>
        <w:noProof/>
      </w:rPr>
      <w:t>31</w:t>
    </w:r>
    <w:r w:rsidR="00E041E8">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88" w:name="_Hlk512930986"/>
  <w:bookmarkStart w:id="89" w:name="_Hlk512930987"/>
  <w:bookmarkStart w:id="90"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88"/>
    <w:bookmarkEnd w:id="89"/>
    <w:bookmarkEnd w:id="90"/>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66A03CC6" w:rsidR="00983A5F" w:rsidRPr="006F2C65" w:rsidRDefault="009E19EC" w:rsidP="009142C3">
    <w:pPr>
      <w:pStyle w:val="FEMAFooter"/>
    </w:pPr>
    <w:r w:rsidRPr="009E19EC">
      <w:rPr>
        <w:color w:val="833C0B"/>
        <w:highlight w:val="darkGray"/>
      </w:rPr>
      <w:t>ISWS</w:t>
    </w:r>
    <w:r w:rsidR="00252065" w:rsidRPr="00F244FB">
      <w:t xml:space="preserve"> </w:t>
    </w:r>
    <w:r w:rsidR="00252065">
      <w:t>COMS</w:t>
    </w:r>
    <w:r w:rsidR="00252065" w:rsidRPr="00F244FB">
      <w:t xml:space="preserve"> SOW </w:t>
    </w:r>
    <w:r w:rsidR="00252065">
      <w:t xml:space="preserve">No. </w:t>
    </w:r>
    <w:r w:rsidRPr="009E19EC">
      <w:rPr>
        <w:color w:val="833C0B"/>
        <w:highlight w:val="darkGray"/>
      </w:rPr>
      <w:t>25-02</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4FAA" w14:textId="77777777" w:rsidR="000957BA" w:rsidRDefault="000957BA" w:rsidP="00003BB3">
      <w:pPr>
        <w:pStyle w:val="FEMANormal"/>
      </w:pPr>
      <w:r>
        <w:separator/>
      </w:r>
    </w:p>
  </w:footnote>
  <w:footnote w:type="continuationSeparator" w:id="0">
    <w:p w14:paraId="04F2D559" w14:textId="77777777" w:rsidR="000957BA" w:rsidRDefault="000957BA" w:rsidP="00003BB3">
      <w:pPr>
        <w:pStyle w:val="FEMANormal"/>
      </w:pPr>
      <w:r>
        <w:continuationSeparator/>
      </w:r>
    </w:p>
  </w:footnote>
  <w:footnote w:type="continuationNotice" w:id="1">
    <w:p w14:paraId="678AC5BB" w14:textId="77777777" w:rsidR="000957BA" w:rsidRPr="004B784F" w:rsidRDefault="000957BA" w:rsidP="00664930">
      <w:pPr>
        <w:pStyle w:val="Spacer"/>
      </w:pPr>
    </w:p>
  </w:footnote>
  <w:footnote w:id="2">
    <w:p w14:paraId="1E54DB08" w14:textId="77777777" w:rsidR="00E041E8" w:rsidRDefault="00E041E8" w:rsidP="00E041E8">
      <w:pPr>
        <w:pStyle w:val="FootnoteText"/>
      </w:pPr>
      <w:r>
        <w:rPr>
          <w:rStyle w:val="FootnoteReference"/>
        </w:rPr>
        <w:footnoteRef/>
      </w:r>
      <w:r>
        <w:t xml:space="preserve"> </w:t>
      </w:r>
      <w:r w:rsidRPr="00D25788">
        <w:t>An outcome is</w:t>
      </w:r>
      <w:r>
        <w:t xml:space="preserve"> an</w:t>
      </w:r>
      <w:r w:rsidRPr="00D25788">
        <w:t xml:space="preserve"> </w:t>
      </w:r>
      <w:r>
        <w:t>o</w:t>
      </w:r>
      <w:r w:rsidRPr="00D25788">
        <w:t xml:space="preserve">bservable and measurable change of knowledge, behavior, skills and/or efficiency </w:t>
      </w:r>
      <w:r>
        <w:t>as a result of a</w:t>
      </w:r>
      <w:r w:rsidRPr="00D25788">
        <w:t xml:space="preserve"> CTP project</w:t>
      </w:r>
      <w:r>
        <w:t>.</w:t>
      </w:r>
    </w:p>
  </w:footnote>
  <w:footnote w:id="3">
    <w:p w14:paraId="38638998" w14:textId="77777777" w:rsidR="00E041E8" w:rsidRDefault="00E041E8" w:rsidP="00E041E8">
      <w:pPr>
        <w:pStyle w:val="FootnoteText"/>
      </w:pPr>
      <w:r>
        <w:rPr>
          <w:rStyle w:val="FootnoteReference"/>
        </w:rPr>
        <w:footnoteRef/>
      </w:r>
      <w:r>
        <w:t xml:space="preserve"> An output is a d</w:t>
      </w:r>
      <w:r w:rsidRPr="00896940">
        <w:t xml:space="preserve">irect, specific </w:t>
      </w:r>
      <w:r>
        <w:t>and</w:t>
      </w:r>
      <w:r w:rsidRPr="00896940">
        <w:t xml:space="preserve"> quantifiable product of CTP activities that lead to/indicate success of the intended </w:t>
      </w:r>
      <w:r>
        <w:t>o</w:t>
      </w:r>
      <w:r w:rsidRPr="00896940">
        <w:t>utcome</w:t>
      </w:r>
      <w:r>
        <w:t>. Outputs are expressed in u</w:t>
      </w:r>
      <w:r w:rsidRPr="00300AA4">
        <w:t>nits of measure that enable quantifiable recording of performance</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6768" w14:textId="77777777" w:rsidR="00E041E8" w:rsidRPr="00C5421F" w:rsidRDefault="00E041E8"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33AE" w14:textId="5E5B9901" w:rsidR="00E041E8" w:rsidRDefault="00E041E8" w:rsidP="004D0D22">
    <w:pPr>
      <w:pStyle w:val="FEMAHeader"/>
    </w:pPr>
    <w:r>
      <w:t xml:space="preserve">CTP Community Outreach and Mitigation Strategies Statement of Work FY </w:t>
    </w:r>
    <w:r w:rsidR="00D7700E">
      <w:t>2025.</w:t>
    </w:r>
  </w:p>
  <w:p w14:paraId="3D6812A0" w14:textId="77777777" w:rsidR="00D7700E" w:rsidRPr="004D0D22" w:rsidRDefault="00D7700E" w:rsidP="004D0D22">
    <w:pPr>
      <w:pStyle w:val="FEMA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72F4" w14:textId="77777777" w:rsidR="00E041E8" w:rsidRPr="00895729" w:rsidRDefault="00E041E8"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8B21" w14:textId="77777777" w:rsidR="00E041E8" w:rsidRDefault="00E041E8"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5783" w14:textId="77777777" w:rsidR="00E041E8" w:rsidRDefault="00E041E8" w:rsidP="00BE46FB">
    <w:pPr>
      <w:pStyle w:val="FEMAHeader"/>
      <w:pBdr>
        <w:top w:val="single" w:sz="6" w:space="5" w:color="5A5B5D"/>
      </w:pBdr>
    </w:pPr>
    <w:r w:rsidRPr="009125A8">
      <w:t>Document Name (</w:t>
    </w:r>
    <w:r w:rsidRPr="009125A8">
      <w:rPr>
        <w:i/>
      </w:rPr>
      <w:t>FEMA Header</w:t>
    </w:r>
    <w:r w:rsidRPr="009125A8">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2882343B"/>
    <w:multiLevelType w:val="hybridMultilevel"/>
    <w:tmpl w:val="F14A3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BD38B5"/>
    <w:multiLevelType w:val="hybridMultilevel"/>
    <w:tmpl w:val="5DE0D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B1EFB"/>
    <w:multiLevelType w:val="hybridMultilevel"/>
    <w:tmpl w:val="DFC079CA"/>
    <w:lvl w:ilvl="0" w:tplc="ADC618C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3C250696"/>
    <w:multiLevelType w:val="hybridMultilevel"/>
    <w:tmpl w:val="932C7412"/>
    <w:lvl w:ilvl="0" w:tplc="42D0B56A">
      <w:start w:val="1"/>
      <w:numFmt w:val="bullet"/>
      <w:lvlText w:val=""/>
      <w:lvlJc w:val="left"/>
      <w:pPr>
        <w:ind w:left="1440" w:hanging="360"/>
      </w:pPr>
      <w:rPr>
        <w:rFonts w:ascii="Symbol" w:hAnsi="Symbol"/>
      </w:rPr>
    </w:lvl>
    <w:lvl w:ilvl="1" w:tplc="1FFC5352">
      <w:start w:val="1"/>
      <w:numFmt w:val="bullet"/>
      <w:lvlText w:val=""/>
      <w:lvlJc w:val="left"/>
      <w:pPr>
        <w:ind w:left="1440" w:hanging="360"/>
      </w:pPr>
      <w:rPr>
        <w:rFonts w:ascii="Symbol" w:hAnsi="Symbol"/>
      </w:rPr>
    </w:lvl>
    <w:lvl w:ilvl="2" w:tplc="CA548CC2">
      <w:start w:val="1"/>
      <w:numFmt w:val="bullet"/>
      <w:lvlText w:val=""/>
      <w:lvlJc w:val="left"/>
      <w:pPr>
        <w:ind w:left="1440" w:hanging="360"/>
      </w:pPr>
      <w:rPr>
        <w:rFonts w:ascii="Symbol" w:hAnsi="Symbol"/>
      </w:rPr>
    </w:lvl>
    <w:lvl w:ilvl="3" w:tplc="84E017C4">
      <w:start w:val="1"/>
      <w:numFmt w:val="bullet"/>
      <w:lvlText w:val=""/>
      <w:lvlJc w:val="left"/>
      <w:pPr>
        <w:ind w:left="1440" w:hanging="360"/>
      </w:pPr>
      <w:rPr>
        <w:rFonts w:ascii="Symbol" w:hAnsi="Symbol"/>
      </w:rPr>
    </w:lvl>
    <w:lvl w:ilvl="4" w:tplc="1A00BAAE">
      <w:start w:val="1"/>
      <w:numFmt w:val="bullet"/>
      <w:lvlText w:val=""/>
      <w:lvlJc w:val="left"/>
      <w:pPr>
        <w:ind w:left="1440" w:hanging="360"/>
      </w:pPr>
      <w:rPr>
        <w:rFonts w:ascii="Symbol" w:hAnsi="Symbol"/>
      </w:rPr>
    </w:lvl>
    <w:lvl w:ilvl="5" w:tplc="22E074CC">
      <w:start w:val="1"/>
      <w:numFmt w:val="bullet"/>
      <w:lvlText w:val=""/>
      <w:lvlJc w:val="left"/>
      <w:pPr>
        <w:ind w:left="1440" w:hanging="360"/>
      </w:pPr>
      <w:rPr>
        <w:rFonts w:ascii="Symbol" w:hAnsi="Symbol"/>
      </w:rPr>
    </w:lvl>
    <w:lvl w:ilvl="6" w:tplc="2578E2BA">
      <w:start w:val="1"/>
      <w:numFmt w:val="bullet"/>
      <w:lvlText w:val=""/>
      <w:lvlJc w:val="left"/>
      <w:pPr>
        <w:ind w:left="1440" w:hanging="360"/>
      </w:pPr>
      <w:rPr>
        <w:rFonts w:ascii="Symbol" w:hAnsi="Symbol"/>
      </w:rPr>
    </w:lvl>
    <w:lvl w:ilvl="7" w:tplc="8DDA7928">
      <w:start w:val="1"/>
      <w:numFmt w:val="bullet"/>
      <w:lvlText w:val=""/>
      <w:lvlJc w:val="left"/>
      <w:pPr>
        <w:ind w:left="1440" w:hanging="360"/>
      </w:pPr>
      <w:rPr>
        <w:rFonts w:ascii="Symbol" w:hAnsi="Symbol"/>
      </w:rPr>
    </w:lvl>
    <w:lvl w:ilvl="8" w:tplc="88104D0E">
      <w:start w:val="1"/>
      <w:numFmt w:val="bullet"/>
      <w:lvlText w:val=""/>
      <w:lvlJc w:val="left"/>
      <w:pPr>
        <w:ind w:left="1440" w:hanging="360"/>
      </w:pPr>
      <w:rPr>
        <w:rFonts w:ascii="Symbol" w:hAnsi="Symbol"/>
      </w:rPr>
    </w:lvl>
  </w:abstractNum>
  <w:abstractNum w:abstractNumId="18"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9" w15:restartNumberingAfterBreak="0">
    <w:nsid w:val="3CA0754C"/>
    <w:multiLevelType w:val="hybridMultilevel"/>
    <w:tmpl w:val="F7F03C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22"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4"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5"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6"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8"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206F6F"/>
    <w:multiLevelType w:val="hybridMultilevel"/>
    <w:tmpl w:val="841A7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32"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34"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5"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6"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9A519BB"/>
    <w:multiLevelType w:val="hybridMultilevel"/>
    <w:tmpl w:val="C20023E6"/>
    <w:lvl w:ilvl="0" w:tplc="A1769A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40"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7917350B"/>
    <w:multiLevelType w:val="hybridMultilevel"/>
    <w:tmpl w:val="2D044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936901">
    <w:abstractNumId w:val="18"/>
  </w:num>
  <w:num w:numId="2" w16cid:durableId="627711142">
    <w:abstractNumId w:val="27"/>
  </w:num>
  <w:num w:numId="3" w16cid:durableId="1624922842">
    <w:abstractNumId w:val="23"/>
  </w:num>
  <w:num w:numId="4" w16cid:durableId="788204454">
    <w:abstractNumId w:val="36"/>
  </w:num>
  <w:num w:numId="5" w16cid:durableId="1604535312">
    <w:abstractNumId w:val="25"/>
  </w:num>
  <w:num w:numId="6" w16cid:durableId="549610594">
    <w:abstractNumId w:val="14"/>
  </w:num>
  <w:num w:numId="7" w16cid:durableId="1122114781">
    <w:abstractNumId w:val="39"/>
  </w:num>
  <w:num w:numId="8" w16cid:durableId="105661632">
    <w:abstractNumId w:val="40"/>
  </w:num>
  <w:num w:numId="9" w16cid:durableId="1201699443">
    <w:abstractNumId w:val="15"/>
  </w:num>
  <w:num w:numId="10" w16cid:durableId="1141656398">
    <w:abstractNumId w:val="11"/>
  </w:num>
  <w:num w:numId="11" w16cid:durableId="122815953">
    <w:abstractNumId w:val="28"/>
  </w:num>
  <w:num w:numId="12" w16cid:durableId="459342396">
    <w:abstractNumId w:val="7"/>
  </w:num>
  <w:num w:numId="13" w16cid:durableId="1428883480">
    <w:abstractNumId w:val="6"/>
  </w:num>
  <w:num w:numId="14" w16cid:durableId="201866330">
    <w:abstractNumId w:val="9"/>
  </w:num>
  <w:num w:numId="15" w16cid:durableId="283929440">
    <w:abstractNumId w:val="31"/>
  </w:num>
  <w:num w:numId="16" w16cid:durableId="2097825905">
    <w:abstractNumId w:val="10"/>
  </w:num>
  <w:num w:numId="17" w16cid:durableId="1435858818">
    <w:abstractNumId w:val="34"/>
  </w:num>
  <w:num w:numId="18" w16cid:durableId="1701736344">
    <w:abstractNumId w:val="35"/>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22"/>
  </w:num>
  <w:num w:numId="26" w16cid:durableId="241259225">
    <w:abstractNumId w:val="20"/>
  </w:num>
  <w:num w:numId="27" w16cid:durableId="684554325">
    <w:abstractNumId w:val="32"/>
  </w:num>
  <w:num w:numId="28" w16cid:durableId="533999019">
    <w:abstractNumId w:val="32"/>
  </w:num>
  <w:num w:numId="29" w16cid:durableId="2036686770">
    <w:abstractNumId w:val="32"/>
  </w:num>
  <w:num w:numId="30" w16cid:durableId="1102801101">
    <w:abstractNumId w:val="26"/>
  </w:num>
  <w:num w:numId="31" w16cid:durableId="1262179793">
    <w:abstractNumId w:val="26"/>
  </w:num>
  <w:num w:numId="32" w16cid:durableId="1164054785">
    <w:abstractNumId w:val="21"/>
  </w:num>
  <w:num w:numId="33" w16cid:durableId="2024670341">
    <w:abstractNumId w:val="8"/>
  </w:num>
  <w:num w:numId="34" w16cid:durableId="1664968375">
    <w:abstractNumId w:val="30"/>
  </w:num>
  <w:num w:numId="35" w16cid:durableId="2026201785">
    <w:abstractNumId w:val="33"/>
  </w:num>
  <w:num w:numId="36" w16cid:durableId="971789397">
    <w:abstractNumId w:val="14"/>
    <w:lvlOverride w:ilvl="0">
      <w:startOverride w:val="1"/>
    </w:lvlOverride>
  </w:num>
  <w:num w:numId="37" w16cid:durableId="955254859">
    <w:abstractNumId w:val="24"/>
  </w:num>
  <w:num w:numId="38" w16cid:durableId="1169903547">
    <w:abstractNumId w:val="14"/>
    <w:lvlOverride w:ilvl="0">
      <w:startOverride w:val="1"/>
    </w:lvlOverride>
  </w:num>
  <w:num w:numId="39" w16cid:durableId="203615267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8"/>
  </w:num>
  <w:num w:numId="42" w16cid:durableId="822309815">
    <w:abstractNumId w:val="37"/>
  </w:num>
  <w:num w:numId="43" w16cid:durableId="211963761">
    <w:abstractNumId w:val="12"/>
  </w:num>
  <w:num w:numId="44" w16cid:durableId="1240753678">
    <w:abstractNumId w:val="17"/>
  </w:num>
  <w:num w:numId="45" w16cid:durableId="67391345">
    <w:abstractNumId w:val="41"/>
  </w:num>
  <w:num w:numId="46" w16cid:durableId="794450794">
    <w:abstractNumId w:val="19"/>
  </w:num>
  <w:num w:numId="47" w16cid:durableId="1623266686">
    <w:abstractNumId w:val="13"/>
  </w:num>
  <w:num w:numId="48" w16cid:durableId="241909987">
    <w:abstractNumId w:val="29"/>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nold, Camden">
    <w15:presenceInfo w15:providerId="AD" w15:userId="S::carnold3@illinois.edu::7a8c27e0-dce3-4327-a841-dcb955bacf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removeDateAndTime/>
  <w:activeWritingStyle w:appName="MSWord" w:lang="en-US" w:vendorID="64" w:dllVersion="0" w:nlCheck="1" w:checkStyle="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BC4"/>
    <w:rsid w:val="00000D1D"/>
    <w:rsid w:val="000010AE"/>
    <w:rsid w:val="000013E3"/>
    <w:rsid w:val="00001C44"/>
    <w:rsid w:val="0000253B"/>
    <w:rsid w:val="00002A97"/>
    <w:rsid w:val="00002B64"/>
    <w:rsid w:val="000031B4"/>
    <w:rsid w:val="00003A8C"/>
    <w:rsid w:val="00003BB3"/>
    <w:rsid w:val="00003EF7"/>
    <w:rsid w:val="000044F6"/>
    <w:rsid w:val="000045B3"/>
    <w:rsid w:val="00004B61"/>
    <w:rsid w:val="000058FF"/>
    <w:rsid w:val="00006430"/>
    <w:rsid w:val="0000661B"/>
    <w:rsid w:val="00006676"/>
    <w:rsid w:val="00006DE8"/>
    <w:rsid w:val="00007995"/>
    <w:rsid w:val="00010A00"/>
    <w:rsid w:val="00010C27"/>
    <w:rsid w:val="00011791"/>
    <w:rsid w:val="00012A00"/>
    <w:rsid w:val="00012C31"/>
    <w:rsid w:val="0001315E"/>
    <w:rsid w:val="000131C1"/>
    <w:rsid w:val="00013213"/>
    <w:rsid w:val="00013445"/>
    <w:rsid w:val="000137DE"/>
    <w:rsid w:val="0001464E"/>
    <w:rsid w:val="00015095"/>
    <w:rsid w:val="0001722D"/>
    <w:rsid w:val="00020146"/>
    <w:rsid w:val="00020495"/>
    <w:rsid w:val="00020574"/>
    <w:rsid w:val="000205F9"/>
    <w:rsid w:val="00020F66"/>
    <w:rsid w:val="00022505"/>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305F"/>
    <w:rsid w:val="000337FA"/>
    <w:rsid w:val="00033CBE"/>
    <w:rsid w:val="0003473C"/>
    <w:rsid w:val="00034C56"/>
    <w:rsid w:val="00034C7D"/>
    <w:rsid w:val="00034EF0"/>
    <w:rsid w:val="00034F40"/>
    <w:rsid w:val="0003547D"/>
    <w:rsid w:val="0003574E"/>
    <w:rsid w:val="000357F7"/>
    <w:rsid w:val="000358E5"/>
    <w:rsid w:val="00037317"/>
    <w:rsid w:val="0003745E"/>
    <w:rsid w:val="0003788F"/>
    <w:rsid w:val="0004020A"/>
    <w:rsid w:val="00040FBE"/>
    <w:rsid w:val="00041195"/>
    <w:rsid w:val="000419F4"/>
    <w:rsid w:val="00041F0F"/>
    <w:rsid w:val="0004284A"/>
    <w:rsid w:val="00042B73"/>
    <w:rsid w:val="000431AF"/>
    <w:rsid w:val="00044136"/>
    <w:rsid w:val="00044602"/>
    <w:rsid w:val="0004477C"/>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58D0"/>
    <w:rsid w:val="00055D1D"/>
    <w:rsid w:val="00056054"/>
    <w:rsid w:val="00056C43"/>
    <w:rsid w:val="00056FF7"/>
    <w:rsid w:val="00057980"/>
    <w:rsid w:val="00057D99"/>
    <w:rsid w:val="00060036"/>
    <w:rsid w:val="0006025B"/>
    <w:rsid w:val="0006086C"/>
    <w:rsid w:val="00061575"/>
    <w:rsid w:val="00061A46"/>
    <w:rsid w:val="00061BB8"/>
    <w:rsid w:val="00061BC7"/>
    <w:rsid w:val="00061CC1"/>
    <w:rsid w:val="00061DF0"/>
    <w:rsid w:val="000620FA"/>
    <w:rsid w:val="00062223"/>
    <w:rsid w:val="00062750"/>
    <w:rsid w:val="00062BB4"/>
    <w:rsid w:val="00063876"/>
    <w:rsid w:val="0006389E"/>
    <w:rsid w:val="000639FC"/>
    <w:rsid w:val="0006411D"/>
    <w:rsid w:val="00064BFE"/>
    <w:rsid w:val="000658D7"/>
    <w:rsid w:val="00065BD7"/>
    <w:rsid w:val="00065EB3"/>
    <w:rsid w:val="00066565"/>
    <w:rsid w:val="00066DBE"/>
    <w:rsid w:val="00067B29"/>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E24"/>
    <w:rsid w:val="00076FD0"/>
    <w:rsid w:val="000777AC"/>
    <w:rsid w:val="00077C34"/>
    <w:rsid w:val="00080FD2"/>
    <w:rsid w:val="00081484"/>
    <w:rsid w:val="00081750"/>
    <w:rsid w:val="000817E2"/>
    <w:rsid w:val="00082B34"/>
    <w:rsid w:val="00083BA5"/>
    <w:rsid w:val="000846C1"/>
    <w:rsid w:val="000847E5"/>
    <w:rsid w:val="000858AA"/>
    <w:rsid w:val="00085C85"/>
    <w:rsid w:val="00085FD8"/>
    <w:rsid w:val="00086329"/>
    <w:rsid w:val="00086CA0"/>
    <w:rsid w:val="000879BE"/>
    <w:rsid w:val="00087A8A"/>
    <w:rsid w:val="00087ECD"/>
    <w:rsid w:val="0009005E"/>
    <w:rsid w:val="000915FE"/>
    <w:rsid w:val="0009202F"/>
    <w:rsid w:val="0009244C"/>
    <w:rsid w:val="00092912"/>
    <w:rsid w:val="00092A25"/>
    <w:rsid w:val="00092E83"/>
    <w:rsid w:val="000930A8"/>
    <w:rsid w:val="000931B5"/>
    <w:rsid w:val="00093472"/>
    <w:rsid w:val="00093861"/>
    <w:rsid w:val="0009386C"/>
    <w:rsid w:val="00094897"/>
    <w:rsid w:val="0009528A"/>
    <w:rsid w:val="000957BA"/>
    <w:rsid w:val="000958B8"/>
    <w:rsid w:val="00095973"/>
    <w:rsid w:val="00095D93"/>
    <w:rsid w:val="000964A8"/>
    <w:rsid w:val="00096B93"/>
    <w:rsid w:val="000A0866"/>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7994"/>
    <w:rsid w:val="000B03AF"/>
    <w:rsid w:val="000B13B1"/>
    <w:rsid w:val="000B13F2"/>
    <w:rsid w:val="000B16E4"/>
    <w:rsid w:val="000B18E5"/>
    <w:rsid w:val="000B205A"/>
    <w:rsid w:val="000B2819"/>
    <w:rsid w:val="000B2FDB"/>
    <w:rsid w:val="000B33DA"/>
    <w:rsid w:val="000B3602"/>
    <w:rsid w:val="000B3C71"/>
    <w:rsid w:val="000B51F5"/>
    <w:rsid w:val="000B54A5"/>
    <w:rsid w:val="000B5F25"/>
    <w:rsid w:val="000B6FD7"/>
    <w:rsid w:val="000B70FC"/>
    <w:rsid w:val="000B7B20"/>
    <w:rsid w:val="000C004E"/>
    <w:rsid w:val="000C031A"/>
    <w:rsid w:val="000C243E"/>
    <w:rsid w:val="000C2A0A"/>
    <w:rsid w:val="000C4B11"/>
    <w:rsid w:val="000C54C7"/>
    <w:rsid w:val="000C5E41"/>
    <w:rsid w:val="000C5E71"/>
    <w:rsid w:val="000C619C"/>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89A"/>
    <w:rsid w:val="000E2A2E"/>
    <w:rsid w:val="000E2F60"/>
    <w:rsid w:val="000E35C5"/>
    <w:rsid w:val="000E4547"/>
    <w:rsid w:val="000E45D5"/>
    <w:rsid w:val="000E4746"/>
    <w:rsid w:val="000E5F5A"/>
    <w:rsid w:val="000E689A"/>
    <w:rsid w:val="000E6935"/>
    <w:rsid w:val="000E69D8"/>
    <w:rsid w:val="000E7533"/>
    <w:rsid w:val="000F0572"/>
    <w:rsid w:val="000F0BA0"/>
    <w:rsid w:val="000F0D35"/>
    <w:rsid w:val="000F147C"/>
    <w:rsid w:val="000F181A"/>
    <w:rsid w:val="000F18DD"/>
    <w:rsid w:val="000F21A7"/>
    <w:rsid w:val="000F2322"/>
    <w:rsid w:val="000F26E7"/>
    <w:rsid w:val="000F27E8"/>
    <w:rsid w:val="000F2993"/>
    <w:rsid w:val="000F2C7D"/>
    <w:rsid w:val="000F3E6A"/>
    <w:rsid w:val="000F4617"/>
    <w:rsid w:val="000F4FC8"/>
    <w:rsid w:val="000F50AC"/>
    <w:rsid w:val="000F5120"/>
    <w:rsid w:val="000F54C1"/>
    <w:rsid w:val="000F5A96"/>
    <w:rsid w:val="000F5CBF"/>
    <w:rsid w:val="000F6151"/>
    <w:rsid w:val="000F69DC"/>
    <w:rsid w:val="000F6D76"/>
    <w:rsid w:val="000F70EB"/>
    <w:rsid w:val="000F7696"/>
    <w:rsid w:val="00100192"/>
    <w:rsid w:val="001005F2"/>
    <w:rsid w:val="001011EE"/>
    <w:rsid w:val="00101BEA"/>
    <w:rsid w:val="001024E4"/>
    <w:rsid w:val="00102828"/>
    <w:rsid w:val="00103375"/>
    <w:rsid w:val="00103D0F"/>
    <w:rsid w:val="00104DFA"/>
    <w:rsid w:val="00106EF8"/>
    <w:rsid w:val="0011010F"/>
    <w:rsid w:val="00110519"/>
    <w:rsid w:val="00110A9B"/>
    <w:rsid w:val="0011100A"/>
    <w:rsid w:val="00111214"/>
    <w:rsid w:val="0011132C"/>
    <w:rsid w:val="00112273"/>
    <w:rsid w:val="001124A9"/>
    <w:rsid w:val="00112F37"/>
    <w:rsid w:val="0011312D"/>
    <w:rsid w:val="00114761"/>
    <w:rsid w:val="001149BC"/>
    <w:rsid w:val="00114F55"/>
    <w:rsid w:val="0011598E"/>
    <w:rsid w:val="00117F93"/>
    <w:rsid w:val="00120679"/>
    <w:rsid w:val="00120981"/>
    <w:rsid w:val="00120F7B"/>
    <w:rsid w:val="00121116"/>
    <w:rsid w:val="00121622"/>
    <w:rsid w:val="001221C2"/>
    <w:rsid w:val="001221DB"/>
    <w:rsid w:val="00122C17"/>
    <w:rsid w:val="00122EB2"/>
    <w:rsid w:val="001241DA"/>
    <w:rsid w:val="00124C73"/>
    <w:rsid w:val="00125574"/>
    <w:rsid w:val="0012650B"/>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B12"/>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2428"/>
    <w:rsid w:val="00162BC7"/>
    <w:rsid w:val="001638AA"/>
    <w:rsid w:val="00163B89"/>
    <w:rsid w:val="0016417D"/>
    <w:rsid w:val="001642E5"/>
    <w:rsid w:val="0016490B"/>
    <w:rsid w:val="001651DE"/>
    <w:rsid w:val="001660A0"/>
    <w:rsid w:val="00166B2E"/>
    <w:rsid w:val="00167587"/>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3C0D"/>
    <w:rsid w:val="00184C3E"/>
    <w:rsid w:val="00184DEE"/>
    <w:rsid w:val="00184E3E"/>
    <w:rsid w:val="00184F89"/>
    <w:rsid w:val="001853D2"/>
    <w:rsid w:val="00185546"/>
    <w:rsid w:val="0018702C"/>
    <w:rsid w:val="00187580"/>
    <w:rsid w:val="00187922"/>
    <w:rsid w:val="00187ED9"/>
    <w:rsid w:val="0019040B"/>
    <w:rsid w:val="00190DB2"/>
    <w:rsid w:val="00191010"/>
    <w:rsid w:val="00191F2B"/>
    <w:rsid w:val="0019215A"/>
    <w:rsid w:val="0019229B"/>
    <w:rsid w:val="00192B75"/>
    <w:rsid w:val="00192FA7"/>
    <w:rsid w:val="00193785"/>
    <w:rsid w:val="00193A18"/>
    <w:rsid w:val="00193B40"/>
    <w:rsid w:val="00193F65"/>
    <w:rsid w:val="00194156"/>
    <w:rsid w:val="00194AB0"/>
    <w:rsid w:val="00195C83"/>
    <w:rsid w:val="00195DE9"/>
    <w:rsid w:val="001962CE"/>
    <w:rsid w:val="00196975"/>
    <w:rsid w:val="00197108"/>
    <w:rsid w:val="001A059A"/>
    <w:rsid w:val="001A0607"/>
    <w:rsid w:val="001A1E4A"/>
    <w:rsid w:val="001A244F"/>
    <w:rsid w:val="001A254D"/>
    <w:rsid w:val="001A28B7"/>
    <w:rsid w:val="001A2B62"/>
    <w:rsid w:val="001A2C72"/>
    <w:rsid w:val="001A2CCE"/>
    <w:rsid w:val="001A3D73"/>
    <w:rsid w:val="001A412C"/>
    <w:rsid w:val="001A415E"/>
    <w:rsid w:val="001A49B0"/>
    <w:rsid w:val="001A4D2A"/>
    <w:rsid w:val="001A4F76"/>
    <w:rsid w:val="001A5129"/>
    <w:rsid w:val="001A51E3"/>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0D1"/>
    <w:rsid w:val="001E0384"/>
    <w:rsid w:val="001E04C6"/>
    <w:rsid w:val="001E0EE2"/>
    <w:rsid w:val="001E1098"/>
    <w:rsid w:val="001E1114"/>
    <w:rsid w:val="001E12B6"/>
    <w:rsid w:val="001E17B7"/>
    <w:rsid w:val="001E2151"/>
    <w:rsid w:val="001E2586"/>
    <w:rsid w:val="001E31F3"/>
    <w:rsid w:val="001E34C0"/>
    <w:rsid w:val="001E3A36"/>
    <w:rsid w:val="001E405C"/>
    <w:rsid w:val="001E419F"/>
    <w:rsid w:val="001E4B29"/>
    <w:rsid w:val="001E4C48"/>
    <w:rsid w:val="001E5127"/>
    <w:rsid w:val="001E53DD"/>
    <w:rsid w:val="001E5659"/>
    <w:rsid w:val="001E5DBE"/>
    <w:rsid w:val="001E6336"/>
    <w:rsid w:val="001E6ED2"/>
    <w:rsid w:val="001E6EED"/>
    <w:rsid w:val="001E7108"/>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674"/>
    <w:rsid w:val="002016F6"/>
    <w:rsid w:val="00201FAB"/>
    <w:rsid w:val="002027CD"/>
    <w:rsid w:val="0020319E"/>
    <w:rsid w:val="00203278"/>
    <w:rsid w:val="002043B8"/>
    <w:rsid w:val="00204466"/>
    <w:rsid w:val="002046E2"/>
    <w:rsid w:val="002053F9"/>
    <w:rsid w:val="00205A2F"/>
    <w:rsid w:val="00205CED"/>
    <w:rsid w:val="00206A41"/>
    <w:rsid w:val="00206ACB"/>
    <w:rsid w:val="00206AF9"/>
    <w:rsid w:val="002074FC"/>
    <w:rsid w:val="0020770D"/>
    <w:rsid w:val="00207763"/>
    <w:rsid w:val="0021011E"/>
    <w:rsid w:val="002113CE"/>
    <w:rsid w:val="00211571"/>
    <w:rsid w:val="0021260B"/>
    <w:rsid w:val="00212965"/>
    <w:rsid w:val="002129D8"/>
    <w:rsid w:val="0021358C"/>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203F1"/>
    <w:rsid w:val="00220B1E"/>
    <w:rsid w:val="00221041"/>
    <w:rsid w:val="00221167"/>
    <w:rsid w:val="00221D2B"/>
    <w:rsid w:val="002229AD"/>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BFB"/>
    <w:rsid w:val="00233258"/>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2E1"/>
    <w:rsid w:val="00242B81"/>
    <w:rsid w:val="00242C65"/>
    <w:rsid w:val="002433DC"/>
    <w:rsid w:val="00244C1D"/>
    <w:rsid w:val="00244C54"/>
    <w:rsid w:val="00244F21"/>
    <w:rsid w:val="0024595A"/>
    <w:rsid w:val="0024629B"/>
    <w:rsid w:val="0024745E"/>
    <w:rsid w:val="00247951"/>
    <w:rsid w:val="002500AD"/>
    <w:rsid w:val="002505FE"/>
    <w:rsid w:val="0025093B"/>
    <w:rsid w:val="00250E74"/>
    <w:rsid w:val="00250F90"/>
    <w:rsid w:val="00251132"/>
    <w:rsid w:val="00251422"/>
    <w:rsid w:val="00251CB7"/>
    <w:rsid w:val="00251CF1"/>
    <w:rsid w:val="00252065"/>
    <w:rsid w:val="00252C39"/>
    <w:rsid w:val="00252DE1"/>
    <w:rsid w:val="00253108"/>
    <w:rsid w:val="00253DDB"/>
    <w:rsid w:val="002542D8"/>
    <w:rsid w:val="0025434A"/>
    <w:rsid w:val="0025444E"/>
    <w:rsid w:val="00254602"/>
    <w:rsid w:val="00254C2F"/>
    <w:rsid w:val="00254DE5"/>
    <w:rsid w:val="00254F4B"/>
    <w:rsid w:val="0025561F"/>
    <w:rsid w:val="00255DF4"/>
    <w:rsid w:val="00255E34"/>
    <w:rsid w:val="00256759"/>
    <w:rsid w:val="00256AA5"/>
    <w:rsid w:val="00257A7E"/>
    <w:rsid w:val="00257F6F"/>
    <w:rsid w:val="00260559"/>
    <w:rsid w:val="00260723"/>
    <w:rsid w:val="00260A2E"/>
    <w:rsid w:val="00261584"/>
    <w:rsid w:val="002616D1"/>
    <w:rsid w:val="002620D6"/>
    <w:rsid w:val="00263807"/>
    <w:rsid w:val="002642E3"/>
    <w:rsid w:val="002646F3"/>
    <w:rsid w:val="00265B6B"/>
    <w:rsid w:val="00265BE8"/>
    <w:rsid w:val="00265FC1"/>
    <w:rsid w:val="00266351"/>
    <w:rsid w:val="0026653D"/>
    <w:rsid w:val="00266B33"/>
    <w:rsid w:val="00267D96"/>
    <w:rsid w:val="002700F2"/>
    <w:rsid w:val="00271C6F"/>
    <w:rsid w:val="002722D1"/>
    <w:rsid w:val="002725F9"/>
    <w:rsid w:val="002729F2"/>
    <w:rsid w:val="00272E49"/>
    <w:rsid w:val="002740DF"/>
    <w:rsid w:val="00274C30"/>
    <w:rsid w:val="00274DF0"/>
    <w:rsid w:val="00274F81"/>
    <w:rsid w:val="002756B1"/>
    <w:rsid w:val="0027598E"/>
    <w:rsid w:val="00276631"/>
    <w:rsid w:val="00276DDA"/>
    <w:rsid w:val="00277F04"/>
    <w:rsid w:val="002801C0"/>
    <w:rsid w:val="0028034F"/>
    <w:rsid w:val="002805EC"/>
    <w:rsid w:val="0028074A"/>
    <w:rsid w:val="00281134"/>
    <w:rsid w:val="0028118D"/>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F7B"/>
    <w:rsid w:val="00292CE0"/>
    <w:rsid w:val="002931A2"/>
    <w:rsid w:val="00293E8A"/>
    <w:rsid w:val="00294B34"/>
    <w:rsid w:val="00294D6E"/>
    <w:rsid w:val="00294DCF"/>
    <w:rsid w:val="002953BD"/>
    <w:rsid w:val="00295B61"/>
    <w:rsid w:val="002961C6"/>
    <w:rsid w:val="0029677C"/>
    <w:rsid w:val="002974F2"/>
    <w:rsid w:val="002977EB"/>
    <w:rsid w:val="00297C8C"/>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A81"/>
    <w:rsid w:val="002A7116"/>
    <w:rsid w:val="002A7A3E"/>
    <w:rsid w:val="002B07C3"/>
    <w:rsid w:val="002B09A0"/>
    <w:rsid w:val="002B0F57"/>
    <w:rsid w:val="002B1088"/>
    <w:rsid w:val="002B14E1"/>
    <w:rsid w:val="002B1689"/>
    <w:rsid w:val="002B1AEE"/>
    <w:rsid w:val="002B2983"/>
    <w:rsid w:val="002B338C"/>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CF9"/>
    <w:rsid w:val="002C3F93"/>
    <w:rsid w:val="002C55D6"/>
    <w:rsid w:val="002C637D"/>
    <w:rsid w:val="002C682C"/>
    <w:rsid w:val="002C6B06"/>
    <w:rsid w:val="002C6D21"/>
    <w:rsid w:val="002D09FF"/>
    <w:rsid w:val="002D163B"/>
    <w:rsid w:val="002D3A23"/>
    <w:rsid w:val="002D4052"/>
    <w:rsid w:val="002D41AC"/>
    <w:rsid w:val="002D48BE"/>
    <w:rsid w:val="002D49B6"/>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A6"/>
    <w:rsid w:val="002F05A5"/>
    <w:rsid w:val="002F0917"/>
    <w:rsid w:val="002F0B81"/>
    <w:rsid w:val="002F1008"/>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CA7"/>
    <w:rsid w:val="00302E61"/>
    <w:rsid w:val="003031F6"/>
    <w:rsid w:val="00303622"/>
    <w:rsid w:val="00303664"/>
    <w:rsid w:val="003036AB"/>
    <w:rsid w:val="0030442D"/>
    <w:rsid w:val="00306018"/>
    <w:rsid w:val="00306028"/>
    <w:rsid w:val="003068BB"/>
    <w:rsid w:val="00306BE9"/>
    <w:rsid w:val="00306E98"/>
    <w:rsid w:val="00307373"/>
    <w:rsid w:val="0030756E"/>
    <w:rsid w:val="00307C38"/>
    <w:rsid w:val="00310010"/>
    <w:rsid w:val="003109CD"/>
    <w:rsid w:val="00310CA2"/>
    <w:rsid w:val="00310DCA"/>
    <w:rsid w:val="00311386"/>
    <w:rsid w:val="00311F4D"/>
    <w:rsid w:val="00313131"/>
    <w:rsid w:val="00313234"/>
    <w:rsid w:val="00313801"/>
    <w:rsid w:val="003158DE"/>
    <w:rsid w:val="00316291"/>
    <w:rsid w:val="0031681E"/>
    <w:rsid w:val="00316868"/>
    <w:rsid w:val="00316C86"/>
    <w:rsid w:val="00316CDC"/>
    <w:rsid w:val="00320058"/>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10B6"/>
    <w:rsid w:val="00331CB2"/>
    <w:rsid w:val="0033301F"/>
    <w:rsid w:val="003337D2"/>
    <w:rsid w:val="00333887"/>
    <w:rsid w:val="00333902"/>
    <w:rsid w:val="00333BA4"/>
    <w:rsid w:val="00334CD3"/>
    <w:rsid w:val="003352E6"/>
    <w:rsid w:val="00335346"/>
    <w:rsid w:val="00335464"/>
    <w:rsid w:val="003358C6"/>
    <w:rsid w:val="00336C54"/>
    <w:rsid w:val="00336ECF"/>
    <w:rsid w:val="003401C3"/>
    <w:rsid w:val="00340C9E"/>
    <w:rsid w:val="00341DF7"/>
    <w:rsid w:val="003427DE"/>
    <w:rsid w:val="0034289C"/>
    <w:rsid w:val="00343D94"/>
    <w:rsid w:val="00344B87"/>
    <w:rsid w:val="00344FAA"/>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5DA7"/>
    <w:rsid w:val="00356290"/>
    <w:rsid w:val="00356CF6"/>
    <w:rsid w:val="00357086"/>
    <w:rsid w:val="0036017C"/>
    <w:rsid w:val="003603E1"/>
    <w:rsid w:val="003609CD"/>
    <w:rsid w:val="00361247"/>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8D2"/>
    <w:rsid w:val="00373CF7"/>
    <w:rsid w:val="003741E6"/>
    <w:rsid w:val="00374B23"/>
    <w:rsid w:val="00374F0E"/>
    <w:rsid w:val="003753DD"/>
    <w:rsid w:val="00375EA5"/>
    <w:rsid w:val="0037611A"/>
    <w:rsid w:val="003775E7"/>
    <w:rsid w:val="003778A1"/>
    <w:rsid w:val="00377A81"/>
    <w:rsid w:val="0038053C"/>
    <w:rsid w:val="00380A8A"/>
    <w:rsid w:val="003812C9"/>
    <w:rsid w:val="0038180A"/>
    <w:rsid w:val="00381870"/>
    <w:rsid w:val="0038389B"/>
    <w:rsid w:val="00383C6F"/>
    <w:rsid w:val="0038520C"/>
    <w:rsid w:val="00385340"/>
    <w:rsid w:val="00385932"/>
    <w:rsid w:val="00385A7F"/>
    <w:rsid w:val="00385C9D"/>
    <w:rsid w:val="00385E67"/>
    <w:rsid w:val="00386066"/>
    <w:rsid w:val="00386A83"/>
    <w:rsid w:val="00386B08"/>
    <w:rsid w:val="0038702E"/>
    <w:rsid w:val="0038770D"/>
    <w:rsid w:val="00390155"/>
    <w:rsid w:val="00390333"/>
    <w:rsid w:val="003906DB"/>
    <w:rsid w:val="00391144"/>
    <w:rsid w:val="003924DA"/>
    <w:rsid w:val="003927F5"/>
    <w:rsid w:val="00392C8E"/>
    <w:rsid w:val="00393329"/>
    <w:rsid w:val="00393B0E"/>
    <w:rsid w:val="00393F81"/>
    <w:rsid w:val="003947F5"/>
    <w:rsid w:val="00394A24"/>
    <w:rsid w:val="003957AC"/>
    <w:rsid w:val="00395CDD"/>
    <w:rsid w:val="00396004"/>
    <w:rsid w:val="00396F66"/>
    <w:rsid w:val="00397336"/>
    <w:rsid w:val="00397514"/>
    <w:rsid w:val="00397741"/>
    <w:rsid w:val="00397C03"/>
    <w:rsid w:val="003A03EC"/>
    <w:rsid w:val="003A129B"/>
    <w:rsid w:val="003A23E7"/>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114"/>
    <w:rsid w:val="003B727D"/>
    <w:rsid w:val="003B7496"/>
    <w:rsid w:val="003B74AD"/>
    <w:rsid w:val="003B78E2"/>
    <w:rsid w:val="003C086B"/>
    <w:rsid w:val="003C0BF8"/>
    <w:rsid w:val="003C1578"/>
    <w:rsid w:val="003C1AC5"/>
    <w:rsid w:val="003C1BE0"/>
    <w:rsid w:val="003C1F98"/>
    <w:rsid w:val="003C293A"/>
    <w:rsid w:val="003C2E6A"/>
    <w:rsid w:val="003C32A5"/>
    <w:rsid w:val="003C357A"/>
    <w:rsid w:val="003C39F0"/>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4093"/>
    <w:rsid w:val="003D580A"/>
    <w:rsid w:val="003D5ABE"/>
    <w:rsid w:val="003D68D0"/>
    <w:rsid w:val="003E00BB"/>
    <w:rsid w:val="003E12D5"/>
    <w:rsid w:val="003E19ED"/>
    <w:rsid w:val="003E1ABE"/>
    <w:rsid w:val="003E4A57"/>
    <w:rsid w:val="003E6553"/>
    <w:rsid w:val="003E6BDD"/>
    <w:rsid w:val="003E7084"/>
    <w:rsid w:val="003E78E2"/>
    <w:rsid w:val="003F0410"/>
    <w:rsid w:val="003F142A"/>
    <w:rsid w:val="003F14FF"/>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8C6"/>
    <w:rsid w:val="004040BC"/>
    <w:rsid w:val="004040E7"/>
    <w:rsid w:val="0040412F"/>
    <w:rsid w:val="004043F4"/>
    <w:rsid w:val="0040460B"/>
    <w:rsid w:val="00404C38"/>
    <w:rsid w:val="00404CB7"/>
    <w:rsid w:val="004054D2"/>
    <w:rsid w:val="00405FD3"/>
    <w:rsid w:val="00406854"/>
    <w:rsid w:val="00407424"/>
    <w:rsid w:val="00407532"/>
    <w:rsid w:val="00407A89"/>
    <w:rsid w:val="00407F05"/>
    <w:rsid w:val="00407FBD"/>
    <w:rsid w:val="0041082C"/>
    <w:rsid w:val="0041090A"/>
    <w:rsid w:val="00410B75"/>
    <w:rsid w:val="00411516"/>
    <w:rsid w:val="00411D0B"/>
    <w:rsid w:val="00411E1F"/>
    <w:rsid w:val="004127B8"/>
    <w:rsid w:val="004129DB"/>
    <w:rsid w:val="004132B8"/>
    <w:rsid w:val="00413377"/>
    <w:rsid w:val="00413AD9"/>
    <w:rsid w:val="004149A0"/>
    <w:rsid w:val="00414E3A"/>
    <w:rsid w:val="00415472"/>
    <w:rsid w:val="00415491"/>
    <w:rsid w:val="004176A0"/>
    <w:rsid w:val="0041784B"/>
    <w:rsid w:val="00420316"/>
    <w:rsid w:val="00420EAA"/>
    <w:rsid w:val="0042103A"/>
    <w:rsid w:val="00421DE9"/>
    <w:rsid w:val="00422AD8"/>
    <w:rsid w:val="00422FFF"/>
    <w:rsid w:val="00423543"/>
    <w:rsid w:val="00423B03"/>
    <w:rsid w:val="00423E29"/>
    <w:rsid w:val="00424652"/>
    <w:rsid w:val="00424DD4"/>
    <w:rsid w:val="0042505E"/>
    <w:rsid w:val="0042526D"/>
    <w:rsid w:val="004262E5"/>
    <w:rsid w:val="0042713A"/>
    <w:rsid w:val="004278FF"/>
    <w:rsid w:val="00427A91"/>
    <w:rsid w:val="0043002F"/>
    <w:rsid w:val="004301DF"/>
    <w:rsid w:val="004305EA"/>
    <w:rsid w:val="00431100"/>
    <w:rsid w:val="0043140A"/>
    <w:rsid w:val="00432222"/>
    <w:rsid w:val="00432324"/>
    <w:rsid w:val="00432B48"/>
    <w:rsid w:val="004336EA"/>
    <w:rsid w:val="00434456"/>
    <w:rsid w:val="00434E51"/>
    <w:rsid w:val="0043581D"/>
    <w:rsid w:val="00435CB4"/>
    <w:rsid w:val="00435DF2"/>
    <w:rsid w:val="00436298"/>
    <w:rsid w:val="004363EF"/>
    <w:rsid w:val="00436618"/>
    <w:rsid w:val="004369D4"/>
    <w:rsid w:val="00436B27"/>
    <w:rsid w:val="0043723F"/>
    <w:rsid w:val="00437413"/>
    <w:rsid w:val="00437523"/>
    <w:rsid w:val="00437F2A"/>
    <w:rsid w:val="004404E2"/>
    <w:rsid w:val="00440B53"/>
    <w:rsid w:val="00440B9C"/>
    <w:rsid w:val="004413D9"/>
    <w:rsid w:val="00441635"/>
    <w:rsid w:val="00441E1F"/>
    <w:rsid w:val="0044330A"/>
    <w:rsid w:val="004434AF"/>
    <w:rsid w:val="004436EE"/>
    <w:rsid w:val="00443C4C"/>
    <w:rsid w:val="00444C19"/>
    <w:rsid w:val="0044515D"/>
    <w:rsid w:val="0044588A"/>
    <w:rsid w:val="00445AED"/>
    <w:rsid w:val="00445BD0"/>
    <w:rsid w:val="00446171"/>
    <w:rsid w:val="00447B84"/>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1ABF"/>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2A2C"/>
    <w:rsid w:val="004A35E8"/>
    <w:rsid w:val="004A4975"/>
    <w:rsid w:val="004A636E"/>
    <w:rsid w:val="004A646A"/>
    <w:rsid w:val="004A682C"/>
    <w:rsid w:val="004A6B67"/>
    <w:rsid w:val="004A6BC0"/>
    <w:rsid w:val="004A736B"/>
    <w:rsid w:val="004A78F1"/>
    <w:rsid w:val="004B236A"/>
    <w:rsid w:val="004B3296"/>
    <w:rsid w:val="004B4686"/>
    <w:rsid w:val="004B48B8"/>
    <w:rsid w:val="004B49F0"/>
    <w:rsid w:val="004B4AF5"/>
    <w:rsid w:val="004B509D"/>
    <w:rsid w:val="004B6195"/>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6777"/>
    <w:rsid w:val="004C6B34"/>
    <w:rsid w:val="004C6BDF"/>
    <w:rsid w:val="004C6D52"/>
    <w:rsid w:val="004C720D"/>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0C2"/>
    <w:rsid w:val="004E0E2A"/>
    <w:rsid w:val="004E1869"/>
    <w:rsid w:val="004E18EA"/>
    <w:rsid w:val="004E235F"/>
    <w:rsid w:val="004E26D8"/>
    <w:rsid w:val="004E2801"/>
    <w:rsid w:val="004E2E3C"/>
    <w:rsid w:val="004E2F6A"/>
    <w:rsid w:val="004E33EB"/>
    <w:rsid w:val="004E3788"/>
    <w:rsid w:val="004E3996"/>
    <w:rsid w:val="004E3EC4"/>
    <w:rsid w:val="004E3F3E"/>
    <w:rsid w:val="004E4379"/>
    <w:rsid w:val="004E4D8B"/>
    <w:rsid w:val="004E4F8C"/>
    <w:rsid w:val="004E5E0B"/>
    <w:rsid w:val="004E6831"/>
    <w:rsid w:val="004E7571"/>
    <w:rsid w:val="004F0E17"/>
    <w:rsid w:val="004F16C3"/>
    <w:rsid w:val="004F1F05"/>
    <w:rsid w:val="004F2BCD"/>
    <w:rsid w:val="004F2DC7"/>
    <w:rsid w:val="004F387B"/>
    <w:rsid w:val="004F4429"/>
    <w:rsid w:val="004F451A"/>
    <w:rsid w:val="004F4667"/>
    <w:rsid w:val="004F468D"/>
    <w:rsid w:val="004F4937"/>
    <w:rsid w:val="004F5065"/>
    <w:rsid w:val="004F54DA"/>
    <w:rsid w:val="004F5918"/>
    <w:rsid w:val="004F633D"/>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7AE"/>
    <w:rsid w:val="005077D5"/>
    <w:rsid w:val="00507D79"/>
    <w:rsid w:val="00510543"/>
    <w:rsid w:val="005118A5"/>
    <w:rsid w:val="00511DBB"/>
    <w:rsid w:val="00512C64"/>
    <w:rsid w:val="00512D41"/>
    <w:rsid w:val="00513351"/>
    <w:rsid w:val="00514623"/>
    <w:rsid w:val="00515835"/>
    <w:rsid w:val="00515DF5"/>
    <w:rsid w:val="00516019"/>
    <w:rsid w:val="00516DA1"/>
    <w:rsid w:val="005174E6"/>
    <w:rsid w:val="00517885"/>
    <w:rsid w:val="005178B5"/>
    <w:rsid w:val="00520640"/>
    <w:rsid w:val="00520EE2"/>
    <w:rsid w:val="00522BAD"/>
    <w:rsid w:val="00523295"/>
    <w:rsid w:val="0052344D"/>
    <w:rsid w:val="005239B5"/>
    <w:rsid w:val="005239BF"/>
    <w:rsid w:val="00523EA0"/>
    <w:rsid w:val="005248F1"/>
    <w:rsid w:val="00524984"/>
    <w:rsid w:val="00524C04"/>
    <w:rsid w:val="00525303"/>
    <w:rsid w:val="00525AB4"/>
    <w:rsid w:val="00525E90"/>
    <w:rsid w:val="00526471"/>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E33"/>
    <w:rsid w:val="00534EBB"/>
    <w:rsid w:val="00534FB9"/>
    <w:rsid w:val="005357F6"/>
    <w:rsid w:val="005367FA"/>
    <w:rsid w:val="00537394"/>
    <w:rsid w:val="00537B39"/>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6CE"/>
    <w:rsid w:val="00553930"/>
    <w:rsid w:val="00553AED"/>
    <w:rsid w:val="00555175"/>
    <w:rsid w:val="005553AF"/>
    <w:rsid w:val="0055694A"/>
    <w:rsid w:val="00557064"/>
    <w:rsid w:val="0055740C"/>
    <w:rsid w:val="00557C22"/>
    <w:rsid w:val="00557D83"/>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689D"/>
    <w:rsid w:val="00566DC4"/>
    <w:rsid w:val="00566E0D"/>
    <w:rsid w:val="005677E6"/>
    <w:rsid w:val="005678BD"/>
    <w:rsid w:val="00567BC5"/>
    <w:rsid w:val="00567EC0"/>
    <w:rsid w:val="00570D45"/>
    <w:rsid w:val="00571041"/>
    <w:rsid w:val="00572525"/>
    <w:rsid w:val="005725B7"/>
    <w:rsid w:val="005726C7"/>
    <w:rsid w:val="00572AC7"/>
    <w:rsid w:val="00572BD7"/>
    <w:rsid w:val="005731A8"/>
    <w:rsid w:val="00573E5C"/>
    <w:rsid w:val="0057446B"/>
    <w:rsid w:val="0057466E"/>
    <w:rsid w:val="00575421"/>
    <w:rsid w:val="005758C2"/>
    <w:rsid w:val="00576117"/>
    <w:rsid w:val="005772AA"/>
    <w:rsid w:val="00577C06"/>
    <w:rsid w:val="00577C69"/>
    <w:rsid w:val="00577CFC"/>
    <w:rsid w:val="00580211"/>
    <w:rsid w:val="005802DA"/>
    <w:rsid w:val="0058127E"/>
    <w:rsid w:val="00581C4D"/>
    <w:rsid w:val="005821D9"/>
    <w:rsid w:val="005823BB"/>
    <w:rsid w:val="00582CF7"/>
    <w:rsid w:val="00583177"/>
    <w:rsid w:val="00583467"/>
    <w:rsid w:val="00583576"/>
    <w:rsid w:val="0058551A"/>
    <w:rsid w:val="00585E99"/>
    <w:rsid w:val="00586031"/>
    <w:rsid w:val="005860E6"/>
    <w:rsid w:val="00586309"/>
    <w:rsid w:val="00587401"/>
    <w:rsid w:val="005879D7"/>
    <w:rsid w:val="00590374"/>
    <w:rsid w:val="005919E7"/>
    <w:rsid w:val="00592183"/>
    <w:rsid w:val="00592198"/>
    <w:rsid w:val="005922C1"/>
    <w:rsid w:val="005922FC"/>
    <w:rsid w:val="00592327"/>
    <w:rsid w:val="00594433"/>
    <w:rsid w:val="00594820"/>
    <w:rsid w:val="0059499E"/>
    <w:rsid w:val="005951D9"/>
    <w:rsid w:val="0059528C"/>
    <w:rsid w:val="0059545A"/>
    <w:rsid w:val="0059578D"/>
    <w:rsid w:val="00595AF1"/>
    <w:rsid w:val="00596B81"/>
    <w:rsid w:val="00597549"/>
    <w:rsid w:val="005A0BCD"/>
    <w:rsid w:val="005A0D9D"/>
    <w:rsid w:val="005A106F"/>
    <w:rsid w:val="005A17D1"/>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47D"/>
    <w:rsid w:val="005A68F4"/>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6C5"/>
    <w:rsid w:val="005C178B"/>
    <w:rsid w:val="005C1A2C"/>
    <w:rsid w:val="005C1DA2"/>
    <w:rsid w:val="005C20C6"/>
    <w:rsid w:val="005C2260"/>
    <w:rsid w:val="005C2AC3"/>
    <w:rsid w:val="005C2C43"/>
    <w:rsid w:val="005C322B"/>
    <w:rsid w:val="005C35A5"/>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EE2"/>
    <w:rsid w:val="005D0897"/>
    <w:rsid w:val="005D1244"/>
    <w:rsid w:val="005D1A59"/>
    <w:rsid w:val="005D1BA9"/>
    <w:rsid w:val="005D2C81"/>
    <w:rsid w:val="005D3889"/>
    <w:rsid w:val="005D389B"/>
    <w:rsid w:val="005D3C40"/>
    <w:rsid w:val="005D413E"/>
    <w:rsid w:val="005D45CA"/>
    <w:rsid w:val="005D4E91"/>
    <w:rsid w:val="005D5212"/>
    <w:rsid w:val="005D5299"/>
    <w:rsid w:val="005D566D"/>
    <w:rsid w:val="005D6207"/>
    <w:rsid w:val="005D62A2"/>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455A"/>
    <w:rsid w:val="00604BEA"/>
    <w:rsid w:val="0060528E"/>
    <w:rsid w:val="00605553"/>
    <w:rsid w:val="006055CF"/>
    <w:rsid w:val="00605A0A"/>
    <w:rsid w:val="00605B29"/>
    <w:rsid w:val="006067AB"/>
    <w:rsid w:val="00607506"/>
    <w:rsid w:val="00607F85"/>
    <w:rsid w:val="006107A6"/>
    <w:rsid w:val="00610913"/>
    <w:rsid w:val="006110CF"/>
    <w:rsid w:val="00611197"/>
    <w:rsid w:val="00611472"/>
    <w:rsid w:val="00612790"/>
    <w:rsid w:val="00613D20"/>
    <w:rsid w:val="00614A1A"/>
    <w:rsid w:val="00614ED0"/>
    <w:rsid w:val="006156D8"/>
    <w:rsid w:val="00615EFE"/>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C46"/>
    <w:rsid w:val="00624F31"/>
    <w:rsid w:val="0062565F"/>
    <w:rsid w:val="00625700"/>
    <w:rsid w:val="0062572A"/>
    <w:rsid w:val="00625E04"/>
    <w:rsid w:val="00626BC3"/>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54E"/>
    <w:rsid w:val="00637A3E"/>
    <w:rsid w:val="00640C2A"/>
    <w:rsid w:val="00641026"/>
    <w:rsid w:val="0064109A"/>
    <w:rsid w:val="006413A1"/>
    <w:rsid w:val="006414A6"/>
    <w:rsid w:val="0064215C"/>
    <w:rsid w:val="00642546"/>
    <w:rsid w:val="0064260B"/>
    <w:rsid w:val="0064345F"/>
    <w:rsid w:val="00643EC5"/>
    <w:rsid w:val="00643FE0"/>
    <w:rsid w:val="00644EFA"/>
    <w:rsid w:val="00645AAF"/>
    <w:rsid w:val="0064622A"/>
    <w:rsid w:val="006462B9"/>
    <w:rsid w:val="006475BB"/>
    <w:rsid w:val="00647A1A"/>
    <w:rsid w:val="00647FE6"/>
    <w:rsid w:val="006501D9"/>
    <w:rsid w:val="00650C43"/>
    <w:rsid w:val="00652487"/>
    <w:rsid w:val="006524D1"/>
    <w:rsid w:val="0065258B"/>
    <w:rsid w:val="006528DB"/>
    <w:rsid w:val="006534EA"/>
    <w:rsid w:val="006535DF"/>
    <w:rsid w:val="00654907"/>
    <w:rsid w:val="006557B2"/>
    <w:rsid w:val="006558EF"/>
    <w:rsid w:val="0065649C"/>
    <w:rsid w:val="0065663D"/>
    <w:rsid w:val="006568E6"/>
    <w:rsid w:val="00656E88"/>
    <w:rsid w:val="006570CE"/>
    <w:rsid w:val="00657FF8"/>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8E3"/>
    <w:rsid w:val="00664930"/>
    <w:rsid w:val="00667593"/>
    <w:rsid w:val="00667B83"/>
    <w:rsid w:val="00667C31"/>
    <w:rsid w:val="006705CC"/>
    <w:rsid w:val="00670FA4"/>
    <w:rsid w:val="00671020"/>
    <w:rsid w:val="00671062"/>
    <w:rsid w:val="00671188"/>
    <w:rsid w:val="00671234"/>
    <w:rsid w:val="00671991"/>
    <w:rsid w:val="00671C3C"/>
    <w:rsid w:val="00671C80"/>
    <w:rsid w:val="00671E2B"/>
    <w:rsid w:val="006724DB"/>
    <w:rsid w:val="00672856"/>
    <w:rsid w:val="00672D07"/>
    <w:rsid w:val="0067307E"/>
    <w:rsid w:val="00673E44"/>
    <w:rsid w:val="00674512"/>
    <w:rsid w:val="00674DD9"/>
    <w:rsid w:val="00675435"/>
    <w:rsid w:val="006764E9"/>
    <w:rsid w:val="00676DA4"/>
    <w:rsid w:val="00676F9A"/>
    <w:rsid w:val="006800AF"/>
    <w:rsid w:val="006803F1"/>
    <w:rsid w:val="00681ACB"/>
    <w:rsid w:val="006820ED"/>
    <w:rsid w:val="0068256B"/>
    <w:rsid w:val="0068278A"/>
    <w:rsid w:val="00683960"/>
    <w:rsid w:val="00684097"/>
    <w:rsid w:val="00684956"/>
    <w:rsid w:val="006853C5"/>
    <w:rsid w:val="00685AC5"/>
    <w:rsid w:val="00686D83"/>
    <w:rsid w:val="00687050"/>
    <w:rsid w:val="006879B6"/>
    <w:rsid w:val="00690EDD"/>
    <w:rsid w:val="006913B2"/>
    <w:rsid w:val="00691F84"/>
    <w:rsid w:val="006928B3"/>
    <w:rsid w:val="00692B46"/>
    <w:rsid w:val="0069345E"/>
    <w:rsid w:val="006937E8"/>
    <w:rsid w:val="00693C7D"/>
    <w:rsid w:val="00693CA4"/>
    <w:rsid w:val="00693EAE"/>
    <w:rsid w:val="0069420D"/>
    <w:rsid w:val="00694454"/>
    <w:rsid w:val="00694D48"/>
    <w:rsid w:val="00695049"/>
    <w:rsid w:val="006953AD"/>
    <w:rsid w:val="00696102"/>
    <w:rsid w:val="0069647A"/>
    <w:rsid w:val="00696994"/>
    <w:rsid w:val="00696CE8"/>
    <w:rsid w:val="006972BB"/>
    <w:rsid w:val="0069755E"/>
    <w:rsid w:val="006A0A34"/>
    <w:rsid w:val="006A0CD6"/>
    <w:rsid w:val="006A1406"/>
    <w:rsid w:val="006A153A"/>
    <w:rsid w:val="006A16EC"/>
    <w:rsid w:val="006A174B"/>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E4F"/>
    <w:rsid w:val="006B4F96"/>
    <w:rsid w:val="006B50E0"/>
    <w:rsid w:val="006B51A0"/>
    <w:rsid w:val="006B56B1"/>
    <w:rsid w:val="006B670E"/>
    <w:rsid w:val="006B67F2"/>
    <w:rsid w:val="006B72FC"/>
    <w:rsid w:val="006B788F"/>
    <w:rsid w:val="006B79C4"/>
    <w:rsid w:val="006B7B84"/>
    <w:rsid w:val="006B7D88"/>
    <w:rsid w:val="006B7DD3"/>
    <w:rsid w:val="006C0F01"/>
    <w:rsid w:val="006C1113"/>
    <w:rsid w:val="006C144F"/>
    <w:rsid w:val="006C16EA"/>
    <w:rsid w:val="006C1ADC"/>
    <w:rsid w:val="006C3371"/>
    <w:rsid w:val="006C3908"/>
    <w:rsid w:val="006C54CE"/>
    <w:rsid w:val="006C5788"/>
    <w:rsid w:val="006C5C0A"/>
    <w:rsid w:val="006C62D5"/>
    <w:rsid w:val="006C6372"/>
    <w:rsid w:val="006C6431"/>
    <w:rsid w:val="006C66AD"/>
    <w:rsid w:val="006C6EDB"/>
    <w:rsid w:val="006C78D6"/>
    <w:rsid w:val="006C790E"/>
    <w:rsid w:val="006C7DF5"/>
    <w:rsid w:val="006D041B"/>
    <w:rsid w:val="006D080D"/>
    <w:rsid w:val="006D08A4"/>
    <w:rsid w:val="006D0B01"/>
    <w:rsid w:val="006D0E37"/>
    <w:rsid w:val="006D2C35"/>
    <w:rsid w:val="006D3A25"/>
    <w:rsid w:val="006D40A0"/>
    <w:rsid w:val="006D44EA"/>
    <w:rsid w:val="006D4920"/>
    <w:rsid w:val="006D62E9"/>
    <w:rsid w:val="006D647E"/>
    <w:rsid w:val="006D6BE0"/>
    <w:rsid w:val="006D726A"/>
    <w:rsid w:val="006D72CB"/>
    <w:rsid w:val="006E039D"/>
    <w:rsid w:val="006E178E"/>
    <w:rsid w:val="006E18C9"/>
    <w:rsid w:val="006E1EDF"/>
    <w:rsid w:val="006E2EA0"/>
    <w:rsid w:val="006E2F21"/>
    <w:rsid w:val="006E399B"/>
    <w:rsid w:val="006E4216"/>
    <w:rsid w:val="006E4D75"/>
    <w:rsid w:val="006E500F"/>
    <w:rsid w:val="006E5427"/>
    <w:rsid w:val="006E5B06"/>
    <w:rsid w:val="006E5D0F"/>
    <w:rsid w:val="006E64DF"/>
    <w:rsid w:val="006E6892"/>
    <w:rsid w:val="006E7245"/>
    <w:rsid w:val="006E7490"/>
    <w:rsid w:val="006E74FF"/>
    <w:rsid w:val="006F04AE"/>
    <w:rsid w:val="006F12FD"/>
    <w:rsid w:val="006F171C"/>
    <w:rsid w:val="006F17BF"/>
    <w:rsid w:val="006F2C65"/>
    <w:rsid w:val="006F3BB4"/>
    <w:rsid w:val="006F3BF4"/>
    <w:rsid w:val="006F4321"/>
    <w:rsid w:val="006F5213"/>
    <w:rsid w:val="006F59DD"/>
    <w:rsid w:val="006F70B0"/>
    <w:rsid w:val="006F78E4"/>
    <w:rsid w:val="006F7BB0"/>
    <w:rsid w:val="006F7DEB"/>
    <w:rsid w:val="006F7FFB"/>
    <w:rsid w:val="0070031B"/>
    <w:rsid w:val="00700365"/>
    <w:rsid w:val="00700C17"/>
    <w:rsid w:val="00700C79"/>
    <w:rsid w:val="00702990"/>
    <w:rsid w:val="007033DF"/>
    <w:rsid w:val="00703B3A"/>
    <w:rsid w:val="00703E0F"/>
    <w:rsid w:val="00703FED"/>
    <w:rsid w:val="00704B80"/>
    <w:rsid w:val="007051B0"/>
    <w:rsid w:val="00705FAF"/>
    <w:rsid w:val="007061DB"/>
    <w:rsid w:val="007063C4"/>
    <w:rsid w:val="00706AD5"/>
    <w:rsid w:val="007076FD"/>
    <w:rsid w:val="0071020D"/>
    <w:rsid w:val="00710358"/>
    <w:rsid w:val="00710668"/>
    <w:rsid w:val="00710DCA"/>
    <w:rsid w:val="00712689"/>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304A"/>
    <w:rsid w:val="00723ACF"/>
    <w:rsid w:val="00723B01"/>
    <w:rsid w:val="00723B35"/>
    <w:rsid w:val="007242BA"/>
    <w:rsid w:val="00724C33"/>
    <w:rsid w:val="0072500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F79"/>
    <w:rsid w:val="007471B4"/>
    <w:rsid w:val="00747E8A"/>
    <w:rsid w:val="00747F13"/>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A2F"/>
    <w:rsid w:val="00755F79"/>
    <w:rsid w:val="00755FC8"/>
    <w:rsid w:val="00756081"/>
    <w:rsid w:val="00756876"/>
    <w:rsid w:val="0075693F"/>
    <w:rsid w:val="00760653"/>
    <w:rsid w:val="00760A12"/>
    <w:rsid w:val="00760D06"/>
    <w:rsid w:val="00760D14"/>
    <w:rsid w:val="00761706"/>
    <w:rsid w:val="0076246D"/>
    <w:rsid w:val="00762B5F"/>
    <w:rsid w:val="00762E03"/>
    <w:rsid w:val="00762FA5"/>
    <w:rsid w:val="00763371"/>
    <w:rsid w:val="007636B8"/>
    <w:rsid w:val="00763A68"/>
    <w:rsid w:val="00763D42"/>
    <w:rsid w:val="00763ECC"/>
    <w:rsid w:val="00763FB7"/>
    <w:rsid w:val="0076473D"/>
    <w:rsid w:val="00764C4B"/>
    <w:rsid w:val="007658AD"/>
    <w:rsid w:val="00765A41"/>
    <w:rsid w:val="00765C52"/>
    <w:rsid w:val="00766292"/>
    <w:rsid w:val="00766758"/>
    <w:rsid w:val="00766E60"/>
    <w:rsid w:val="0076733A"/>
    <w:rsid w:val="0077066C"/>
    <w:rsid w:val="00770F78"/>
    <w:rsid w:val="007711D1"/>
    <w:rsid w:val="00771668"/>
    <w:rsid w:val="007718E5"/>
    <w:rsid w:val="007721CA"/>
    <w:rsid w:val="007738B2"/>
    <w:rsid w:val="007740B0"/>
    <w:rsid w:val="00774814"/>
    <w:rsid w:val="00774E76"/>
    <w:rsid w:val="00775059"/>
    <w:rsid w:val="007758E8"/>
    <w:rsid w:val="007761D6"/>
    <w:rsid w:val="007762A2"/>
    <w:rsid w:val="007765E4"/>
    <w:rsid w:val="0078018D"/>
    <w:rsid w:val="00780AD5"/>
    <w:rsid w:val="00780DF0"/>
    <w:rsid w:val="00781815"/>
    <w:rsid w:val="0078194D"/>
    <w:rsid w:val="007823E5"/>
    <w:rsid w:val="00782C42"/>
    <w:rsid w:val="00782E80"/>
    <w:rsid w:val="00782F37"/>
    <w:rsid w:val="00783050"/>
    <w:rsid w:val="0078312A"/>
    <w:rsid w:val="00784321"/>
    <w:rsid w:val="00784789"/>
    <w:rsid w:val="007849B6"/>
    <w:rsid w:val="00785769"/>
    <w:rsid w:val="0078634A"/>
    <w:rsid w:val="007871AB"/>
    <w:rsid w:val="007873CF"/>
    <w:rsid w:val="0078755B"/>
    <w:rsid w:val="00790520"/>
    <w:rsid w:val="00790DA7"/>
    <w:rsid w:val="00790E3C"/>
    <w:rsid w:val="00791BF3"/>
    <w:rsid w:val="00791D19"/>
    <w:rsid w:val="00791D4A"/>
    <w:rsid w:val="00791D89"/>
    <w:rsid w:val="00792B14"/>
    <w:rsid w:val="0079347F"/>
    <w:rsid w:val="00793AAA"/>
    <w:rsid w:val="00794039"/>
    <w:rsid w:val="00794573"/>
    <w:rsid w:val="007947EB"/>
    <w:rsid w:val="0079482B"/>
    <w:rsid w:val="00795981"/>
    <w:rsid w:val="007959CD"/>
    <w:rsid w:val="00795CA5"/>
    <w:rsid w:val="007960BB"/>
    <w:rsid w:val="007963BD"/>
    <w:rsid w:val="0079682B"/>
    <w:rsid w:val="00797FCB"/>
    <w:rsid w:val="007A08F0"/>
    <w:rsid w:val="007A2A30"/>
    <w:rsid w:val="007A2AF6"/>
    <w:rsid w:val="007A3766"/>
    <w:rsid w:val="007A7EAE"/>
    <w:rsid w:val="007B0494"/>
    <w:rsid w:val="007B0708"/>
    <w:rsid w:val="007B08FB"/>
    <w:rsid w:val="007B1AB4"/>
    <w:rsid w:val="007B1AE7"/>
    <w:rsid w:val="007B1B80"/>
    <w:rsid w:val="007B26DE"/>
    <w:rsid w:val="007B2CCF"/>
    <w:rsid w:val="007B3177"/>
    <w:rsid w:val="007B45DE"/>
    <w:rsid w:val="007B4A3D"/>
    <w:rsid w:val="007B4CCF"/>
    <w:rsid w:val="007B5F78"/>
    <w:rsid w:val="007B61E5"/>
    <w:rsid w:val="007B687A"/>
    <w:rsid w:val="007B6DF4"/>
    <w:rsid w:val="007B73D2"/>
    <w:rsid w:val="007B7A4D"/>
    <w:rsid w:val="007B7F80"/>
    <w:rsid w:val="007C036B"/>
    <w:rsid w:val="007C0780"/>
    <w:rsid w:val="007C1746"/>
    <w:rsid w:val="007C18D4"/>
    <w:rsid w:val="007C1D14"/>
    <w:rsid w:val="007C2563"/>
    <w:rsid w:val="007C28E6"/>
    <w:rsid w:val="007C2BD1"/>
    <w:rsid w:val="007C3565"/>
    <w:rsid w:val="007C4A95"/>
    <w:rsid w:val="007C53A0"/>
    <w:rsid w:val="007C56A8"/>
    <w:rsid w:val="007C6256"/>
    <w:rsid w:val="007C6FB7"/>
    <w:rsid w:val="007C70CA"/>
    <w:rsid w:val="007C781E"/>
    <w:rsid w:val="007C7BD7"/>
    <w:rsid w:val="007C7E04"/>
    <w:rsid w:val="007D0590"/>
    <w:rsid w:val="007D0617"/>
    <w:rsid w:val="007D0756"/>
    <w:rsid w:val="007D1E64"/>
    <w:rsid w:val="007D24AB"/>
    <w:rsid w:val="007D29A0"/>
    <w:rsid w:val="007D2BD3"/>
    <w:rsid w:val="007D2FE0"/>
    <w:rsid w:val="007D341B"/>
    <w:rsid w:val="007D384A"/>
    <w:rsid w:val="007D3A61"/>
    <w:rsid w:val="007D3BF7"/>
    <w:rsid w:val="007D5098"/>
    <w:rsid w:val="007D552D"/>
    <w:rsid w:val="007D5730"/>
    <w:rsid w:val="007D59EB"/>
    <w:rsid w:val="007D6A9A"/>
    <w:rsid w:val="007E039C"/>
    <w:rsid w:val="007E0781"/>
    <w:rsid w:val="007E1129"/>
    <w:rsid w:val="007E156C"/>
    <w:rsid w:val="007E1984"/>
    <w:rsid w:val="007E1A4E"/>
    <w:rsid w:val="007E21F5"/>
    <w:rsid w:val="007E26CC"/>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830"/>
    <w:rsid w:val="00806AE4"/>
    <w:rsid w:val="00807D73"/>
    <w:rsid w:val="008101CB"/>
    <w:rsid w:val="00810927"/>
    <w:rsid w:val="00810B8B"/>
    <w:rsid w:val="00810EFD"/>
    <w:rsid w:val="00811459"/>
    <w:rsid w:val="00811FCF"/>
    <w:rsid w:val="00812AD7"/>
    <w:rsid w:val="00813354"/>
    <w:rsid w:val="008137CA"/>
    <w:rsid w:val="00813C29"/>
    <w:rsid w:val="00813EDF"/>
    <w:rsid w:val="00814CC3"/>
    <w:rsid w:val="00815251"/>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30EB"/>
    <w:rsid w:val="00833547"/>
    <w:rsid w:val="008335D7"/>
    <w:rsid w:val="00833772"/>
    <w:rsid w:val="00833B4C"/>
    <w:rsid w:val="00834A27"/>
    <w:rsid w:val="00834C10"/>
    <w:rsid w:val="00835580"/>
    <w:rsid w:val="008355DC"/>
    <w:rsid w:val="008358AB"/>
    <w:rsid w:val="00836D33"/>
    <w:rsid w:val="00840E16"/>
    <w:rsid w:val="00841355"/>
    <w:rsid w:val="00841779"/>
    <w:rsid w:val="00841794"/>
    <w:rsid w:val="008417E8"/>
    <w:rsid w:val="0084220B"/>
    <w:rsid w:val="00842524"/>
    <w:rsid w:val="00842708"/>
    <w:rsid w:val="008427AB"/>
    <w:rsid w:val="008440F1"/>
    <w:rsid w:val="0084486A"/>
    <w:rsid w:val="00844AB9"/>
    <w:rsid w:val="00844B77"/>
    <w:rsid w:val="00844D7B"/>
    <w:rsid w:val="00844DED"/>
    <w:rsid w:val="00845037"/>
    <w:rsid w:val="00845AEC"/>
    <w:rsid w:val="00846A81"/>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5380"/>
    <w:rsid w:val="00865797"/>
    <w:rsid w:val="0086592A"/>
    <w:rsid w:val="00865C0D"/>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A5B"/>
    <w:rsid w:val="00873E95"/>
    <w:rsid w:val="0087415E"/>
    <w:rsid w:val="008745BD"/>
    <w:rsid w:val="008745EF"/>
    <w:rsid w:val="00874A0F"/>
    <w:rsid w:val="00874A25"/>
    <w:rsid w:val="00874DD1"/>
    <w:rsid w:val="00874F91"/>
    <w:rsid w:val="0087517C"/>
    <w:rsid w:val="00875899"/>
    <w:rsid w:val="0087628E"/>
    <w:rsid w:val="008769BA"/>
    <w:rsid w:val="008775B6"/>
    <w:rsid w:val="00877B6B"/>
    <w:rsid w:val="00877CC8"/>
    <w:rsid w:val="008804D7"/>
    <w:rsid w:val="00880853"/>
    <w:rsid w:val="00881072"/>
    <w:rsid w:val="008816BF"/>
    <w:rsid w:val="00881AC6"/>
    <w:rsid w:val="00881BC1"/>
    <w:rsid w:val="00882145"/>
    <w:rsid w:val="00882276"/>
    <w:rsid w:val="00882358"/>
    <w:rsid w:val="00883212"/>
    <w:rsid w:val="00883651"/>
    <w:rsid w:val="0088378F"/>
    <w:rsid w:val="00883895"/>
    <w:rsid w:val="00883A56"/>
    <w:rsid w:val="0088420F"/>
    <w:rsid w:val="008847F9"/>
    <w:rsid w:val="008860A8"/>
    <w:rsid w:val="00886C8D"/>
    <w:rsid w:val="0088738A"/>
    <w:rsid w:val="008904E0"/>
    <w:rsid w:val="0089180E"/>
    <w:rsid w:val="00891A38"/>
    <w:rsid w:val="00891C4A"/>
    <w:rsid w:val="00893EFA"/>
    <w:rsid w:val="0089487B"/>
    <w:rsid w:val="00894DDD"/>
    <w:rsid w:val="008952F5"/>
    <w:rsid w:val="00895729"/>
    <w:rsid w:val="00895968"/>
    <w:rsid w:val="00895FA6"/>
    <w:rsid w:val="008964A5"/>
    <w:rsid w:val="00897486"/>
    <w:rsid w:val="00897A72"/>
    <w:rsid w:val="008A051C"/>
    <w:rsid w:val="008A065F"/>
    <w:rsid w:val="008A0A31"/>
    <w:rsid w:val="008A0ED1"/>
    <w:rsid w:val="008A180B"/>
    <w:rsid w:val="008A1C6A"/>
    <w:rsid w:val="008A1EF3"/>
    <w:rsid w:val="008A2069"/>
    <w:rsid w:val="008A20C7"/>
    <w:rsid w:val="008A25DA"/>
    <w:rsid w:val="008A2705"/>
    <w:rsid w:val="008A28AD"/>
    <w:rsid w:val="008A29D3"/>
    <w:rsid w:val="008A2AA5"/>
    <w:rsid w:val="008A349C"/>
    <w:rsid w:val="008A3B7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5F5D"/>
    <w:rsid w:val="008B60E0"/>
    <w:rsid w:val="008B60EC"/>
    <w:rsid w:val="008B640A"/>
    <w:rsid w:val="008B667E"/>
    <w:rsid w:val="008B711E"/>
    <w:rsid w:val="008B779B"/>
    <w:rsid w:val="008B78C0"/>
    <w:rsid w:val="008C04C9"/>
    <w:rsid w:val="008C1097"/>
    <w:rsid w:val="008C1150"/>
    <w:rsid w:val="008C1246"/>
    <w:rsid w:val="008C1562"/>
    <w:rsid w:val="008C1937"/>
    <w:rsid w:val="008C1BBC"/>
    <w:rsid w:val="008C1BFA"/>
    <w:rsid w:val="008C21D7"/>
    <w:rsid w:val="008C331B"/>
    <w:rsid w:val="008C344C"/>
    <w:rsid w:val="008C34A7"/>
    <w:rsid w:val="008C371B"/>
    <w:rsid w:val="008C45C8"/>
    <w:rsid w:val="008C4DB7"/>
    <w:rsid w:val="008C513B"/>
    <w:rsid w:val="008C577C"/>
    <w:rsid w:val="008C58F1"/>
    <w:rsid w:val="008C5A54"/>
    <w:rsid w:val="008C5BFD"/>
    <w:rsid w:val="008C69F1"/>
    <w:rsid w:val="008C6DCA"/>
    <w:rsid w:val="008C7E9F"/>
    <w:rsid w:val="008D0DD8"/>
    <w:rsid w:val="008D0DFA"/>
    <w:rsid w:val="008D15F8"/>
    <w:rsid w:val="008D1AE0"/>
    <w:rsid w:val="008D1B58"/>
    <w:rsid w:val="008D1C29"/>
    <w:rsid w:val="008D23C0"/>
    <w:rsid w:val="008D240C"/>
    <w:rsid w:val="008D254C"/>
    <w:rsid w:val="008D36C4"/>
    <w:rsid w:val="008D3AB4"/>
    <w:rsid w:val="008D3BD6"/>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47C"/>
    <w:rsid w:val="008E48AF"/>
    <w:rsid w:val="008E4D7C"/>
    <w:rsid w:val="008E5439"/>
    <w:rsid w:val="008E5DC8"/>
    <w:rsid w:val="008E5F3B"/>
    <w:rsid w:val="008E675D"/>
    <w:rsid w:val="008E6993"/>
    <w:rsid w:val="008E6F9B"/>
    <w:rsid w:val="008E7512"/>
    <w:rsid w:val="008E772D"/>
    <w:rsid w:val="008E7892"/>
    <w:rsid w:val="008F0425"/>
    <w:rsid w:val="008F064A"/>
    <w:rsid w:val="008F07C5"/>
    <w:rsid w:val="008F0D26"/>
    <w:rsid w:val="008F1142"/>
    <w:rsid w:val="008F1661"/>
    <w:rsid w:val="008F1D5B"/>
    <w:rsid w:val="008F1E2C"/>
    <w:rsid w:val="008F2EDF"/>
    <w:rsid w:val="008F47E6"/>
    <w:rsid w:val="008F5CE3"/>
    <w:rsid w:val="008F699B"/>
    <w:rsid w:val="008F6B0B"/>
    <w:rsid w:val="008F6E65"/>
    <w:rsid w:val="00900098"/>
    <w:rsid w:val="009004E5"/>
    <w:rsid w:val="009006A4"/>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62A"/>
    <w:rsid w:val="00907A31"/>
    <w:rsid w:val="00907B6D"/>
    <w:rsid w:val="009101F4"/>
    <w:rsid w:val="0091086D"/>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FBA"/>
    <w:rsid w:val="00925B52"/>
    <w:rsid w:val="00926796"/>
    <w:rsid w:val="00926798"/>
    <w:rsid w:val="00926945"/>
    <w:rsid w:val="00926AAD"/>
    <w:rsid w:val="00926CF0"/>
    <w:rsid w:val="0092732A"/>
    <w:rsid w:val="009274EC"/>
    <w:rsid w:val="00927641"/>
    <w:rsid w:val="00927989"/>
    <w:rsid w:val="0093046D"/>
    <w:rsid w:val="0093051F"/>
    <w:rsid w:val="009305DB"/>
    <w:rsid w:val="00930F9F"/>
    <w:rsid w:val="009314CD"/>
    <w:rsid w:val="00931822"/>
    <w:rsid w:val="00933441"/>
    <w:rsid w:val="00935192"/>
    <w:rsid w:val="00935E5C"/>
    <w:rsid w:val="00935EF1"/>
    <w:rsid w:val="00936534"/>
    <w:rsid w:val="00936E38"/>
    <w:rsid w:val="00936F14"/>
    <w:rsid w:val="009371F7"/>
    <w:rsid w:val="00937638"/>
    <w:rsid w:val="009376D2"/>
    <w:rsid w:val="00937A02"/>
    <w:rsid w:val="0094061A"/>
    <w:rsid w:val="00940DE1"/>
    <w:rsid w:val="00941B5F"/>
    <w:rsid w:val="00941CDB"/>
    <w:rsid w:val="00941D8E"/>
    <w:rsid w:val="009423DF"/>
    <w:rsid w:val="009424AE"/>
    <w:rsid w:val="00943322"/>
    <w:rsid w:val="00943E8E"/>
    <w:rsid w:val="0094581F"/>
    <w:rsid w:val="009464E4"/>
    <w:rsid w:val="00946640"/>
    <w:rsid w:val="009468E9"/>
    <w:rsid w:val="00946919"/>
    <w:rsid w:val="00947689"/>
    <w:rsid w:val="009477C9"/>
    <w:rsid w:val="00947F84"/>
    <w:rsid w:val="0095070E"/>
    <w:rsid w:val="009519CD"/>
    <w:rsid w:val="00951C36"/>
    <w:rsid w:val="009522A0"/>
    <w:rsid w:val="00952F1D"/>
    <w:rsid w:val="009531B5"/>
    <w:rsid w:val="00953DA4"/>
    <w:rsid w:val="0095417A"/>
    <w:rsid w:val="00955F37"/>
    <w:rsid w:val="00955F41"/>
    <w:rsid w:val="00955FEF"/>
    <w:rsid w:val="009561F3"/>
    <w:rsid w:val="009565C7"/>
    <w:rsid w:val="00957A2C"/>
    <w:rsid w:val="00957D27"/>
    <w:rsid w:val="00957D90"/>
    <w:rsid w:val="00957F37"/>
    <w:rsid w:val="00957F86"/>
    <w:rsid w:val="00960292"/>
    <w:rsid w:val="00960A00"/>
    <w:rsid w:val="009610D0"/>
    <w:rsid w:val="0096168F"/>
    <w:rsid w:val="00961D08"/>
    <w:rsid w:val="00961DF0"/>
    <w:rsid w:val="00961F00"/>
    <w:rsid w:val="00962011"/>
    <w:rsid w:val="00962433"/>
    <w:rsid w:val="00963F92"/>
    <w:rsid w:val="009645DE"/>
    <w:rsid w:val="009646AF"/>
    <w:rsid w:val="00964AE3"/>
    <w:rsid w:val="00965BC1"/>
    <w:rsid w:val="0096621C"/>
    <w:rsid w:val="00966384"/>
    <w:rsid w:val="00966580"/>
    <w:rsid w:val="00966703"/>
    <w:rsid w:val="00966ACC"/>
    <w:rsid w:val="00966E7F"/>
    <w:rsid w:val="0096757D"/>
    <w:rsid w:val="009678A3"/>
    <w:rsid w:val="00967E65"/>
    <w:rsid w:val="00970DEA"/>
    <w:rsid w:val="0097123E"/>
    <w:rsid w:val="0097157D"/>
    <w:rsid w:val="00971828"/>
    <w:rsid w:val="00971AA0"/>
    <w:rsid w:val="00971D2B"/>
    <w:rsid w:val="00971EA7"/>
    <w:rsid w:val="00971EAB"/>
    <w:rsid w:val="00972148"/>
    <w:rsid w:val="009728B1"/>
    <w:rsid w:val="009730A9"/>
    <w:rsid w:val="00973592"/>
    <w:rsid w:val="00973D33"/>
    <w:rsid w:val="00975159"/>
    <w:rsid w:val="0097558A"/>
    <w:rsid w:val="00976251"/>
    <w:rsid w:val="00976C66"/>
    <w:rsid w:val="00977224"/>
    <w:rsid w:val="009777C4"/>
    <w:rsid w:val="00977C9B"/>
    <w:rsid w:val="00977D1C"/>
    <w:rsid w:val="00977D68"/>
    <w:rsid w:val="0098109D"/>
    <w:rsid w:val="00981400"/>
    <w:rsid w:val="00982295"/>
    <w:rsid w:val="009823FE"/>
    <w:rsid w:val="00983277"/>
    <w:rsid w:val="00983A5F"/>
    <w:rsid w:val="00983C89"/>
    <w:rsid w:val="00983F01"/>
    <w:rsid w:val="009845C3"/>
    <w:rsid w:val="009853A4"/>
    <w:rsid w:val="00985E84"/>
    <w:rsid w:val="00986436"/>
    <w:rsid w:val="009865C5"/>
    <w:rsid w:val="00986E07"/>
    <w:rsid w:val="00987299"/>
    <w:rsid w:val="00990144"/>
    <w:rsid w:val="0099034C"/>
    <w:rsid w:val="0099046F"/>
    <w:rsid w:val="009904CD"/>
    <w:rsid w:val="009905D4"/>
    <w:rsid w:val="0099135A"/>
    <w:rsid w:val="009915CF"/>
    <w:rsid w:val="0099178A"/>
    <w:rsid w:val="00991C41"/>
    <w:rsid w:val="0099274E"/>
    <w:rsid w:val="00993AEF"/>
    <w:rsid w:val="00993FAD"/>
    <w:rsid w:val="00994E85"/>
    <w:rsid w:val="00994FA2"/>
    <w:rsid w:val="0099599F"/>
    <w:rsid w:val="00995B5D"/>
    <w:rsid w:val="00995D2E"/>
    <w:rsid w:val="00996168"/>
    <w:rsid w:val="00996724"/>
    <w:rsid w:val="00996946"/>
    <w:rsid w:val="009A0E4B"/>
    <w:rsid w:val="009A1CD5"/>
    <w:rsid w:val="009A1D55"/>
    <w:rsid w:val="009A2771"/>
    <w:rsid w:val="009A279F"/>
    <w:rsid w:val="009A2CAE"/>
    <w:rsid w:val="009A2E2C"/>
    <w:rsid w:val="009A2E84"/>
    <w:rsid w:val="009A3AA4"/>
    <w:rsid w:val="009A3FB1"/>
    <w:rsid w:val="009A4878"/>
    <w:rsid w:val="009A48A0"/>
    <w:rsid w:val="009A4BC6"/>
    <w:rsid w:val="009A4E30"/>
    <w:rsid w:val="009A52D8"/>
    <w:rsid w:val="009A5917"/>
    <w:rsid w:val="009A677E"/>
    <w:rsid w:val="009A690D"/>
    <w:rsid w:val="009A6B31"/>
    <w:rsid w:val="009A6BBC"/>
    <w:rsid w:val="009A6DE8"/>
    <w:rsid w:val="009A7524"/>
    <w:rsid w:val="009A781C"/>
    <w:rsid w:val="009A7EA0"/>
    <w:rsid w:val="009B04B7"/>
    <w:rsid w:val="009B0F65"/>
    <w:rsid w:val="009B1350"/>
    <w:rsid w:val="009B1354"/>
    <w:rsid w:val="009B1538"/>
    <w:rsid w:val="009B1D8D"/>
    <w:rsid w:val="009B202A"/>
    <w:rsid w:val="009B2358"/>
    <w:rsid w:val="009B28EB"/>
    <w:rsid w:val="009B2CCB"/>
    <w:rsid w:val="009B2F4D"/>
    <w:rsid w:val="009B3E8C"/>
    <w:rsid w:val="009B4405"/>
    <w:rsid w:val="009B4452"/>
    <w:rsid w:val="009B44A9"/>
    <w:rsid w:val="009B48C4"/>
    <w:rsid w:val="009B52BC"/>
    <w:rsid w:val="009B5907"/>
    <w:rsid w:val="009B6D8C"/>
    <w:rsid w:val="009B6DEF"/>
    <w:rsid w:val="009B6EA3"/>
    <w:rsid w:val="009B737E"/>
    <w:rsid w:val="009B7724"/>
    <w:rsid w:val="009B7ADA"/>
    <w:rsid w:val="009B7DD8"/>
    <w:rsid w:val="009C02FD"/>
    <w:rsid w:val="009C07A7"/>
    <w:rsid w:val="009C109D"/>
    <w:rsid w:val="009C126E"/>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184"/>
    <w:rsid w:val="009D7571"/>
    <w:rsid w:val="009D79A2"/>
    <w:rsid w:val="009E0153"/>
    <w:rsid w:val="009E045A"/>
    <w:rsid w:val="009E05FE"/>
    <w:rsid w:val="009E06C4"/>
    <w:rsid w:val="009E0AC6"/>
    <w:rsid w:val="009E113A"/>
    <w:rsid w:val="009E19EC"/>
    <w:rsid w:val="009E2299"/>
    <w:rsid w:val="009E3427"/>
    <w:rsid w:val="009E395F"/>
    <w:rsid w:val="009E3E69"/>
    <w:rsid w:val="009E4897"/>
    <w:rsid w:val="009E4BFA"/>
    <w:rsid w:val="009E5DFE"/>
    <w:rsid w:val="009E6144"/>
    <w:rsid w:val="009E62F0"/>
    <w:rsid w:val="009E74E1"/>
    <w:rsid w:val="009E7C20"/>
    <w:rsid w:val="009E7D4E"/>
    <w:rsid w:val="009F031A"/>
    <w:rsid w:val="009F13B2"/>
    <w:rsid w:val="009F19DF"/>
    <w:rsid w:val="009F2FC9"/>
    <w:rsid w:val="009F38BE"/>
    <w:rsid w:val="009F3EBF"/>
    <w:rsid w:val="009F4C0F"/>
    <w:rsid w:val="009F4D37"/>
    <w:rsid w:val="009F4E0C"/>
    <w:rsid w:val="009F518C"/>
    <w:rsid w:val="009F53B1"/>
    <w:rsid w:val="009F5FA5"/>
    <w:rsid w:val="009F60B4"/>
    <w:rsid w:val="009F6683"/>
    <w:rsid w:val="009F695E"/>
    <w:rsid w:val="009F7425"/>
    <w:rsid w:val="009F743B"/>
    <w:rsid w:val="009F7753"/>
    <w:rsid w:val="009F7FB0"/>
    <w:rsid w:val="00A00E27"/>
    <w:rsid w:val="00A00EB0"/>
    <w:rsid w:val="00A0187D"/>
    <w:rsid w:val="00A045FF"/>
    <w:rsid w:val="00A049DC"/>
    <w:rsid w:val="00A052C2"/>
    <w:rsid w:val="00A05D62"/>
    <w:rsid w:val="00A068CB"/>
    <w:rsid w:val="00A076C6"/>
    <w:rsid w:val="00A077FC"/>
    <w:rsid w:val="00A0784E"/>
    <w:rsid w:val="00A10510"/>
    <w:rsid w:val="00A107E7"/>
    <w:rsid w:val="00A10821"/>
    <w:rsid w:val="00A10B3C"/>
    <w:rsid w:val="00A10F73"/>
    <w:rsid w:val="00A10FFC"/>
    <w:rsid w:val="00A116A3"/>
    <w:rsid w:val="00A11B88"/>
    <w:rsid w:val="00A127CE"/>
    <w:rsid w:val="00A130A5"/>
    <w:rsid w:val="00A13DB7"/>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150"/>
    <w:rsid w:val="00A325E8"/>
    <w:rsid w:val="00A32949"/>
    <w:rsid w:val="00A32986"/>
    <w:rsid w:val="00A32B2F"/>
    <w:rsid w:val="00A32B67"/>
    <w:rsid w:val="00A32DAC"/>
    <w:rsid w:val="00A33A64"/>
    <w:rsid w:val="00A33C28"/>
    <w:rsid w:val="00A345B6"/>
    <w:rsid w:val="00A34863"/>
    <w:rsid w:val="00A3607D"/>
    <w:rsid w:val="00A36909"/>
    <w:rsid w:val="00A37AD4"/>
    <w:rsid w:val="00A4054C"/>
    <w:rsid w:val="00A40F71"/>
    <w:rsid w:val="00A412C6"/>
    <w:rsid w:val="00A4134F"/>
    <w:rsid w:val="00A418F4"/>
    <w:rsid w:val="00A41E89"/>
    <w:rsid w:val="00A42B30"/>
    <w:rsid w:val="00A42E6B"/>
    <w:rsid w:val="00A43127"/>
    <w:rsid w:val="00A4313B"/>
    <w:rsid w:val="00A43257"/>
    <w:rsid w:val="00A43345"/>
    <w:rsid w:val="00A434B6"/>
    <w:rsid w:val="00A44290"/>
    <w:rsid w:val="00A44311"/>
    <w:rsid w:val="00A44578"/>
    <w:rsid w:val="00A44D78"/>
    <w:rsid w:val="00A451D1"/>
    <w:rsid w:val="00A457CE"/>
    <w:rsid w:val="00A45C0E"/>
    <w:rsid w:val="00A46C20"/>
    <w:rsid w:val="00A47207"/>
    <w:rsid w:val="00A50A7A"/>
    <w:rsid w:val="00A5172D"/>
    <w:rsid w:val="00A5221D"/>
    <w:rsid w:val="00A526AA"/>
    <w:rsid w:val="00A527CC"/>
    <w:rsid w:val="00A52BBD"/>
    <w:rsid w:val="00A53839"/>
    <w:rsid w:val="00A539B4"/>
    <w:rsid w:val="00A549BD"/>
    <w:rsid w:val="00A54AEA"/>
    <w:rsid w:val="00A5589C"/>
    <w:rsid w:val="00A55FDB"/>
    <w:rsid w:val="00A55FDD"/>
    <w:rsid w:val="00A572DE"/>
    <w:rsid w:val="00A60156"/>
    <w:rsid w:val="00A61592"/>
    <w:rsid w:val="00A61ACA"/>
    <w:rsid w:val="00A62515"/>
    <w:rsid w:val="00A6270D"/>
    <w:rsid w:val="00A634D8"/>
    <w:rsid w:val="00A636DB"/>
    <w:rsid w:val="00A63B98"/>
    <w:rsid w:val="00A640BD"/>
    <w:rsid w:val="00A641DA"/>
    <w:rsid w:val="00A656DB"/>
    <w:rsid w:val="00A659C3"/>
    <w:rsid w:val="00A65CF0"/>
    <w:rsid w:val="00A65F6F"/>
    <w:rsid w:val="00A66153"/>
    <w:rsid w:val="00A66ED6"/>
    <w:rsid w:val="00A67D47"/>
    <w:rsid w:val="00A70B08"/>
    <w:rsid w:val="00A70E9F"/>
    <w:rsid w:val="00A71095"/>
    <w:rsid w:val="00A72459"/>
    <w:rsid w:val="00A724C5"/>
    <w:rsid w:val="00A72B2E"/>
    <w:rsid w:val="00A72E2A"/>
    <w:rsid w:val="00A73422"/>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3DD7"/>
    <w:rsid w:val="00A83EF5"/>
    <w:rsid w:val="00A84095"/>
    <w:rsid w:val="00A8429A"/>
    <w:rsid w:val="00A85054"/>
    <w:rsid w:val="00A8527C"/>
    <w:rsid w:val="00A85C1A"/>
    <w:rsid w:val="00A85EA3"/>
    <w:rsid w:val="00A86F45"/>
    <w:rsid w:val="00A8705F"/>
    <w:rsid w:val="00A875CD"/>
    <w:rsid w:val="00A9175B"/>
    <w:rsid w:val="00A9189B"/>
    <w:rsid w:val="00A91DE6"/>
    <w:rsid w:val="00A9273A"/>
    <w:rsid w:val="00A927F8"/>
    <w:rsid w:val="00A94DA9"/>
    <w:rsid w:val="00A96678"/>
    <w:rsid w:val="00A96801"/>
    <w:rsid w:val="00A96806"/>
    <w:rsid w:val="00A968F8"/>
    <w:rsid w:val="00A96F40"/>
    <w:rsid w:val="00A9717E"/>
    <w:rsid w:val="00A978B9"/>
    <w:rsid w:val="00A979CD"/>
    <w:rsid w:val="00AA04A9"/>
    <w:rsid w:val="00AA05B9"/>
    <w:rsid w:val="00AA0692"/>
    <w:rsid w:val="00AA07A1"/>
    <w:rsid w:val="00AA0C11"/>
    <w:rsid w:val="00AA0CF8"/>
    <w:rsid w:val="00AA0DDA"/>
    <w:rsid w:val="00AA1224"/>
    <w:rsid w:val="00AA1519"/>
    <w:rsid w:val="00AA1899"/>
    <w:rsid w:val="00AA1FD6"/>
    <w:rsid w:val="00AA3967"/>
    <w:rsid w:val="00AA4627"/>
    <w:rsid w:val="00AA49D5"/>
    <w:rsid w:val="00AA55FE"/>
    <w:rsid w:val="00AA6D9B"/>
    <w:rsid w:val="00AA7537"/>
    <w:rsid w:val="00AA765A"/>
    <w:rsid w:val="00AA77DD"/>
    <w:rsid w:val="00AA7DD8"/>
    <w:rsid w:val="00AB01FE"/>
    <w:rsid w:val="00AB03E8"/>
    <w:rsid w:val="00AB1067"/>
    <w:rsid w:val="00AB158D"/>
    <w:rsid w:val="00AB1A87"/>
    <w:rsid w:val="00AB1BF2"/>
    <w:rsid w:val="00AB1EC0"/>
    <w:rsid w:val="00AB2079"/>
    <w:rsid w:val="00AB2275"/>
    <w:rsid w:val="00AB2308"/>
    <w:rsid w:val="00AB257B"/>
    <w:rsid w:val="00AB3D7A"/>
    <w:rsid w:val="00AB4B2D"/>
    <w:rsid w:val="00AB512E"/>
    <w:rsid w:val="00AB5546"/>
    <w:rsid w:val="00AB5BDB"/>
    <w:rsid w:val="00AB6031"/>
    <w:rsid w:val="00AB608F"/>
    <w:rsid w:val="00AB6143"/>
    <w:rsid w:val="00AB6C09"/>
    <w:rsid w:val="00AB707F"/>
    <w:rsid w:val="00AB7117"/>
    <w:rsid w:val="00AB7A72"/>
    <w:rsid w:val="00AB7D31"/>
    <w:rsid w:val="00AB7E90"/>
    <w:rsid w:val="00AC003B"/>
    <w:rsid w:val="00AC00AE"/>
    <w:rsid w:val="00AC063A"/>
    <w:rsid w:val="00AC07AA"/>
    <w:rsid w:val="00AC0973"/>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6999"/>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ADA"/>
    <w:rsid w:val="00AD6C99"/>
    <w:rsid w:val="00AD6D1C"/>
    <w:rsid w:val="00AD735A"/>
    <w:rsid w:val="00AD7497"/>
    <w:rsid w:val="00AD7C94"/>
    <w:rsid w:val="00AE0890"/>
    <w:rsid w:val="00AE0BB2"/>
    <w:rsid w:val="00AE0DD4"/>
    <w:rsid w:val="00AE12D1"/>
    <w:rsid w:val="00AE1921"/>
    <w:rsid w:val="00AE19E4"/>
    <w:rsid w:val="00AE1A58"/>
    <w:rsid w:val="00AE2066"/>
    <w:rsid w:val="00AE20DC"/>
    <w:rsid w:val="00AE2224"/>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D50"/>
    <w:rsid w:val="00AF6F05"/>
    <w:rsid w:val="00AF71E1"/>
    <w:rsid w:val="00AF75D0"/>
    <w:rsid w:val="00B00974"/>
    <w:rsid w:val="00B00A19"/>
    <w:rsid w:val="00B00B86"/>
    <w:rsid w:val="00B02496"/>
    <w:rsid w:val="00B02638"/>
    <w:rsid w:val="00B030E8"/>
    <w:rsid w:val="00B04028"/>
    <w:rsid w:val="00B04422"/>
    <w:rsid w:val="00B04465"/>
    <w:rsid w:val="00B04DD9"/>
    <w:rsid w:val="00B053C7"/>
    <w:rsid w:val="00B0551D"/>
    <w:rsid w:val="00B05A62"/>
    <w:rsid w:val="00B05C03"/>
    <w:rsid w:val="00B06030"/>
    <w:rsid w:val="00B06A2E"/>
    <w:rsid w:val="00B074DC"/>
    <w:rsid w:val="00B10920"/>
    <w:rsid w:val="00B1099B"/>
    <w:rsid w:val="00B10E22"/>
    <w:rsid w:val="00B1107B"/>
    <w:rsid w:val="00B11696"/>
    <w:rsid w:val="00B11C17"/>
    <w:rsid w:val="00B120F3"/>
    <w:rsid w:val="00B121CD"/>
    <w:rsid w:val="00B12A47"/>
    <w:rsid w:val="00B12CF6"/>
    <w:rsid w:val="00B13136"/>
    <w:rsid w:val="00B13727"/>
    <w:rsid w:val="00B13924"/>
    <w:rsid w:val="00B13F24"/>
    <w:rsid w:val="00B1464B"/>
    <w:rsid w:val="00B14679"/>
    <w:rsid w:val="00B14726"/>
    <w:rsid w:val="00B14963"/>
    <w:rsid w:val="00B14CB6"/>
    <w:rsid w:val="00B151DD"/>
    <w:rsid w:val="00B16338"/>
    <w:rsid w:val="00B20500"/>
    <w:rsid w:val="00B20E30"/>
    <w:rsid w:val="00B217F2"/>
    <w:rsid w:val="00B218D9"/>
    <w:rsid w:val="00B21D8A"/>
    <w:rsid w:val="00B2212F"/>
    <w:rsid w:val="00B2281D"/>
    <w:rsid w:val="00B2314B"/>
    <w:rsid w:val="00B2362E"/>
    <w:rsid w:val="00B23AE7"/>
    <w:rsid w:val="00B23B64"/>
    <w:rsid w:val="00B241DD"/>
    <w:rsid w:val="00B243FE"/>
    <w:rsid w:val="00B249ED"/>
    <w:rsid w:val="00B25708"/>
    <w:rsid w:val="00B25779"/>
    <w:rsid w:val="00B25AA3"/>
    <w:rsid w:val="00B2669B"/>
    <w:rsid w:val="00B26965"/>
    <w:rsid w:val="00B26D63"/>
    <w:rsid w:val="00B2712A"/>
    <w:rsid w:val="00B3148A"/>
    <w:rsid w:val="00B316B2"/>
    <w:rsid w:val="00B316B8"/>
    <w:rsid w:val="00B329D2"/>
    <w:rsid w:val="00B32C7C"/>
    <w:rsid w:val="00B32EC0"/>
    <w:rsid w:val="00B331DD"/>
    <w:rsid w:val="00B3323C"/>
    <w:rsid w:val="00B33ED4"/>
    <w:rsid w:val="00B3450E"/>
    <w:rsid w:val="00B34779"/>
    <w:rsid w:val="00B34B90"/>
    <w:rsid w:val="00B34EDA"/>
    <w:rsid w:val="00B3596D"/>
    <w:rsid w:val="00B36C91"/>
    <w:rsid w:val="00B36E54"/>
    <w:rsid w:val="00B370A9"/>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8DA"/>
    <w:rsid w:val="00B722A5"/>
    <w:rsid w:val="00B7236D"/>
    <w:rsid w:val="00B72403"/>
    <w:rsid w:val="00B73946"/>
    <w:rsid w:val="00B74425"/>
    <w:rsid w:val="00B7445D"/>
    <w:rsid w:val="00B74E85"/>
    <w:rsid w:val="00B7550C"/>
    <w:rsid w:val="00B75574"/>
    <w:rsid w:val="00B75581"/>
    <w:rsid w:val="00B7576E"/>
    <w:rsid w:val="00B7584A"/>
    <w:rsid w:val="00B80860"/>
    <w:rsid w:val="00B80A41"/>
    <w:rsid w:val="00B80CA8"/>
    <w:rsid w:val="00B80F2A"/>
    <w:rsid w:val="00B817FA"/>
    <w:rsid w:val="00B8216A"/>
    <w:rsid w:val="00B82684"/>
    <w:rsid w:val="00B82B8F"/>
    <w:rsid w:val="00B83459"/>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4747"/>
    <w:rsid w:val="00B95146"/>
    <w:rsid w:val="00B96689"/>
    <w:rsid w:val="00B96B33"/>
    <w:rsid w:val="00BA01AD"/>
    <w:rsid w:val="00BA0283"/>
    <w:rsid w:val="00BA0F6E"/>
    <w:rsid w:val="00BA12ED"/>
    <w:rsid w:val="00BA14BC"/>
    <w:rsid w:val="00BA1B69"/>
    <w:rsid w:val="00BA1DE7"/>
    <w:rsid w:val="00BA2166"/>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AED"/>
    <w:rsid w:val="00BB2BBB"/>
    <w:rsid w:val="00BB2E90"/>
    <w:rsid w:val="00BB3815"/>
    <w:rsid w:val="00BB406D"/>
    <w:rsid w:val="00BB4FD1"/>
    <w:rsid w:val="00BB50D6"/>
    <w:rsid w:val="00BB525B"/>
    <w:rsid w:val="00BB5AD4"/>
    <w:rsid w:val="00BB725E"/>
    <w:rsid w:val="00BB7707"/>
    <w:rsid w:val="00BB79FD"/>
    <w:rsid w:val="00BC0385"/>
    <w:rsid w:val="00BC0C4E"/>
    <w:rsid w:val="00BC0E99"/>
    <w:rsid w:val="00BC11AA"/>
    <w:rsid w:val="00BC1368"/>
    <w:rsid w:val="00BC143F"/>
    <w:rsid w:val="00BC1F0B"/>
    <w:rsid w:val="00BC33E6"/>
    <w:rsid w:val="00BC3A1D"/>
    <w:rsid w:val="00BC3EB8"/>
    <w:rsid w:val="00BC41CB"/>
    <w:rsid w:val="00BC4342"/>
    <w:rsid w:val="00BC46C6"/>
    <w:rsid w:val="00BC4A13"/>
    <w:rsid w:val="00BC524C"/>
    <w:rsid w:val="00BC69B0"/>
    <w:rsid w:val="00BC71A9"/>
    <w:rsid w:val="00BC7BA6"/>
    <w:rsid w:val="00BD0203"/>
    <w:rsid w:val="00BD05D6"/>
    <w:rsid w:val="00BD0B2E"/>
    <w:rsid w:val="00BD1B47"/>
    <w:rsid w:val="00BD27C9"/>
    <w:rsid w:val="00BD3DE5"/>
    <w:rsid w:val="00BD42D8"/>
    <w:rsid w:val="00BD4A31"/>
    <w:rsid w:val="00BD4F00"/>
    <w:rsid w:val="00BD5C01"/>
    <w:rsid w:val="00BD681B"/>
    <w:rsid w:val="00BD6ABD"/>
    <w:rsid w:val="00BD6AD9"/>
    <w:rsid w:val="00BE0979"/>
    <w:rsid w:val="00BE09B6"/>
    <w:rsid w:val="00BE101F"/>
    <w:rsid w:val="00BE131B"/>
    <w:rsid w:val="00BE1493"/>
    <w:rsid w:val="00BE2C82"/>
    <w:rsid w:val="00BE3144"/>
    <w:rsid w:val="00BE3378"/>
    <w:rsid w:val="00BE4129"/>
    <w:rsid w:val="00BE44EA"/>
    <w:rsid w:val="00BE46FB"/>
    <w:rsid w:val="00BE4CF7"/>
    <w:rsid w:val="00BE54D7"/>
    <w:rsid w:val="00BE6040"/>
    <w:rsid w:val="00BE6858"/>
    <w:rsid w:val="00BE698C"/>
    <w:rsid w:val="00BE6A1C"/>
    <w:rsid w:val="00BE7253"/>
    <w:rsid w:val="00BE7637"/>
    <w:rsid w:val="00BE7681"/>
    <w:rsid w:val="00BE7A8E"/>
    <w:rsid w:val="00BF09FE"/>
    <w:rsid w:val="00BF0DC2"/>
    <w:rsid w:val="00BF0E85"/>
    <w:rsid w:val="00BF165D"/>
    <w:rsid w:val="00BF18DE"/>
    <w:rsid w:val="00BF21DA"/>
    <w:rsid w:val="00BF292D"/>
    <w:rsid w:val="00BF2E1E"/>
    <w:rsid w:val="00BF3538"/>
    <w:rsid w:val="00BF3D3F"/>
    <w:rsid w:val="00BF3DCB"/>
    <w:rsid w:val="00BF3E43"/>
    <w:rsid w:val="00BF4262"/>
    <w:rsid w:val="00BF45F6"/>
    <w:rsid w:val="00BF4E96"/>
    <w:rsid w:val="00BF5141"/>
    <w:rsid w:val="00BF5607"/>
    <w:rsid w:val="00BF563A"/>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CC1"/>
    <w:rsid w:val="00C01E79"/>
    <w:rsid w:val="00C0237A"/>
    <w:rsid w:val="00C030A4"/>
    <w:rsid w:val="00C03384"/>
    <w:rsid w:val="00C03CF7"/>
    <w:rsid w:val="00C04066"/>
    <w:rsid w:val="00C04852"/>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20092"/>
    <w:rsid w:val="00C2062B"/>
    <w:rsid w:val="00C20D38"/>
    <w:rsid w:val="00C21524"/>
    <w:rsid w:val="00C2179E"/>
    <w:rsid w:val="00C21C6C"/>
    <w:rsid w:val="00C22205"/>
    <w:rsid w:val="00C22606"/>
    <w:rsid w:val="00C2352C"/>
    <w:rsid w:val="00C235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2FCA"/>
    <w:rsid w:val="00C335FE"/>
    <w:rsid w:val="00C339EC"/>
    <w:rsid w:val="00C33D2A"/>
    <w:rsid w:val="00C33ED9"/>
    <w:rsid w:val="00C346F1"/>
    <w:rsid w:val="00C34E80"/>
    <w:rsid w:val="00C362FB"/>
    <w:rsid w:val="00C37142"/>
    <w:rsid w:val="00C3742C"/>
    <w:rsid w:val="00C37BDE"/>
    <w:rsid w:val="00C40866"/>
    <w:rsid w:val="00C40CCC"/>
    <w:rsid w:val="00C40E2E"/>
    <w:rsid w:val="00C4112C"/>
    <w:rsid w:val="00C41BA6"/>
    <w:rsid w:val="00C42907"/>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7F8"/>
    <w:rsid w:val="00C51C3D"/>
    <w:rsid w:val="00C51F66"/>
    <w:rsid w:val="00C520BF"/>
    <w:rsid w:val="00C5217D"/>
    <w:rsid w:val="00C525DE"/>
    <w:rsid w:val="00C52C94"/>
    <w:rsid w:val="00C5312C"/>
    <w:rsid w:val="00C5421F"/>
    <w:rsid w:val="00C546E5"/>
    <w:rsid w:val="00C554C2"/>
    <w:rsid w:val="00C55F39"/>
    <w:rsid w:val="00C56580"/>
    <w:rsid w:val="00C56601"/>
    <w:rsid w:val="00C56628"/>
    <w:rsid w:val="00C572A2"/>
    <w:rsid w:val="00C57458"/>
    <w:rsid w:val="00C57468"/>
    <w:rsid w:val="00C60828"/>
    <w:rsid w:val="00C6097A"/>
    <w:rsid w:val="00C60BDB"/>
    <w:rsid w:val="00C61548"/>
    <w:rsid w:val="00C61A50"/>
    <w:rsid w:val="00C62898"/>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B04"/>
    <w:rsid w:val="00C71C7A"/>
    <w:rsid w:val="00C71D27"/>
    <w:rsid w:val="00C71F89"/>
    <w:rsid w:val="00C7346C"/>
    <w:rsid w:val="00C73C83"/>
    <w:rsid w:val="00C73E68"/>
    <w:rsid w:val="00C741C1"/>
    <w:rsid w:val="00C74348"/>
    <w:rsid w:val="00C744A7"/>
    <w:rsid w:val="00C74CDE"/>
    <w:rsid w:val="00C74F3B"/>
    <w:rsid w:val="00C755B6"/>
    <w:rsid w:val="00C75D09"/>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70D"/>
    <w:rsid w:val="00C90A2A"/>
    <w:rsid w:val="00C90A38"/>
    <w:rsid w:val="00C90A42"/>
    <w:rsid w:val="00C919BB"/>
    <w:rsid w:val="00C921DE"/>
    <w:rsid w:val="00C92CCB"/>
    <w:rsid w:val="00C94BDA"/>
    <w:rsid w:val="00C94D77"/>
    <w:rsid w:val="00C94E9A"/>
    <w:rsid w:val="00C95711"/>
    <w:rsid w:val="00C9575F"/>
    <w:rsid w:val="00C95F71"/>
    <w:rsid w:val="00C9651C"/>
    <w:rsid w:val="00C96705"/>
    <w:rsid w:val="00C96A60"/>
    <w:rsid w:val="00C975F6"/>
    <w:rsid w:val="00C97EE7"/>
    <w:rsid w:val="00CA09BA"/>
    <w:rsid w:val="00CA0AF2"/>
    <w:rsid w:val="00CA0D2B"/>
    <w:rsid w:val="00CA103D"/>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15D6"/>
    <w:rsid w:val="00CB1F9C"/>
    <w:rsid w:val="00CB3417"/>
    <w:rsid w:val="00CB37A4"/>
    <w:rsid w:val="00CB4020"/>
    <w:rsid w:val="00CB4645"/>
    <w:rsid w:val="00CB49F2"/>
    <w:rsid w:val="00CB4D67"/>
    <w:rsid w:val="00CB5C63"/>
    <w:rsid w:val="00CB6433"/>
    <w:rsid w:val="00CB6F54"/>
    <w:rsid w:val="00CB77F7"/>
    <w:rsid w:val="00CC12F9"/>
    <w:rsid w:val="00CC4505"/>
    <w:rsid w:val="00CC485A"/>
    <w:rsid w:val="00CC532C"/>
    <w:rsid w:val="00CC59D8"/>
    <w:rsid w:val="00CC6626"/>
    <w:rsid w:val="00CC6B9A"/>
    <w:rsid w:val="00CC729D"/>
    <w:rsid w:val="00CD0F3F"/>
    <w:rsid w:val="00CD168F"/>
    <w:rsid w:val="00CD2368"/>
    <w:rsid w:val="00CD29C5"/>
    <w:rsid w:val="00CD314A"/>
    <w:rsid w:val="00CD379D"/>
    <w:rsid w:val="00CD3A2A"/>
    <w:rsid w:val="00CD3AA6"/>
    <w:rsid w:val="00CD50BE"/>
    <w:rsid w:val="00CD535E"/>
    <w:rsid w:val="00CD542A"/>
    <w:rsid w:val="00CD56E9"/>
    <w:rsid w:val="00CD58F2"/>
    <w:rsid w:val="00CD5AD8"/>
    <w:rsid w:val="00CD5D81"/>
    <w:rsid w:val="00CD5EBF"/>
    <w:rsid w:val="00CD6269"/>
    <w:rsid w:val="00CD63B3"/>
    <w:rsid w:val="00CD674F"/>
    <w:rsid w:val="00CD79C3"/>
    <w:rsid w:val="00CD7B71"/>
    <w:rsid w:val="00CE018A"/>
    <w:rsid w:val="00CE0745"/>
    <w:rsid w:val="00CE08B2"/>
    <w:rsid w:val="00CE0E3B"/>
    <w:rsid w:val="00CE0F00"/>
    <w:rsid w:val="00CE1A68"/>
    <w:rsid w:val="00CE2068"/>
    <w:rsid w:val="00CE2250"/>
    <w:rsid w:val="00CE2690"/>
    <w:rsid w:val="00CE3395"/>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E0E"/>
    <w:rsid w:val="00D234E4"/>
    <w:rsid w:val="00D235D7"/>
    <w:rsid w:val="00D24D74"/>
    <w:rsid w:val="00D26315"/>
    <w:rsid w:val="00D26C33"/>
    <w:rsid w:val="00D273DE"/>
    <w:rsid w:val="00D27E55"/>
    <w:rsid w:val="00D303A8"/>
    <w:rsid w:val="00D30433"/>
    <w:rsid w:val="00D306F9"/>
    <w:rsid w:val="00D310D2"/>
    <w:rsid w:val="00D316CA"/>
    <w:rsid w:val="00D319B4"/>
    <w:rsid w:val="00D31B1F"/>
    <w:rsid w:val="00D3253A"/>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3C9D"/>
    <w:rsid w:val="00D44BD0"/>
    <w:rsid w:val="00D4575C"/>
    <w:rsid w:val="00D463AD"/>
    <w:rsid w:val="00D477A3"/>
    <w:rsid w:val="00D50E9F"/>
    <w:rsid w:val="00D5116A"/>
    <w:rsid w:val="00D5130D"/>
    <w:rsid w:val="00D51323"/>
    <w:rsid w:val="00D52751"/>
    <w:rsid w:val="00D52CD9"/>
    <w:rsid w:val="00D54267"/>
    <w:rsid w:val="00D54318"/>
    <w:rsid w:val="00D5495B"/>
    <w:rsid w:val="00D558E1"/>
    <w:rsid w:val="00D55DA4"/>
    <w:rsid w:val="00D575D4"/>
    <w:rsid w:val="00D57A6C"/>
    <w:rsid w:val="00D60C8F"/>
    <w:rsid w:val="00D60D26"/>
    <w:rsid w:val="00D611FC"/>
    <w:rsid w:val="00D61506"/>
    <w:rsid w:val="00D61F76"/>
    <w:rsid w:val="00D62EBD"/>
    <w:rsid w:val="00D6363A"/>
    <w:rsid w:val="00D637F0"/>
    <w:rsid w:val="00D63B6F"/>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3151"/>
    <w:rsid w:val="00D73B65"/>
    <w:rsid w:val="00D73CDF"/>
    <w:rsid w:val="00D742F1"/>
    <w:rsid w:val="00D74636"/>
    <w:rsid w:val="00D74976"/>
    <w:rsid w:val="00D7497E"/>
    <w:rsid w:val="00D759A1"/>
    <w:rsid w:val="00D75C31"/>
    <w:rsid w:val="00D764F9"/>
    <w:rsid w:val="00D7700E"/>
    <w:rsid w:val="00D770B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900FB"/>
    <w:rsid w:val="00D90971"/>
    <w:rsid w:val="00D90D55"/>
    <w:rsid w:val="00D91214"/>
    <w:rsid w:val="00D91DDB"/>
    <w:rsid w:val="00D91F06"/>
    <w:rsid w:val="00D92C3B"/>
    <w:rsid w:val="00D930FF"/>
    <w:rsid w:val="00D93F22"/>
    <w:rsid w:val="00D945E5"/>
    <w:rsid w:val="00D95471"/>
    <w:rsid w:val="00D95B5F"/>
    <w:rsid w:val="00D95C0E"/>
    <w:rsid w:val="00D95F68"/>
    <w:rsid w:val="00D962B0"/>
    <w:rsid w:val="00D962C8"/>
    <w:rsid w:val="00D96648"/>
    <w:rsid w:val="00D9745F"/>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797"/>
    <w:rsid w:val="00DB0DCE"/>
    <w:rsid w:val="00DB147E"/>
    <w:rsid w:val="00DB21C1"/>
    <w:rsid w:val="00DB22CF"/>
    <w:rsid w:val="00DB2F4A"/>
    <w:rsid w:val="00DB34BA"/>
    <w:rsid w:val="00DB35E3"/>
    <w:rsid w:val="00DB3821"/>
    <w:rsid w:val="00DB441C"/>
    <w:rsid w:val="00DB4536"/>
    <w:rsid w:val="00DB49FD"/>
    <w:rsid w:val="00DB5DA8"/>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422"/>
    <w:rsid w:val="00DD17CB"/>
    <w:rsid w:val="00DD19F3"/>
    <w:rsid w:val="00DD2236"/>
    <w:rsid w:val="00DD2280"/>
    <w:rsid w:val="00DD32A8"/>
    <w:rsid w:val="00DD37ED"/>
    <w:rsid w:val="00DD409C"/>
    <w:rsid w:val="00DD4CBA"/>
    <w:rsid w:val="00DD4DB6"/>
    <w:rsid w:val="00DD54FF"/>
    <w:rsid w:val="00DD5B47"/>
    <w:rsid w:val="00DD6CBE"/>
    <w:rsid w:val="00DE0388"/>
    <w:rsid w:val="00DE0BCF"/>
    <w:rsid w:val="00DE18EE"/>
    <w:rsid w:val="00DE1B67"/>
    <w:rsid w:val="00DE1CD8"/>
    <w:rsid w:val="00DE1FED"/>
    <w:rsid w:val="00DE22E8"/>
    <w:rsid w:val="00DE3210"/>
    <w:rsid w:val="00DE3C45"/>
    <w:rsid w:val="00DE4C18"/>
    <w:rsid w:val="00DE5808"/>
    <w:rsid w:val="00DE58D6"/>
    <w:rsid w:val="00DE5CD5"/>
    <w:rsid w:val="00DE634C"/>
    <w:rsid w:val="00DE6C52"/>
    <w:rsid w:val="00DE6DB3"/>
    <w:rsid w:val="00DE723F"/>
    <w:rsid w:val="00DE743C"/>
    <w:rsid w:val="00DE7533"/>
    <w:rsid w:val="00DE79E8"/>
    <w:rsid w:val="00DF1822"/>
    <w:rsid w:val="00DF2129"/>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ED5"/>
    <w:rsid w:val="00E01FFB"/>
    <w:rsid w:val="00E02494"/>
    <w:rsid w:val="00E03156"/>
    <w:rsid w:val="00E032A8"/>
    <w:rsid w:val="00E0377F"/>
    <w:rsid w:val="00E04104"/>
    <w:rsid w:val="00E041E8"/>
    <w:rsid w:val="00E048AD"/>
    <w:rsid w:val="00E051AC"/>
    <w:rsid w:val="00E06003"/>
    <w:rsid w:val="00E07049"/>
    <w:rsid w:val="00E1072E"/>
    <w:rsid w:val="00E1080F"/>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54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A79"/>
    <w:rsid w:val="00E264F7"/>
    <w:rsid w:val="00E26529"/>
    <w:rsid w:val="00E2679E"/>
    <w:rsid w:val="00E26A9E"/>
    <w:rsid w:val="00E270F7"/>
    <w:rsid w:val="00E27495"/>
    <w:rsid w:val="00E3078D"/>
    <w:rsid w:val="00E317D2"/>
    <w:rsid w:val="00E318E0"/>
    <w:rsid w:val="00E3194D"/>
    <w:rsid w:val="00E31C77"/>
    <w:rsid w:val="00E32684"/>
    <w:rsid w:val="00E327E5"/>
    <w:rsid w:val="00E32B95"/>
    <w:rsid w:val="00E332F0"/>
    <w:rsid w:val="00E33621"/>
    <w:rsid w:val="00E3420B"/>
    <w:rsid w:val="00E34553"/>
    <w:rsid w:val="00E34CC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897"/>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FA1"/>
    <w:rsid w:val="00E60454"/>
    <w:rsid w:val="00E60653"/>
    <w:rsid w:val="00E60A24"/>
    <w:rsid w:val="00E619AC"/>
    <w:rsid w:val="00E61C46"/>
    <w:rsid w:val="00E621AC"/>
    <w:rsid w:val="00E62A54"/>
    <w:rsid w:val="00E62EBA"/>
    <w:rsid w:val="00E63609"/>
    <w:rsid w:val="00E642F0"/>
    <w:rsid w:val="00E64728"/>
    <w:rsid w:val="00E6496D"/>
    <w:rsid w:val="00E65E0C"/>
    <w:rsid w:val="00E666AC"/>
    <w:rsid w:val="00E66CB5"/>
    <w:rsid w:val="00E67525"/>
    <w:rsid w:val="00E67565"/>
    <w:rsid w:val="00E67607"/>
    <w:rsid w:val="00E67699"/>
    <w:rsid w:val="00E67EDC"/>
    <w:rsid w:val="00E70252"/>
    <w:rsid w:val="00E70AE7"/>
    <w:rsid w:val="00E70D11"/>
    <w:rsid w:val="00E71038"/>
    <w:rsid w:val="00E71441"/>
    <w:rsid w:val="00E726AD"/>
    <w:rsid w:val="00E735D6"/>
    <w:rsid w:val="00E73CAC"/>
    <w:rsid w:val="00E74497"/>
    <w:rsid w:val="00E7491E"/>
    <w:rsid w:val="00E74ABE"/>
    <w:rsid w:val="00E7512E"/>
    <w:rsid w:val="00E75B0C"/>
    <w:rsid w:val="00E760FA"/>
    <w:rsid w:val="00E77203"/>
    <w:rsid w:val="00E77260"/>
    <w:rsid w:val="00E77A79"/>
    <w:rsid w:val="00E8065E"/>
    <w:rsid w:val="00E81083"/>
    <w:rsid w:val="00E810ED"/>
    <w:rsid w:val="00E81177"/>
    <w:rsid w:val="00E817EC"/>
    <w:rsid w:val="00E8180E"/>
    <w:rsid w:val="00E81D65"/>
    <w:rsid w:val="00E822C9"/>
    <w:rsid w:val="00E833D0"/>
    <w:rsid w:val="00E8370D"/>
    <w:rsid w:val="00E83797"/>
    <w:rsid w:val="00E83C3E"/>
    <w:rsid w:val="00E844FC"/>
    <w:rsid w:val="00E84793"/>
    <w:rsid w:val="00E84918"/>
    <w:rsid w:val="00E85844"/>
    <w:rsid w:val="00E85ADB"/>
    <w:rsid w:val="00E86156"/>
    <w:rsid w:val="00E86615"/>
    <w:rsid w:val="00E8787C"/>
    <w:rsid w:val="00E879CA"/>
    <w:rsid w:val="00E87B66"/>
    <w:rsid w:val="00E9005B"/>
    <w:rsid w:val="00E90927"/>
    <w:rsid w:val="00E90AA6"/>
    <w:rsid w:val="00E90AE2"/>
    <w:rsid w:val="00E91A29"/>
    <w:rsid w:val="00E9212A"/>
    <w:rsid w:val="00E929D8"/>
    <w:rsid w:val="00E92B75"/>
    <w:rsid w:val="00E92D1B"/>
    <w:rsid w:val="00E92F84"/>
    <w:rsid w:val="00E93B24"/>
    <w:rsid w:val="00E93C15"/>
    <w:rsid w:val="00E93F70"/>
    <w:rsid w:val="00E94B67"/>
    <w:rsid w:val="00E94EF8"/>
    <w:rsid w:val="00E950FB"/>
    <w:rsid w:val="00E96681"/>
    <w:rsid w:val="00E96739"/>
    <w:rsid w:val="00E96873"/>
    <w:rsid w:val="00E971A4"/>
    <w:rsid w:val="00E97221"/>
    <w:rsid w:val="00E975B9"/>
    <w:rsid w:val="00E9779F"/>
    <w:rsid w:val="00EA0837"/>
    <w:rsid w:val="00EA0923"/>
    <w:rsid w:val="00EA14D8"/>
    <w:rsid w:val="00EA16CB"/>
    <w:rsid w:val="00EA17F1"/>
    <w:rsid w:val="00EA2543"/>
    <w:rsid w:val="00EA300D"/>
    <w:rsid w:val="00EA34E9"/>
    <w:rsid w:val="00EA37C2"/>
    <w:rsid w:val="00EA3918"/>
    <w:rsid w:val="00EA43DA"/>
    <w:rsid w:val="00EA4E80"/>
    <w:rsid w:val="00EA4EC3"/>
    <w:rsid w:val="00EA61AC"/>
    <w:rsid w:val="00EA631F"/>
    <w:rsid w:val="00EA74D7"/>
    <w:rsid w:val="00EA7749"/>
    <w:rsid w:val="00EA7AE0"/>
    <w:rsid w:val="00EA7BA3"/>
    <w:rsid w:val="00EB123A"/>
    <w:rsid w:val="00EB21CD"/>
    <w:rsid w:val="00EB2F1B"/>
    <w:rsid w:val="00EB328E"/>
    <w:rsid w:val="00EB3642"/>
    <w:rsid w:val="00EB416B"/>
    <w:rsid w:val="00EB63BC"/>
    <w:rsid w:val="00EB71A8"/>
    <w:rsid w:val="00EB7F0E"/>
    <w:rsid w:val="00EC0467"/>
    <w:rsid w:val="00EC0BA7"/>
    <w:rsid w:val="00EC0F53"/>
    <w:rsid w:val="00EC0F83"/>
    <w:rsid w:val="00EC1220"/>
    <w:rsid w:val="00EC1493"/>
    <w:rsid w:val="00EC14DD"/>
    <w:rsid w:val="00EC19EA"/>
    <w:rsid w:val="00EC20D4"/>
    <w:rsid w:val="00EC2974"/>
    <w:rsid w:val="00EC3F65"/>
    <w:rsid w:val="00EC4199"/>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7644"/>
    <w:rsid w:val="00ED7959"/>
    <w:rsid w:val="00ED7B90"/>
    <w:rsid w:val="00ED7BC5"/>
    <w:rsid w:val="00EE06F6"/>
    <w:rsid w:val="00EE09F2"/>
    <w:rsid w:val="00EE0A43"/>
    <w:rsid w:val="00EE12CF"/>
    <w:rsid w:val="00EE204C"/>
    <w:rsid w:val="00EE2173"/>
    <w:rsid w:val="00EE25A2"/>
    <w:rsid w:val="00EE25C6"/>
    <w:rsid w:val="00EE2F6A"/>
    <w:rsid w:val="00EE2FF7"/>
    <w:rsid w:val="00EE34E8"/>
    <w:rsid w:val="00EE3B8E"/>
    <w:rsid w:val="00EE4A67"/>
    <w:rsid w:val="00EE4AEE"/>
    <w:rsid w:val="00EE4D8A"/>
    <w:rsid w:val="00EE6D9A"/>
    <w:rsid w:val="00EE6ED3"/>
    <w:rsid w:val="00EE7107"/>
    <w:rsid w:val="00EE78D5"/>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070"/>
    <w:rsid w:val="00EF7C39"/>
    <w:rsid w:val="00EF7EF5"/>
    <w:rsid w:val="00F00248"/>
    <w:rsid w:val="00F0048B"/>
    <w:rsid w:val="00F012FE"/>
    <w:rsid w:val="00F01E24"/>
    <w:rsid w:val="00F025A6"/>
    <w:rsid w:val="00F031B3"/>
    <w:rsid w:val="00F033C7"/>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77"/>
    <w:rsid w:val="00F17710"/>
    <w:rsid w:val="00F179AA"/>
    <w:rsid w:val="00F17EB5"/>
    <w:rsid w:val="00F20307"/>
    <w:rsid w:val="00F20682"/>
    <w:rsid w:val="00F20D8C"/>
    <w:rsid w:val="00F210A0"/>
    <w:rsid w:val="00F214D4"/>
    <w:rsid w:val="00F21B52"/>
    <w:rsid w:val="00F230BF"/>
    <w:rsid w:val="00F234BB"/>
    <w:rsid w:val="00F23D41"/>
    <w:rsid w:val="00F23D76"/>
    <w:rsid w:val="00F23F6F"/>
    <w:rsid w:val="00F244AB"/>
    <w:rsid w:val="00F2479E"/>
    <w:rsid w:val="00F24C3A"/>
    <w:rsid w:val="00F258F9"/>
    <w:rsid w:val="00F25CE5"/>
    <w:rsid w:val="00F25E14"/>
    <w:rsid w:val="00F26E43"/>
    <w:rsid w:val="00F30057"/>
    <w:rsid w:val="00F305DD"/>
    <w:rsid w:val="00F3126C"/>
    <w:rsid w:val="00F3212A"/>
    <w:rsid w:val="00F32188"/>
    <w:rsid w:val="00F333DA"/>
    <w:rsid w:val="00F33FD8"/>
    <w:rsid w:val="00F359A7"/>
    <w:rsid w:val="00F363D0"/>
    <w:rsid w:val="00F36CC8"/>
    <w:rsid w:val="00F378B0"/>
    <w:rsid w:val="00F37C25"/>
    <w:rsid w:val="00F4115F"/>
    <w:rsid w:val="00F42224"/>
    <w:rsid w:val="00F42DAC"/>
    <w:rsid w:val="00F444C8"/>
    <w:rsid w:val="00F44511"/>
    <w:rsid w:val="00F445D9"/>
    <w:rsid w:val="00F44E02"/>
    <w:rsid w:val="00F44EC2"/>
    <w:rsid w:val="00F44ED0"/>
    <w:rsid w:val="00F45A66"/>
    <w:rsid w:val="00F46542"/>
    <w:rsid w:val="00F46547"/>
    <w:rsid w:val="00F4753F"/>
    <w:rsid w:val="00F47CF0"/>
    <w:rsid w:val="00F47E3A"/>
    <w:rsid w:val="00F516D3"/>
    <w:rsid w:val="00F517F4"/>
    <w:rsid w:val="00F5290B"/>
    <w:rsid w:val="00F52D17"/>
    <w:rsid w:val="00F52E86"/>
    <w:rsid w:val="00F5313B"/>
    <w:rsid w:val="00F53820"/>
    <w:rsid w:val="00F53911"/>
    <w:rsid w:val="00F54240"/>
    <w:rsid w:val="00F5494F"/>
    <w:rsid w:val="00F54B70"/>
    <w:rsid w:val="00F54C51"/>
    <w:rsid w:val="00F5548A"/>
    <w:rsid w:val="00F55DB4"/>
    <w:rsid w:val="00F57DC8"/>
    <w:rsid w:val="00F600EE"/>
    <w:rsid w:val="00F61518"/>
    <w:rsid w:val="00F6235A"/>
    <w:rsid w:val="00F624A5"/>
    <w:rsid w:val="00F626AF"/>
    <w:rsid w:val="00F627CD"/>
    <w:rsid w:val="00F62E6B"/>
    <w:rsid w:val="00F631C8"/>
    <w:rsid w:val="00F634EB"/>
    <w:rsid w:val="00F638B1"/>
    <w:rsid w:val="00F63D6D"/>
    <w:rsid w:val="00F64277"/>
    <w:rsid w:val="00F64786"/>
    <w:rsid w:val="00F658E8"/>
    <w:rsid w:val="00F659BA"/>
    <w:rsid w:val="00F664AE"/>
    <w:rsid w:val="00F66537"/>
    <w:rsid w:val="00F6697C"/>
    <w:rsid w:val="00F66D9F"/>
    <w:rsid w:val="00F66DFB"/>
    <w:rsid w:val="00F674CB"/>
    <w:rsid w:val="00F705E3"/>
    <w:rsid w:val="00F70780"/>
    <w:rsid w:val="00F70AA8"/>
    <w:rsid w:val="00F7107B"/>
    <w:rsid w:val="00F715B0"/>
    <w:rsid w:val="00F72434"/>
    <w:rsid w:val="00F725D6"/>
    <w:rsid w:val="00F72933"/>
    <w:rsid w:val="00F72FA4"/>
    <w:rsid w:val="00F736E5"/>
    <w:rsid w:val="00F737E0"/>
    <w:rsid w:val="00F74DC3"/>
    <w:rsid w:val="00F74DE1"/>
    <w:rsid w:val="00F753DD"/>
    <w:rsid w:val="00F76330"/>
    <w:rsid w:val="00F7713D"/>
    <w:rsid w:val="00F77B33"/>
    <w:rsid w:val="00F77F21"/>
    <w:rsid w:val="00F800B8"/>
    <w:rsid w:val="00F80F7F"/>
    <w:rsid w:val="00F81399"/>
    <w:rsid w:val="00F81682"/>
    <w:rsid w:val="00F82181"/>
    <w:rsid w:val="00F82E1F"/>
    <w:rsid w:val="00F82FE0"/>
    <w:rsid w:val="00F833B7"/>
    <w:rsid w:val="00F84522"/>
    <w:rsid w:val="00F84693"/>
    <w:rsid w:val="00F846BD"/>
    <w:rsid w:val="00F852AA"/>
    <w:rsid w:val="00F854D6"/>
    <w:rsid w:val="00F865DD"/>
    <w:rsid w:val="00F87662"/>
    <w:rsid w:val="00F877D6"/>
    <w:rsid w:val="00F87E1E"/>
    <w:rsid w:val="00F902EF"/>
    <w:rsid w:val="00F90694"/>
    <w:rsid w:val="00F90769"/>
    <w:rsid w:val="00F910CA"/>
    <w:rsid w:val="00F91883"/>
    <w:rsid w:val="00F923DB"/>
    <w:rsid w:val="00F93B9A"/>
    <w:rsid w:val="00F94C11"/>
    <w:rsid w:val="00F95587"/>
    <w:rsid w:val="00F96625"/>
    <w:rsid w:val="00F96695"/>
    <w:rsid w:val="00F9688F"/>
    <w:rsid w:val="00F96A99"/>
    <w:rsid w:val="00F96EF8"/>
    <w:rsid w:val="00F97B4A"/>
    <w:rsid w:val="00FA0269"/>
    <w:rsid w:val="00FA04F1"/>
    <w:rsid w:val="00FA0941"/>
    <w:rsid w:val="00FA114B"/>
    <w:rsid w:val="00FA1649"/>
    <w:rsid w:val="00FA1769"/>
    <w:rsid w:val="00FA378E"/>
    <w:rsid w:val="00FA3C14"/>
    <w:rsid w:val="00FA3DB1"/>
    <w:rsid w:val="00FA4627"/>
    <w:rsid w:val="00FA4BE3"/>
    <w:rsid w:val="00FA6040"/>
    <w:rsid w:val="00FA6212"/>
    <w:rsid w:val="00FA6B68"/>
    <w:rsid w:val="00FA6BFF"/>
    <w:rsid w:val="00FA7762"/>
    <w:rsid w:val="00FA7A05"/>
    <w:rsid w:val="00FA7A1B"/>
    <w:rsid w:val="00FB0A6D"/>
    <w:rsid w:val="00FB0A86"/>
    <w:rsid w:val="00FB180A"/>
    <w:rsid w:val="00FB1AF8"/>
    <w:rsid w:val="00FB1D84"/>
    <w:rsid w:val="00FB1E24"/>
    <w:rsid w:val="00FB246C"/>
    <w:rsid w:val="00FB2BAC"/>
    <w:rsid w:val="00FB31C3"/>
    <w:rsid w:val="00FB3570"/>
    <w:rsid w:val="00FB42A7"/>
    <w:rsid w:val="00FB42B2"/>
    <w:rsid w:val="00FB4978"/>
    <w:rsid w:val="00FB4A8E"/>
    <w:rsid w:val="00FB4B43"/>
    <w:rsid w:val="00FB52C4"/>
    <w:rsid w:val="00FB5592"/>
    <w:rsid w:val="00FB61C1"/>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7888"/>
    <w:rsid w:val="00FE0544"/>
    <w:rsid w:val="00FE1713"/>
    <w:rsid w:val="00FE172E"/>
    <w:rsid w:val="00FE1DBA"/>
    <w:rsid w:val="00FE1E5C"/>
    <w:rsid w:val="00FE2578"/>
    <w:rsid w:val="00FE25E9"/>
    <w:rsid w:val="00FE283C"/>
    <w:rsid w:val="00FE3450"/>
    <w:rsid w:val="00FE420F"/>
    <w:rsid w:val="00FE487F"/>
    <w:rsid w:val="00FE4F1B"/>
    <w:rsid w:val="00FE50C5"/>
    <w:rsid w:val="00FE6089"/>
    <w:rsid w:val="00FE623E"/>
    <w:rsid w:val="00FE632A"/>
    <w:rsid w:val="00FE674E"/>
    <w:rsid w:val="00FF001E"/>
    <w:rsid w:val="00FF07EC"/>
    <w:rsid w:val="00FF0C51"/>
    <w:rsid w:val="00FF0FE8"/>
    <w:rsid w:val="00FF1420"/>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657"/>
    <w:rsid w:val="00FF7CE2"/>
    <w:rsid w:val="4954F82B"/>
    <w:rsid w:val="5B54D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B74436E6-8E96-4BA8-B6E5-7A20EBB00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Franklin Gothic Demi" w:hAnsi="Franklin Gothic Demi"/>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0427837">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16807057">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57921945">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2447104">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hyperlink" Target="https://www.fema.gov/sites/default/files/documents/fema_ctp-blue-book_2023.pdf" TargetMode="External"/><Relationship Id="rId39" Type="http://schemas.openxmlformats.org/officeDocument/2006/relationships/footer" Target="footer7.xml"/><Relationship Id="rId21" Type="http://schemas.openxmlformats.org/officeDocument/2006/relationships/footer" Target="footer4.xml"/><Relationship Id="rId34" Type="http://schemas.openxmlformats.org/officeDocument/2006/relationships/hyperlink" Target="http://www.fema.gov/guidelines-and-standards-flood-risk-analysis-and-mapping" TargetMode="External"/><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yperlink" Target="http://www.ecfr.gov/cgi-bin/text-idx?SID=cc011f4fb962e68cb0da4bc91e8fbb43&amp;mc=true&amp;node=pt2.1.200&amp;rgn=div5"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fema.gov/sites/default/files/documents/fema_ctp-blue-book_2023.pdf" TargetMode="External"/><Relationship Id="rId32" Type="http://schemas.openxmlformats.org/officeDocument/2006/relationships/hyperlink" Target="https://rmd.msc.fema.gov/site/CTP/SitePages/CTP%20Tool%20Report%20Center.aspx" TargetMode="External"/><Relationship Id="rId37" Type="http://schemas.openxmlformats.org/officeDocument/2006/relationships/header" Target="header6.xml"/><Relationship Id="rId40"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yperlink" Target="https://www.fema.gov/guidelines-and-standards-flood-risk-analysis-and-mapping" TargetMode="External"/><Relationship Id="rId36" Type="http://schemas.openxmlformats.org/officeDocument/2006/relationships/hyperlink" Target="https://nam11.safelinks.protection.outlook.com/?url=https%3A%2F%2Furldefense.com%2Fv3%2F__https%3A%2Fnam11.safelinks.protection.outlook.com%2F%3Furl%3Dhttps*3A*2F*2Fwww.federalregister.gov*2Fdocuments*2F2021*2F01*2F11*2F2021-00307*2Fprivacy-act-of-1974-system-of-records%26data%3D05*7C01*7CAAndrews*40mbakerintl.com*7C45416f09edc94c3e2bae08daa2e26572*7C4e1ee3db4df64142b7b9bec15f171ca4*7C0*7C0*7C638001390505832437*7CUnknown*7CTWFpbGZsb3d8eyJWIjoiMC4wLjAwMDAiLCJQIjoiV2luMzIiLCJBTiI6Ik1haWwiLCJXVCI6Mn0*3D*7C3000*7C*7C*7C%26sdata%3DxKdo4TqBsRorbfKr*2BtdwYEwrnp7JvOntu2bj*2FaNBzU4*3D%26reserved%3D0__%3BJSUlJSUlJSUlJSUlJSUlJSUlJSUlJSUlJSUl!!NgwEkeqe!Rw_0KzJ6G-IKrItOjOLx69eEBR9TN-xKQmKg1_XBJJZYXx2pt5JRv5dhthqU8fsV-AeYCay3kqstVc_P7C0jqw%24&amp;data=05%7C01%7CChristopher.Harrod%40mbakerintl.com%7Cbcf32184389040d169a008dab2c21d5d%7C4e1ee3db4df64142b7b9bec15f171ca4%7C0%7C0%7C638018844048871196%7CUnknown%7CTWFpbGZsb3d8eyJWIjoiMC4wLjAwMDAiLCJQIjoiV2luMzIiLCJBTiI6Ik1haWwiLCJXVCI6Mn0%3D%7C3000%7C%7C%7C&amp;sdata=XiJbjnfP7VqTs1p6qAR66fYzNLCPULDdLeHxgJqFDB0%3D&amp;reserved=0" TargetMode="Externa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yperlink" Target="http://www.ecfr.gov/cgi-bin/text-idx?SID=cc011f4fb962e68cb0da4bc91e8fbb43&amp;mc=true&amp;node=pt2.1.200&amp;rgn=div5"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hyperlink" Target="https://www.fema.gov/flood-maps/guidance-reports/guidelines-standards/standards-flood-risk-analysis-and-mapping-public-review" TargetMode="External"/><Relationship Id="rId30" Type="http://schemas.openxmlformats.org/officeDocument/2006/relationships/hyperlink" Target="http://www.ecfr.gov/cgi-bin/text-idx?SID=cc011f4fb962e68cb0da4bc91e8fbb43&amp;mc=true&amp;node=pt2.1.200&amp;rgn=div5" TargetMode="External"/><Relationship Id="rId35" Type="http://schemas.openxmlformats.org/officeDocument/2006/relationships/hyperlink" Target="https://www.ada.gov/"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illinoisfloodmaps.org/" TargetMode="External"/><Relationship Id="rId33" Type="http://schemas.openxmlformats.org/officeDocument/2006/relationships/hyperlink" Target="https://hazards.fema.gov/rap-home/resources" TargetMode="External"/><Relationship Id="rId3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31</Value>
      <Value>48</Value>
    </Keyword>
    <SubCategory xmlns="0a7b4d77-be70-4034-89df-779bbbaefe72">SOW</SubCategory>
    <_dlc_DocId xmlns="b9a2177b-a26f-4afc-a54d-d91b769e7064">5CS6DA4W4HX6-2012110683-623</_dlc_DocId>
    <_dlc_DocIdUrl xmlns="b9a2177b-a26f-4afc-a54d-d91b769e7064">
      <Url>https://rmd.msc.fema.gov/site/CTP/_layouts/15/DocIdRedir.aspx?ID=5CS6DA4W4HX6-2012110683-623</Url>
      <Description>5CS6DA4W4HX6-2012110683-623</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BF933D-C5FD-4E32-978D-ABEA056EFD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DCB4FE-F6FE-4268-AC9C-61F82B95C78C}">
  <ds:schemaRefs>
    <ds:schemaRef ds:uri="http://schemas.microsoft.com/sharepoint/events"/>
  </ds:schemaRefs>
</ds:datastoreItem>
</file>

<file path=customXml/itemProps3.xml><?xml version="1.0" encoding="utf-8"?>
<ds:datastoreItem xmlns:ds="http://schemas.openxmlformats.org/officeDocument/2006/customXml" ds:itemID="{3C2ADE72-C593-4876-9C35-55E674034677}">
  <ds:schemaRefs>
    <ds:schemaRef ds:uri="http://purl.org/dc/dcmitype/"/>
    <ds:schemaRef ds:uri="5346dfb6-9f5c-4251-b1e6-93aa3c878e5c"/>
    <ds:schemaRef ds:uri="2fc0486f-2f04-41ab-b74b-20894cf420ee"/>
    <ds:schemaRef ds:uri="http://schemas.microsoft.com/office/infopath/2007/PartnerControls"/>
    <ds:schemaRef ds:uri="http://purl.org/dc/elements/1.1/"/>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www.w3.org/XML/1998/namespace"/>
    <ds:schemaRef ds:uri="0a7b4d77-be70-4034-89df-779bbbaefe72"/>
    <ds:schemaRef ds:uri="b9a2177b-a26f-4afc-a54d-d91b769e7064"/>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5.xml><?xml version="1.0" encoding="utf-8"?>
<ds:datastoreItem xmlns:ds="http://schemas.openxmlformats.org/officeDocument/2006/customXml" ds:itemID="{B6E7F213-81C7-4970-B0E5-C6E5C9A3BDB2}">
  <ds:schemaRefs>
    <ds:schemaRef ds:uri="http://schemas.microsoft.com/sharepoint/v3/contenttype/forms"/>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Template>
  <TotalTime>345</TotalTime>
  <Pages>42</Pages>
  <Words>10910</Words>
  <Characters>62192</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CTP National FY24 COMS SOW_FINAL</vt:lpstr>
    </vt:vector>
  </TitlesOfParts>
  <Company>FEMA</Company>
  <LinksUpToDate>false</LinksUpToDate>
  <CharactersWithSpaces>72957</CharactersWithSpaces>
  <SharedDoc>false</SharedDoc>
  <HLinks>
    <vt:vector size="480" baseType="variant">
      <vt:variant>
        <vt:i4>1966129</vt:i4>
      </vt:variant>
      <vt:variant>
        <vt:i4>715</vt:i4>
      </vt:variant>
      <vt:variant>
        <vt:i4>0</vt:i4>
      </vt:variant>
      <vt:variant>
        <vt:i4>5</vt:i4>
      </vt:variant>
      <vt:variant>
        <vt:lpwstr/>
      </vt:variant>
      <vt:variant>
        <vt:lpwstr>_Toc191031211</vt:lpwstr>
      </vt:variant>
      <vt:variant>
        <vt:i4>1966129</vt:i4>
      </vt:variant>
      <vt:variant>
        <vt:i4>709</vt:i4>
      </vt:variant>
      <vt:variant>
        <vt:i4>0</vt:i4>
      </vt:variant>
      <vt:variant>
        <vt:i4>5</vt:i4>
      </vt:variant>
      <vt:variant>
        <vt:lpwstr/>
      </vt:variant>
      <vt:variant>
        <vt:lpwstr>_Toc191031210</vt:lpwstr>
      </vt:variant>
      <vt:variant>
        <vt:i4>2031665</vt:i4>
      </vt:variant>
      <vt:variant>
        <vt:i4>703</vt:i4>
      </vt:variant>
      <vt:variant>
        <vt:i4>0</vt:i4>
      </vt:variant>
      <vt:variant>
        <vt:i4>5</vt:i4>
      </vt:variant>
      <vt:variant>
        <vt:lpwstr/>
      </vt:variant>
      <vt:variant>
        <vt:lpwstr>_Toc191031209</vt:lpwstr>
      </vt:variant>
      <vt:variant>
        <vt:i4>2031665</vt:i4>
      </vt:variant>
      <vt:variant>
        <vt:i4>697</vt:i4>
      </vt:variant>
      <vt:variant>
        <vt:i4>0</vt:i4>
      </vt:variant>
      <vt:variant>
        <vt:i4>5</vt:i4>
      </vt:variant>
      <vt:variant>
        <vt:lpwstr/>
      </vt:variant>
      <vt:variant>
        <vt:lpwstr>_Toc191031208</vt:lpwstr>
      </vt:variant>
      <vt:variant>
        <vt:i4>2031665</vt:i4>
      </vt:variant>
      <vt:variant>
        <vt:i4>691</vt:i4>
      </vt:variant>
      <vt:variant>
        <vt:i4>0</vt:i4>
      </vt:variant>
      <vt:variant>
        <vt:i4>5</vt:i4>
      </vt:variant>
      <vt:variant>
        <vt:lpwstr/>
      </vt:variant>
      <vt:variant>
        <vt:lpwstr>_Toc191031207</vt:lpwstr>
      </vt:variant>
      <vt:variant>
        <vt:i4>2031665</vt:i4>
      </vt:variant>
      <vt:variant>
        <vt:i4>685</vt:i4>
      </vt:variant>
      <vt:variant>
        <vt:i4>0</vt:i4>
      </vt:variant>
      <vt:variant>
        <vt:i4>5</vt:i4>
      </vt:variant>
      <vt:variant>
        <vt:lpwstr/>
      </vt:variant>
      <vt:variant>
        <vt:lpwstr>_Toc191031206</vt:lpwstr>
      </vt:variant>
      <vt:variant>
        <vt:i4>2031665</vt:i4>
      </vt:variant>
      <vt:variant>
        <vt:i4>679</vt:i4>
      </vt:variant>
      <vt:variant>
        <vt:i4>0</vt:i4>
      </vt:variant>
      <vt:variant>
        <vt:i4>5</vt:i4>
      </vt:variant>
      <vt:variant>
        <vt:lpwstr/>
      </vt:variant>
      <vt:variant>
        <vt:lpwstr>_Toc191031205</vt:lpwstr>
      </vt:variant>
      <vt:variant>
        <vt:i4>2031665</vt:i4>
      </vt:variant>
      <vt:variant>
        <vt:i4>673</vt:i4>
      </vt:variant>
      <vt:variant>
        <vt:i4>0</vt:i4>
      </vt:variant>
      <vt:variant>
        <vt:i4>5</vt:i4>
      </vt:variant>
      <vt:variant>
        <vt:lpwstr/>
      </vt:variant>
      <vt:variant>
        <vt:lpwstr>_Toc191031204</vt:lpwstr>
      </vt:variant>
      <vt:variant>
        <vt:i4>2031665</vt:i4>
      </vt:variant>
      <vt:variant>
        <vt:i4>667</vt:i4>
      </vt:variant>
      <vt:variant>
        <vt:i4>0</vt:i4>
      </vt:variant>
      <vt:variant>
        <vt:i4>5</vt:i4>
      </vt:variant>
      <vt:variant>
        <vt:lpwstr/>
      </vt:variant>
      <vt:variant>
        <vt:lpwstr>_Toc191031203</vt:lpwstr>
      </vt:variant>
      <vt:variant>
        <vt:i4>2031665</vt:i4>
      </vt:variant>
      <vt:variant>
        <vt:i4>661</vt:i4>
      </vt:variant>
      <vt:variant>
        <vt:i4>0</vt:i4>
      </vt:variant>
      <vt:variant>
        <vt:i4>5</vt:i4>
      </vt:variant>
      <vt:variant>
        <vt:lpwstr/>
      </vt:variant>
      <vt:variant>
        <vt:lpwstr>_Toc191031202</vt:lpwstr>
      </vt:variant>
      <vt:variant>
        <vt:i4>2031665</vt:i4>
      </vt:variant>
      <vt:variant>
        <vt:i4>655</vt:i4>
      </vt:variant>
      <vt:variant>
        <vt:i4>0</vt:i4>
      </vt:variant>
      <vt:variant>
        <vt:i4>5</vt:i4>
      </vt:variant>
      <vt:variant>
        <vt:lpwstr/>
      </vt:variant>
      <vt:variant>
        <vt:lpwstr>_Toc191031201</vt:lpwstr>
      </vt:variant>
      <vt:variant>
        <vt:i4>2031665</vt:i4>
      </vt:variant>
      <vt:variant>
        <vt:i4>649</vt:i4>
      </vt:variant>
      <vt:variant>
        <vt:i4>0</vt:i4>
      </vt:variant>
      <vt:variant>
        <vt:i4>5</vt:i4>
      </vt:variant>
      <vt:variant>
        <vt:lpwstr/>
      </vt:variant>
      <vt:variant>
        <vt:lpwstr>_Toc191031200</vt:lpwstr>
      </vt:variant>
      <vt:variant>
        <vt:i4>1441842</vt:i4>
      </vt:variant>
      <vt:variant>
        <vt:i4>643</vt:i4>
      </vt:variant>
      <vt:variant>
        <vt:i4>0</vt:i4>
      </vt:variant>
      <vt:variant>
        <vt:i4>5</vt:i4>
      </vt:variant>
      <vt:variant>
        <vt:lpwstr/>
      </vt:variant>
      <vt:variant>
        <vt:lpwstr>_Toc191031199</vt:lpwstr>
      </vt:variant>
      <vt:variant>
        <vt:i4>1441842</vt:i4>
      </vt:variant>
      <vt:variant>
        <vt:i4>637</vt:i4>
      </vt:variant>
      <vt:variant>
        <vt:i4>0</vt:i4>
      </vt:variant>
      <vt:variant>
        <vt:i4>5</vt:i4>
      </vt:variant>
      <vt:variant>
        <vt:lpwstr/>
      </vt:variant>
      <vt:variant>
        <vt:lpwstr>_Toc191031198</vt:lpwstr>
      </vt:variant>
      <vt:variant>
        <vt:i4>1441842</vt:i4>
      </vt:variant>
      <vt:variant>
        <vt:i4>631</vt:i4>
      </vt:variant>
      <vt:variant>
        <vt:i4>0</vt:i4>
      </vt:variant>
      <vt:variant>
        <vt:i4>5</vt:i4>
      </vt:variant>
      <vt:variant>
        <vt:lpwstr/>
      </vt:variant>
      <vt:variant>
        <vt:lpwstr>_Toc191031197</vt:lpwstr>
      </vt:variant>
      <vt:variant>
        <vt:i4>1441842</vt:i4>
      </vt:variant>
      <vt:variant>
        <vt:i4>625</vt:i4>
      </vt:variant>
      <vt:variant>
        <vt:i4>0</vt:i4>
      </vt:variant>
      <vt:variant>
        <vt:i4>5</vt:i4>
      </vt:variant>
      <vt:variant>
        <vt:lpwstr/>
      </vt:variant>
      <vt:variant>
        <vt:lpwstr>_Toc191031196</vt:lpwstr>
      </vt:variant>
      <vt:variant>
        <vt:i4>1441842</vt:i4>
      </vt:variant>
      <vt:variant>
        <vt:i4>619</vt:i4>
      </vt:variant>
      <vt:variant>
        <vt:i4>0</vt:i4>
      </vt:variant>
      <vt:variant>
        <vt:i4>5</vt:i4>
      </vt:variant>
      <vt:variant>
        <vt:lpwstr/>
      </vt:variant>
      <vt:variant>
        <vt:lpwstr>_Toc191031195</vt:lpwstr>
      </vt:variant>
      <vt:variant>
        <vt:i4>1441842</vt:i4>
      </vt:variant>
      <vt:variant>
        <vt:i4>613</vt:i4>
      </vt:variant>
      <vt:variant>
        <vt:i4>0</vt:i4>
      </vt:variant>
      <vt:variant>
        <vt:i4>5</vt:i4>
      </vt:variant>
      <vt:variant>
        <vt:lpwstr/>
      </vt:variant>
      <vt:variant>
        <vt:lpwstr>_Toc191031194</vt:lpwstr>
      </vt:variant>
      <vt:variant>
        <vt:i4>2031622</vt:i4>
      </vt:variant>
      <vt:variant>
        <vt:i4>572</vt:i4>
      </vt:variant>
      <vt:variant>
        <vt:i4>0</vt:i4>
      </vt:variant>
      <vt:variant>
        <vt:i4>5</vt:i4>
      </vt:variant>
      <vt:variant>
        <vt:lpwstr/>
      </vt:variant>
      <vt:variant>
        <vt:lpwstr>Part1_2_Task5</vt:lpwstr>
      </vt:variant>
      <vt:variant>
        <vt:i4>1114143</vt:i4>
      </vt:variant>
      <vt:variant>
        <vt:i4>569</vt:i4>
      </vt:variant>
      <vt:variant>
        <vt:i4>0</vt:i4>
      </vt:variant>
      <vt:variant>
        <vt:i4>5</vt:i4>
      </vt:variant>
      <vt:variant>
        <vt:lpwstr>https://nam11.safelinks.protection.outlook.com/?url=https%3A%2F%2Furldefense.com%2Fv3%2F__https%3A%2Fnam11.safelinks.protection.outlook.com%2F%3Furl%3Dhttps*3A*2F*2Fwww.federalregister.gov*2Fdocuments*2F2021*2F01*2F11*2F2021-00307*2Fprivacy-act-of-1974-system-of-records%26data%3D05*7C01*7CAAndrews*40mbakerintl.com*7C45416f09edc94c3e2bae08daa2e26572*7C4e1ee3db4df64142b7b9bec15f171ca4*7C0*7C0*7C638001390505832437*7CUnknown*7CTWFpbGZsb3d8eyJWIjoiMC4wLjAwMDAiLCJQIjoiV2luMzIiLCJBTiI6Ik1haWwiLCJXVCI6Mn0*3D*7C3000*7C*7C*7C%26sdata%3DxKdo4TqBsRorbfKr*2BtdwYEwrnp7JvOntu2bj*2FaNBzU4*3D%26reserved%3D0__%3BJSUlJSUlJSUlJSUlJSUlJSUlJSUlJSUlJSUl!!NgwEkeqe!Rw_0KzJ6G-IKrItOjOLx69eEBR9TN-xKQmKg1_XBJJZYXx2pt5JRv5dhthqU8fsV-AeYCay3kqstVc_P7C0jqw%24&amp;data=05%7C01%7CChristopher.Harrod%40mbakerintl.com%7Cbcf32184389040d169a008dab2c21d5d%7C4e1ee3db4df64142b7b9bec15f171ca4%7C0%7C0%7C638018844048871196%7CUnknown%7CTWFpbGZsb3d8eyJWIjoiMC4wLjAwMDAiLCJQIjoiV2luMzIiLCJBTiI6Ik1haWwiLCJXVCI6Mn0%3D%7C3000%7C%7C%7C&amp;sdata=XiJbjnfP7VqTs1p6qAR66fYzNLCPULDdLeHxgJqFDB0%3D&amp;reserved=0</vt:lpwstr>
      </vt:variant>
      <vt:variant>
        <vt:lpwstr/>
      </vt:variant>
      <vt:variant>
        <vt:i4>4325457</vt:i4>
      </vt:variant>
      <vt:variant>
        <vt:i4>566</vt:i4>
      </vt:variant>
      <vt:variant>
        <vt:i4>0</vt:i4>
      </vt:variant>
      <vt:variant>
        <vt:i4>5</vt:i4>
      </vt:variant>
      <vt:variant>
        <vt:lpwstr>https://www.ada.gov/</vt:lpwstr>
      </vt:variant>
      <vt:variant>
        <vt:lpwstr/>
      </vt:variant>
      <vt:variant>
        <vt:i4>2359389</vt:i4>
      </vt:variant>
      <vt:variant>
        <vt:i4>560</vt:i4>
      </vt:variant>
      <vt:variant>
        <vt:i4>0</vt:i4>
      </vt:variant>
      <vt:variant>
        <vt:i4>5</vt:i4>
      </vt:variant>
      <vt:variant>
        <vt:lpwstr/>
      </vt:variant>
      <vt:variant>
        <vt:lpwstr>Part_1_2_2</vt:lpwstr>
      </vt:variant>
      <vt:variant>
        <vt:i4>589907</vt:i4>
      </vt:variant>
      <vt:variant>
        <vt:i4>557</vt:i4>
      </vt:variant>
      <vt:variant>
        <vt:i4>0</vt:i4>
      </vt:variant>
      <vt:variant>
        <vt:i4>5</vt:i4>
      </vt:variant>
      <vt:variant>
        <vt:lpwstr>http://www.fema.gov/guidelines-and-standards-flood-risk-analysis-and-mapping</vt:lpwstr>
      </vt:variant>
      <vt:variant>
        <vt:lpwstr/>
      </vt:variant>
      <vt:variant>
        <vt:i4>2359389</vt:i4>
      </vt:variant>
      <vt:variant>
        <vt:i4>554</vt:i4>
      </vt:variant>
      <vt:variant>
        <vt:i4>0</vt:i4>
      </vt:variant>
      <vt:variant>
        <vt:i4>5</vt:i4>
      </vt:variant>
      <vt:variant>
        <vt:lpwstr/>
      </vt:variant>
      <vt:variant>
        <vt:lpwstr>Part_1_2_2</vt:lpwstr>
      </vt:variant>
      <vt:variant>
        <vt:i4>8061031</vt:i4>
      </vt:variant>
      <vt:variant>
        <vt:i4>551</vt:i4>
      </vt:variant>
      <vt:variant>
        <vt:i4>0</vt:i4>
      </vt:variant>
      <vt:variant>
        <vt:i4>5</vt:i4>
      </vt:variant>
      <vt:variant>
        <vt:lpwstr>https://hazards.fema.gov/rap-home/resources</vt:lpwstr>
      </vt:variant>
      <vt:variant>
        <vt:lpwstr/>
      </vt:variant>
      <vt:variant>
        <vt:i4>3866658</vt:i4>
      </vt:variant>
      <vt:variant>
        <vt:i4>545</vt:i4>
      </vt:variant>
      <vt:variant>
        <vt:i4>0</vt:i4>
      </vt:variant>
      <vt:variant>
        <vt:i4>5</vt:i4>
      </vt:variant>
      <vt:variant>
        <vt:lpwstr>https://rmd.msc.fema.gov/site/CTP/SitePages/CTP Tool Report Center.aspx</vt:lpwstr>
      </vt:variant>
      <vt:variant>
        <vt:lpwstr/>
      </vt:variant>
      <vt:variant>
        <vt:i4>1769485</vt:i4>
      </vt:variant>
      <vt:variant>
        <vt:i4>533</vt:i4>
      </vt:variant>
      <vt:variant>
        <vt:i4>0</vt:i4>
      </vt:variant>
      <vt:variant>
        <vt:i4>5</vt:i4>
      </vt:variant>
      <vt:variant>
        <vt:lpwstr>http://www.ecfr.gov/cgi-bin/text-idx?SID=cc011f4fb962e68cb0da4bc91e8fbb43&amp;mc=true&amp;node=pt2.1.200&amp;rgn=div5</vt:lpwstr>
      </vt:variant>
      <vt:variant>
        <vt:lpwstr/>
      </vt:variant>
      <vt:variant>
        <vt:i4>1769485</vt:i4>
      </vt:variant>
      <vt:variant>
        <vt:i4>530</vt:i4>
      </vt:variant>
      <vt:variant>
        <vt:i4>0</vt:i4>
      </vt:variant>
      <vt:variant>
        <vt:i4>5</vt:i4>
      </vt:variant>
      <vt:variant>
        <vt:lpwstr>http://www.ecfr.gov/cgi-bin/text-idx?SID=cc011f4fb962e68cb0da4bc91e8fbb43&amp;mc=true&amp;node=pt2.1.200&amp;rgn=div5</vt:lpwstr>
      </vt:variant>
      <vt:variant>
        <vt:lpwstr/>
      </vt:variant>
      <vt:variant>
        <vt:i4>1769485</vt:i4>
      </vt:variant>
      <vt:variant>
        <vt:i4>527</vt:i4>
      </vt:variant>
      <vt:variant>
        <vt:i4>0</vt:i4>
      </vt:variant>
      <vt:variant>
        <vt:i4>5</vt:i4>
      </vt:variant>
      <vt:variant>
        <vt:lpwstr>http://www.ecfr.gov/cgi-bin/text-idx?SID=cc011f4fb962e68cb0da4bc91e8fbb43&amp;mc=true&amp;node=pt2.1.200&amp;rgn=div5</vt:lpwstr>
      </vt:variant>
      <vt:variant>
        <vt:lpwstr/>
      </vt:variant>
      <vt:variant>
        <vt:i4>4915205</vt:i4>
      </vt:variant>
      <vt:variant>
        <vt:i4>518</vt:i4>
      </vt:variant>
      <vt:variant>
        <vt:i4>0</vt:i4>
      </vt:variant>
      <vt:variant>
        <vt:i4>5</vt:i4>
      </vt:variant>
      <vt:variant>
        <vt:lpwstr>https://www.fema.gov/guidelines-and-standards-flood-risk-analysis-and-mapping</vt:lpwstr>
      </vt:variant>
      <vt:variant>
        <vt:lpwstr/>
      </vt:variant>
      <vt:variant>
        <vt:i4>4718598</vt:i4>
      </vt:variant>
      <vt:variant>
        <vt:i4>515</vt:i4>
      </vt:variant>
      <vt:variant>
        <vt:i4>0</vt:i4>
      </vt:variant>
      <vt:variant>
        <vt:i4>5</vt:i4>
      </vt:variant>
      <vt:variant>
        <vt:lpwstr>https://www.fema.gov/flood-maps/guidance-reports/guidelines-standards/standards-flood-risk-analysis-and-mapping-public-review</vt:lpwstr>
      </vt:variant>
      <vt:variant>
        <vt:lpwstr/>
      </vt:variant>
      <vt:variant>
        <vt:i4>1441794</vt:i4>
      </vt:variant>
      <vt:variant>
        <vt:i4>449</vt:i4>
      </vt:variant>
      <vt:variant>
        <vt:i4>0</vt:i4>
      </vt:variant>
      <vt:variant>
        <vt:i4>5</vt:i4>
      </vt:variant>
      <vt:variant>
        <vt:lpwstr/>
      </vt:variant>
      <vt:variant>
        <vt:lpwstr>Part_2_11</vt:lpwstr>
      </vt:variant>
      <vt:variant>
        <vt:i4>1441794</vt:i4>
      </vt:variant>
      <vt:variant>
        <vt:i4>443</vt:i4>
      </vt:variant>
      <vt:variant>
        <vt:i4>0</vt:i4>
      </vt:variant>
      <vt:variant>
        <vt:i4>5</vt:i4>
      </vt:variant>
      <vt:variant>
        <vt:lpwstr/>
      </vt:variant>
      <vt:variant>
        <vt:lpwstr>Part_2_11</vt:lpwstr>
      </vt:variant>
      <vt:variant>
        <vt:i4>1441794</vt:i4>
      </vt:variant>
      <vt:variant>
        <vt:i4>431</vt:i4>
      </vt:variant>
      <vt:variant>
        <vt:i4>0</vt:i4>
      </vt:variant>
      <vt:variant>
        <vt:i4>5</vt:i4>
      </vt:variant>
      <vt:variant>
        <vt:lpwstr/>
      </vt:variant>
      <vt:variant>
        <vt:lpwstr>Part_2_10</vt:lpwstr>
      </vt:variant>
      <vt:variant>
        <vt:i4>1441794</vt:i4>
      </vt:variant>
      <vt:variant>
        <vt:i4>425</vt:i4>
      </vt:variant>
      <vt:variant>
        <vt:i4>0</vt:i4>
      </vt:variant>
      <vt:variant>
        <vt:i4>5</vt:i4>
      </vt:variant>
      <vt:variant>
        <vt:lpwstr/>
      </vt:variant>
      <vt:variant>
        <vt:lpwstr>Part_2_10</vt:lpwstr>
      </vt:variant>
      <vt:variant>
        <vt:i4>1966082</vt:i4>
      </vt:variant>
      <vt:variant>
        <vt:i4>413</vt:i4>
      </vt:variant>
      <vt:variant>
        <vt:i4>0</vt:i4>
      </vt:variant>
      <vt:variant>
        <vt:i4>5</vt:i4>
      </vt:variant>
      <vt:variant>
        <vt:lpwstr/>
      </vt:variant>
      <vt:variant>
        <vt:lpwstr>Part_2_9</vt:lpwstr>
      </vt:variant>
      <vt:variant>
        <vt:i4>1966082</vt:i4>
      </vt:variant>
      <vt:variant>
        <vt:i4>404</vt:i4>
      </vt:variant>
      <vt:variant>
        <vt:i4>0</vt:i4>
      </vt:variant>
      <vt:variant>
        <vt:i4>5</vt:i4>
      </vt:variant>
      <vt:variant>
        <vt:lpwstr/>
      </vt:variant>
      <vt:variant>
        <vt:lpwstr>Part_2_9</vt:lpwstr>
      </vt:variant>
      <vt:variant>
        <vt:i4>2031618</vt:i4>
      </vt:variant>
      <vt:variant>
        <vt:i4>395</vt:i4>
      </vt:variant>
      <vt:variant>
        <vt:i4>0</vt:i4>
      </vt:variant>
      <vt:variant>
        <vt:i4>5</vt:i4>
      </vt:variant>
      <vt:variant>
        <vt:lpwstr/>
      </vt:variant>
      <vt:variant>
        <vt:lpwstr>Part_2_8</vt:lpwstr>
      </vt:variant>
      <vt:variant>
        <vt:i4>2031618</vt:i4>
      </vt:variant>
      <vt:variant>
        <vt:i4>380</vt:i4>
      </vt:variant>
      <vt:variant>
        <vt:i4>0</vt:i4>
      </vt:variant>
      <vt:variant>
        <vt:i4>5</vt:i4>
      </vt:variant>
      <vt:variant>
        <vt:lpwstr/>
      </vt:variant>
      <vt:variant>
        <vt:lpwstr>Part_2_8</vt:lpwstr>
      </vt:variant>
      <vt:variant>
        <vt:i4>1048578</vt:i4>
      </vt:variant>
      <vt:variant>
        <vt:i4>362</vt:i4>
      </vt:variant>
      <vt:variant>
        <vt:i4>0</vt:i4>
      </vt:variant>
      <vt:variant>
        <vt:i4>5</vt:i4>
      </vt:variant>
      <vt:variant>
        <vt:lpwstr/>
      </vt:variant>
      <vt:variant>
        <vt:lpwstr>Part_2_7</vt:lpwstr>
      </vt:variant>
      <vt:variant>
        <vt:i4>1048578</vt:i4>
      </vt:variant>
      <vt:variant>
        <vt:i4>356</vt:i4>
      </vt:variant>
      <vt:variant>
        <vt:i4>0</vt:i4>
      </vt:variant>
      <vt:variant>
        <vt:i4>5</vt:i4>
      </vt:variant>
      <vt:variant>
        <vt:lpwstr/>
      </vt:variant>
      <vt:variant>
        <vt:lpwstr>Part_2_7</vt:lpwstr>
      </vt:variant>
      <vt:variant>
        <vt:i4>1114114</vt:i4>
      </vt:variant>
      <vt:variant>
        <vt:i4>344</vt:i4>
      </vt:variant>
      <vt:variant>
        <vt:i4>0</vt:i4>
      </vt:variant>
      <vt:variant>
        <vt:i4>5</vt:i4>
      </vt:variant>
      <vt:variant>
        <vt:lpwstr/>
      </vt:variant>
      <vt:variant>
        <vt:lpwstr>Part_2_6</vt:lpwstr>
      </vt:variant>
      <vt:variant>
        <vt:i4>1114114</vt:i4>
      </vt:variant>
      <vt:variant>
        <vt:i4>338</vt:i4>
      </vt:variant>
      <vt:variant>
        <vt:i4>0</vt:i4>
      </vt:variant>
      <vt:variant>
        <vt:i4>5</vt:i4>
      </vt:variant>
      <vt:variant>
        <vt:lpwstr/>
      </vt:variant>
      <vt:variant>
        <vt:lpwstr>Part_2_6</vt:lpwstr>
      </vt:variant>
      <vt:variant>
        <vt:i4>1179650</vt:i4>
      </vt:variant>
      <vt:variant>
        <vt:i4>326</vt:i4>
      </vt:variant>
      <vt:variant>
        <vt:i4>0</vt:i4>
      </vt:variant>
      <vt:variant>
        <vt:i4>5</vt:i4>
      </vt:variant>
      <vt:variant>
        <vt:lpwstr/>
      </vt:variant>
      <vt:variant>
        <vt:lpwstr>Part_2_5</vt:lpwstr>
      </vt:variant>
      <vt:variant>
        <vt:i4>1179650</vt:i4>
      </vt:variant>
      <vt:variant>
        <vt:i4>317</vt:i4>
      </vt:variant>
      <vt:variant>
        <vt:i4>0</vt:i4>
      </vt:variant>
      <vt:variant>
        <vt:i4>5</vt:i4>
      </vt:variant>
      <vt:variant>
        <vt:lpwstr/>
      </vt:variant>
      <vt:variant>
        <vt:lpwstr>Part_2_5</vt:lpwstr>
      </vt:variant>
      <vt:variant>
        <vt:i4>1245186</vt:i4>
      </vt:variant>
      <vt:variant>
        <vt:i4>305</vt:i4>
      </vt:variant>
      <vt:variant>
        <vt:i4>0</vt:i4>
      </vt:variant>
      <vt:variant>
        <vt:i4>5</vt:i4>
      </vt:variant>
      <vt:variant>
        <vt:lpwstr/>
      </vt:variant>
      <vt:variant>
        <vt:lpwstr>Part_2_4</vt:lpwstr>
      </vt:variant>
      <vt:variant>
        <vt:i4>1245186</vt:i4>
      </vt:variant>
      <vt:variant>
        <vt:i4>299</vt:i4>
      </vt:variant>
      <vt:variant>
        <vt:i4>0</vt:i4>
      </vt:variant>
      <vt:variant>
        <vt:i4>5</vt:i4>
      </vt:variant>
      <vt:variant>
        <vt:lpwstr/>
      </vt:variant>
      <vt:variant>
        <vt:lpwstr>Part_2_4</vt:lpwstr>
      </vt:variant>
      <vt:variant>
        <vt:i4>1310722</vt:i4>
      </vt:variant>
      <vt:variant>
        <vt:i4>287</vt:i4>
      </vt:variant>
      <vt:variant>
        <vt:i4>0</vt:i4>
      </vt:variant>
      <vt:variant>
        <vt:i4>5</vt:i4>
      </vt:variant>
      <vt:variant>
        <vt:lpwstr/>
      </vt:variant>
      <vt:variant>
        <vt:lpwstr>Part_2_3</vt:lpwstr>
      </vt:variant>
      <vt:variant>
        <vt:i4>1310722</vt:i4>
      </vt:variant>
      <vt:variant>
        <vt:i4>281</vt:i4>
      </vt:variant>
      <vt:variant>
        <vt:i4>0</vt:i4>
      </vt:variant>
      <vt:variant>
        <vt:i4>5</vt:i4>
      </vt:variant>
      <vt:variant>
        <vt:lpwstr/>
      </vt:variant>
      <vt:variant>
        <vt:lpwstr>Part_2_3</vt:lpwstr>
      </vt:variant>
      <vt:variant>
        <vt:i4>1376258</vt:i4>
      </vt:variant>
      <vt:variant>
        <vt:i4>272</vt:i4>
      </vt:variant>
      <vt:variant>
        <vt:i4>0</vt:i4>
      </vt:variant>
      <vt:variant>
        <vt:i4>5</vt:i4>
      </vt:variant>
      <vt:variant>
        <vt:lpwstr/>
      </vt:variant>
      <vt:variant>
        <vt:lpwstr>Part_2_2</vt:lpwstr>
      </vt:variant>
      <vt:variant>
        <vt:i4>1376258</vt:i4>
      </vt:variant>
      <vt:variant>
        <vt:i4>266</vt:i4>
      </vt:variant>
      <vt:variant>
        <vt:i4>0</vt:i4>
      </vt:variant>
      <vt:variant>
        <vt:i4>5</vt:i4>
      </vt:variant>
      <vt:variant>
        <vt:lpwstr/>
      </vt:variant>
      <vt:variant>
        <vt:lpwstr>Part_2_2</vt:lpwstr>
      </vt:variant>
      <vt:variant>
        <vt:i4>1441794</vt:i4>
      </vt:variant>
      <vt:variant>
        <vt:i4>254</vt:i4>
      </vt:variant>
      <vt:variant>
        <vt:i4>0</vt:i4>
      </vt:variant>
      <vt:variant>
        <vt:i4>5</vt:i4>
      </vt:variant>
      <vt:variant>
        <vt:lpwstr/>
      </vt:variant>
      <vt:variant>
        <vt:lpwstr>Part_2_1</vt:lpwstr>
      </vt:variant>
      <vt:variant>
        <vt:i4>1441794</vt:i4>
      </vt:variant>
      <vt:variant>
        <vt:i4>248</vt:i4>
      </vt:variant>
      <vt:variant>
        <vt:i4>0</vt:i4>
      </vt:variant>
      <vt:variant>
        <vt:i4>5</vt:i4>
      </vt:variant>
      <vt:variant>
        <vt:lpwstr/>
      </vt:variant>
      <vt:variant>
        <vt:lpwstr>Part_2_1</vt:lpwstr>
      </vt:variant>
      <vt:variant>
        <vt:i4>1441794</vt:i4>
      </vt:variant>
      <vt:variant>
        <vt:i4>239</vt:i4>
      </vt:variant>
      <vt:variant>
        <vt:i4>0</vt:i4>
      </vt:variant>
      <vt:variant>
        <vt:i4>5</vt:i4>
      </vt:variant>
      <vt:variant>
        <vt:lpwstr/>
      </vt:variant>
      <vt:variant>
        <vt:lpwstr>Part_2_1</vt:lpwstr>
      </vt:variant>
      <vt:variant>
        <vt:i4>6750245</vt:i4>
      </vt:variant>
      <vt:variant>
        <vt:i4>236</vt:i4>
      </vt:variant>
      <vt:variant>
        <vt:i4>0</vt:i4>
      </vt:variant>
      <vt:variant>
        <vt:i4>5</vt:i4>
      </vt:variant>
      <vt:variant>
        <vt:lpwstr>https://www.fema.gov/sites/default/files/documents/fema_ctp-blue-book_2023.pdf</vt:lpwstr>
      </vt:variant>
      <vt:variant>
        <vt:lpwstr/>
      </vt:variant>
      <vt:variant>
        <vt:i4>6750245</vt:i4>
      </vt:variant>
      <vt:variant>
        <vt:i4>206</vt:i4>
      </vt:variant>
      <vt:variant>
        <vt:i4>0</vt:i4>
      </vt:variant>
      <vt:variant>
        <vt:i4>5</vt:i4>
      </vt:variant>
      <vt:variant>
        <vt:lpwstr>https://www.fema.gov/sites/default/files/documents/fema_ctp-blue-book_2023.pdf</vt:lpwstr>
      </vt:variant>
      <vt:variant>
        <vt:lpwstr/>
      </vt:variant>
      <vt:variant>
        <vt:i4>1441842</vt:i4>
      </vt:variant>
      <vt:variant>
        <vt:i4>146</vt:i4>
      </vt:variant>
      <vt:variant>
        <vt:i4>0</vt:i4>
      </vt:variant>
      <vt:variant>
        <vt:i4>5</vt:i4>
      </vt:variant>
      <vt:variant>
        <vt:lpwstr/>
      </vt:variant>
      <vt:variant>
        <vt:lpwstr>_Toc191031193</vt:lpwstr>
      </vt:variant>
      <vt:variant>
        <vt:i4>1441842</vt:i4>
      </vt:variant>
      <vt:variant>
        <vt:i4>140</vt:i4>
      </vt:variant>
      <vt:variant>
        <vt:i4>0</vt:i4>
      </vt:variant>
      <vt:variant>
        <vt:i4>5</vt:i4>
      </vt:variant>
      <vt:variant>
        <vt:lpwstr/>
      </vt:variant>
      <vt:variant>
        <vt:lpwstr>_Toc191031192</vt:lpwstr>
      </vt:variant>
      <vt:variant>
        <vt:i4>1441842</vt:i4>
      </vt:variant>
      <vt:variant>
        <vt:i4>134</vt:i4>
      </vt:variant>
      <vt:variant>
        <vt:i4>0</vt:i4>
      </vt:variant>
      <vt:variant>
        <vt:i4>5</vt:i4>
      </vt:variant>
      <vt:variant>
        <vt:lpwstr/>
      </vt:variant>
      <vt:variant>
        <vt:lpwstr>_Toc191031191</vt:lpwstr>
      </vt:variant>
      <vt:variant>
        <vt:i4>1441842</vt:i4>
      </vt:variant>
      <vt:variant>
        <vt:i4>128</vt:i4>
      </vt:variant>
      <vt:variant>
        <vt:i4>0</vt:i4>
      </vt:variant>
      <vt:variant>
        <vt:i4>5</vt:i4>
      </vt:variant>
      <vt:variant>
        <vt:lpwstr/>
      </vt:variant>
      <vt:variant>
        <vt:lpwstr>_Toc191031190</vt:lpwstr>
      </vt:variant>
      <vt:variant>
        <vt:i4>1507378</vt:i4>
      </vt:variant>
      <vt:variant>
        <vt:i4>122</vt:i4>
      </vt:variant>
      <vt:variant>
        <vt:i4>0</vt:i4>
      </vt:variant>
      <vt:variant>
        <vt:i4>5</vt:i4>
      </vt:variant>
      <vt:variant>
        <vt:lpwstr/>
      </vt:variant>
      <vt:variant>
        <vt:lpwstr>_Toc191031189</vt:lpwstr>
      </vt:variant>
      <vt:variant>
        <vt:i4>1507378</vt:i4>
      </vt:variant>
      <vt:variant>
        <vt:i4>116</vt:i4>
      </vt:variant>
      <vt:variant>
        <vt:i4>0</vt:i4>
      </vt:variant>
      <vt:variant>
        <vt:i4>5</vt:i4>
      </vt:variant>
      <vt:variant>
        <vt:lpwstr/>
      </vt:variant>
      <vt:variant>
        <vt:lpwstr>_Toc191031188</vt:lpwstr>
      </vt:variant>
      <vt:variant>
        <vt:i4>1507378</vt:i4>
      </vt:variant>
      <vt:variant>
        <vt:i4>110</vt:i4>
      </vt:variant>
      <vt:variant>
        <vt:i4>0</vt:i4>
      </vt:variant>
      <vt:variant>
        <vt:i4>5</vt:i4>
      </vt:variant>
      <vt:variant>
        <vt:lpwstr/>
      </vt:variant>
      <vt:variant>
        <vt:lpwstr>_Toc191031187</vt:lpwstr>
      </vt:variant>
      <vt:variant>
        <vt:i4>1507378</vt:i4>
      </vt:variant>
      <vt:variant>
        <vt:i4>104</vt:i4>
      </vt:variant>
      <vt:variant>
        <vt:i4>0</vt:i4>
      </vt:variant>
      <vt:variant>
        <vt:i4>5</vt:i4>
      </vt:variant>
      <vt:variant>
        <vt:lpwstr/>
      </vt:variant>
      <vt:variant>
        <vt:lpwstr>_Toc191031186</vt:lpwstr>
      </vt:variant>
      <vt:variant>
        <vt:i4>1507378</vt:i4>
      </vt:variant>
      <vt:variant>
        <vt:i4>98</vt:i4>
      </vt:variant>
      <vt:variant>
        <vt:i4>0</vt:i4>
      </vt:variant>
      <vt:variant>
        <vt:i4>5</vt:i4>
      </vt:variant>
      <vt:variant>
        <vt:lpwstr/>
      </vt:variant>
      <vt:variant>
        <vt:lpwstr>_Toc191031185</vt:lpwstr>
      </vt:variant>
      <vt:variant>
        <vt:i4>1507378</vt:i4>
      </vt:variant>
      <vt:variant>
        <vt:i4>92</vt:i4>
      </vt:variant>
      <vt:variant>
        <vt:i4>0</vt:i4>
      </vt:variant>
      <vt:variant>
        <vt:i4>5</vt:i4>
      </vt:variant>
      <vt:variant>
        <vt:lpwstr/>
      </vt:variant>
      <vt:variant>
        <vt:lpwstr>_Toc191031184</vt:lpwstr>
      </vt:variant>
      <vt:variant>
        <vt:i4>1507378</vt:i4>
      </vt:variant>
      <vt:variant>
        <vt:i4>86</vt:i4>
      </vt:variant>
      <vt:variant>
        <vt:i4>0</vt:i4>
      </vt:variant>
      <vt:variant>
        <vt:i4>5</vt:i4>
      </vt:variant>
      <vt:variant>
        <vt:lpwstr/>
      </vt:variant>
      <vt:variant>
        <vt:lpwstr>_Toc191031183</vt:lpwstr>
      </vt:variant>
      <vt:variant>
        <vt:i4>1507378</vt:i4>
      </vt:variant>
      <vt:variant>
        <vt:i4>80</vt:i4>
      </vt:variant>
      <vt:variant>
        <vt:i4>0</vt:i4>
      </vt:variant>
      <vt:variant>
        <vt:i4>5</vt:i4>
      </vt:variant>
      <vt:variant>
        <vt:lpwstr/>
      </vt:variant>
      <vt:variant>
        <vt:lpwstr>_Toc191031182</vt:lpwstr>
      </vt:variant>
      <vt:variant>
        <vt:i4>1507378</vt:i4>
      </vt:variant>
      <vt:variant>
        <vt:i4>74</vt:i4>
      </vt:variant>
      <vt:variant>
        <vt:i4>0</vt:i4>
      </vt:variant>
      <vt:variant>
        <vt:i4>5</vt:i4>
      </vt:variant>
      <vt:variant>
        <vt:lpwstr/>
      </vt:variant>
      <vt:variant>
        <vt:lpwstr>_Toc191031181</vt:lpwstr>
      </vt:variant>
      <vt:variant>
        <vt:i4>1507378</vt:i4>
      </vt:variant>
      <vt:variant>
        <vt:i4>68</vt:i4>
      </vt:variant>
      <vt:variant>
        <vt:i4>0</vt:i4>
      </vt:variant>
      <vt:variant>
        <vt:i4>5</vt:i4>
      </vt:variant>
      <vt:variant>
        <vt:lpwstr/>
      </vt:variant>
      <vt:variant>
        <vt:lpwstr>_Toc191031180</vt:lpwstr>
      </vt:variant>
      <vt:variant>
        <vt:i4>1572914</vt:i4>
      </vt:variant>
      <vt:variant>
        <vt:i4>62</vt:i4>
      </vt:variant>
      <vt:variant>
        <vt:i4>0</vt:i4>
      </vt:variant>
      <vt:variant>
        <vt:i4>5</vt:i4>
      </vt:variant>
      <vt:variant>
        <vt:lpwstr/>
      </vt:variant>
      <vt:variant>
        <vt:lpwstr>_Toc191031179</vt:lpwstr>
      </vt:variant>
      <vt:variant>
        <vt:i4>1572914</vt:i4>
      </vt:variant>
      <vt:variant>
        <vt:i4>56</vt:i4>
      </vt:variant>
      <vt:variant>
        <vt:i4>0</vt:i4>
      </vt:variant>
      <vt:variant>
        <vt:i4>5</vt:i4>
      </vt:variant>
      <vt:variant>
        <vt:lpwstr/>
      </vt:variant>
      <vt:variant>
        <vt:lpwstr>_Toc191031178</vt:lpwstr>
      </vt:variant>
      <vt:variant>
        <vt:i4>1572914</vt:i4>
      </vt:variant>
      <vt:variant>
        <vt:i4>50</vt:i4>
      </vt:variant>
      <vt:variant>
        <vt:i4>0</vt:i4>
      </vt:variant>
      <vt:variant>
        <vt:i4>5</vt:i4>
      </vt:variant>
      <vt:variant>
        <vt:lpwstr/>
      </vt:variant>
      <vt:variant>
        <vt:lpwstr>_Toc191031177</vt:lpwstr>
      </vt:variant>
      <vt:variant>
        <vt:i4>1572914</vt:i4>
      </vt:variant>
      <vt:variant>
        <vt:i4>44</vt:i4>
      </vt:variant>
      <vt:variant>
        <vt:i4>0</vt:i4>
      </vt:variant>
      <vt:variant>
        <vt:i4>5</vt:i4>
      </vt:variant>
      <vt:variant>
        <vt:lpwstr/>
      </vt:variant>
      <vt:variant>
        <vt:lpwstr>_Toc191031176</vt:lpwstr>
      </vt:variant>
      <vt:variant>
        <vt:i4>1572914</vt:i4>
      </vt:variant>
      <vt:variant>
        <vt:i4>38</vt:i4>
      </vt:variant>
      <vt:variant>
        <vt:i4>0</vt:i4>
      </vt:variant>
      <vt:variant>
        <vt:i4>5</vt:i4>
      </vt:variant>
      <vt:variant>
        <vt:lpwstr/>
      </vt:variant>
      <vt:variant>
        <vt:lpwstr>_Toc191031175</vt:lpwstr>
      </vt:variant>
      <vt:variant>
        <vt:i4>1572914</vt:i4>
      </vt:variant>
      <vt:variant>
        <vt:i4>32</vt:i4>
      </vt:variant>
      <vt:variant>
        <vt:i4>0</vt:i4>
      </vt:variant>
      <vt:variant>
        <vt:i4>5</vt:i4>
      </vt:variant>
      <vt:variant>
        <vt:lpwstr/>
      </vt:variant>
      <vt:variant>
        <vt:lpwstr>_Toc191031174</vt:lpwstr>
      </vt:variant>
      <vt:variant>
        <vt:i4>1572914</vt:i4>
      </vt:variant>
      <vt:variant>
        <vt:i4>26</vt:i4>
      </vt:variant>
      <vt:variant>
        <vt:i4>0</vt:i4>
      </vt:variant>
      <vt:variant>
        <vt:i4>5</vt:i4>
      </vt:variant>
      <vt:variant>
        <vt:lpwstr/>
      </vt:variant>
      <vt:variant>
        <vt:lpwstr>_Toc191031173</vt:lpwstr>
      </vt:variant>
      <vt:variant>
        <vt:i4>1572914</vt:i4>
      </vt:variant>
      <vt:variant>
        <vt:i4>20</vt:i4>
      </vt:variant>
      <vt:variant>
        <vt:i4>0</vt:i4>
      </vt:variant>
      <vt:variant>
        <vt:i4>5</vt:i4>
      </vt:variant>
      <vt:variant>
        <vt:lpwstr/>
      </vt:variant>
      <vt:variant>
        <vt:lpwstr>_Toc191031172</vt:lpwstr>
      </vt:variant>
      <vt:variant>
        <vt:i4>1572914</vt:i4>
      </vt:variant>
      <vt:variant>
        <vt:i4>14</vt:i4>
      </vt:variant>
      <vt:variant>
        <vt:i4>0</vt:i4>
      </vt:variant>
      <vt:variant>
        <vt:i4>5</vt:i4>
      </vt:variant>
      <vt:variant>
        <vt:lpwstr/>
      </vt:variant>
      <vt:variant>
        <vt:lpwstr>_Toc191031171</vt:lpwstr>
      </vt:variant>
      <vt:variant>
        <vt:i4>1572914</vt:i4>
      </vt:variant>
      <vt:variant>
        <vt:i4>8</vt:i4>
      </vt:variant>
      <vt:variant>
        <vt:i4>0</vt:i4>
      </vt:variant>
      <vt:variant>
        <vt:i4>5</vt:i4>
      </vt:variant>
      <vt:variant>
        <vt:lpwstr/>
      </vt:variant>
      <vt:variant>
        <vt:lpwstr>_Toc191031170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FY24 COMS SOW_FINAL</dc:title>
  <dc:subject/>
  <dc:creator>Algeo, Laura</dc:creator>
  <cp:keywords/>
  <dc:description/>
  <cp:lastModifiedBy>Heistand, Glenn</cp:lastModifiedBy>
  <cp:revision>90</cp:revision>
  <cp:lastPrinted>2018-12-10T20:47:00Z</cp:lastPrinted>
  <dcterms:created xsi:type="dcterms:W3CDTF">2024-11-19T18:00:00Z</dcterms:created>
  <dcterms:modified xsi:type="dcterms:W3CDTF">2025-07-20T01:45:00Z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dd493779-c358-47a4-8324-7ac910dc7208</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