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1FF9" w14:textId="0A4323B8" w:rsidR="00BD1714" w:rsidRDefault="009B7B27" w:rsidP="009B7B27">
      <w:pPr>
        <w:jc w:val="center"/>
        <w:rPr>
          <w:rFonts w:cs="Arial"/>
          <w:b/>
          <w:color w:val="0070C0"/>
          <w:sz w:val="52"/>
          <w:szCs w:val="52"/>
        </w:rPr>
      </w:pPr>
      <w:bookmarkStart w:id="0" w:name="_Hlk532291283"/>
      <w:bookmarkStart w:id="1" w:name="_Hlk532291209"/>
      <w:r w:rsidRPr="006841F8">
        <w:rPr>
          <w:rFonts w:cs="Arial"/>
          <w:b/>
          <w:color w:val="0070C0"/>
          <w:sz w:val="52"/>
          <w:szCs w:val="52"/>
        </w:rPr>
        <w:t xml:space="preserve">Cooperating Technical Partner </w:t>
      </w:r>
    </w:p>
    <w:p w14:paraId="73B0A09D" w14:textId="75F4C364" w:rsidR="009B7B27" w:rsidRPr="006841F8" w:rsidRDefault="009B7B27" w:rsidP="009B7B27">
      <w:pPr>
        <w:jc w:val="center"/>
        <w:rPr>
          <w:rFonts w:cs="Arial"/>
          <w:b/>
          <w:color w:val="0070C0"/>
          <w:sz w:val="52"/>
          <w:szCs w:val="52"/>
        </w:rPr>
      </w:pPr>
      <w:r w:rsidRPr="006841F8">
        <w:rPr>
          <w:rFonts w:cs="Arial"/>
          <w:b/>
          <w:color w:val="0070C0"/>
          <w:sz w:val="52"/>
          <w:szCs w:val="52"/>
        </w:rPr>
        <w:t>Business Plan</w:t>
      </w:r>
    </w:p>
    <w:p w14:paraId="5A0EA570" w14:textId="77777777" w:rsidR="009B7B27" w:rsidRPr="00C2481A" w:rsidRDefault="009B7B27" w:rsidP="009B7B27">
      <w:pPr>
        <w:rPr>
          <w:rFonts w:cs="Arial"/>
        </w:rPr>
      </w:pPr>
    </w:p>
    <w:p w14:paraId="7EEDA402" w14:textId="6A9E91B3" w:rsidR="009B7B27" w:rsidRPr="00C2481A" w:rsidRDefault="009D60E0" w:rsidP="00D66169">
      <w:pPr>
        <w:jc w:val="center"/>
        <w:rPr>
          <w:rFonts w:cs="Arial"/>
        </w:rPr>
      </w:pPr>
      <w:r>
        <w:rPr>
          <w:rFonts w:cs="Arial"/>
          <w:b/>
          <w:color w:val="0070C0"/>
          <w:sz w:val="52"/>
          <w:szCs w:val="52"/>
        </w:rPr>
        <w:t xml:space="preserve">June </w:t>
      </w:r>
      <w:r w:rsidR="00B3157E">
        <w:rPr>
          <w:rFonts w:cs="Arial"/>
          <w:b/>
          <w:color w:val="0070C0"/>
          <w:sz w:val="52"/>
          <w:szCs w:val="52"/>
        </w:rPr>
        <w:t>202</w:t>
      </w:r>
      <w:ins w:id="2" w:author="Altman, Steve" w:date="2025-07-16T16:24:00Z" w16du:dateUtc="2025-07-16T21:24:00Z">
        <w:r w:rsidR="002035E9">
          <w:rPr>
            <w:rFonts w:cs="Arial"/>
            <w:b/>
            <w:color w:val="0070C0"/>
            <w:sz w:val="52"/>
            <w:szCs w:val="52"/>
          </w:rPr>
          <w:t>5</w:t>
        </w:r>
      </w:ins>
      <w:del w:id="3" w:author="Altman, Steve" w:date="2025-07-16T16:24:00Z" w16du:dateUtc="2025-07-16T21:24:00Z">
        <w:r w:rsidR="004E076C" w:rsidDel="002035E9">
          <w:rPr>
            <w:rFonts w:cs="Arial"/>
            <w:b/>
            <w:color w:val="0070C0"/>
            <w:sz w:val="52"/>
            <w:szCs w:val="52"/>
          </w:rPr>
          <w:delText>4</w:delText>
        </w:r>
      </w:del>
      <w:r w:rsidR="00B3157E">
        <w:rPr>
          <w:rFonts w:cs="Arial"/>
          <w:b/>
          <w:color w:val="0070C0"/>
          <w:sz w:val="52"/>
          <w:szCs w:val="52"/>
        </w:rPr>
        <w:t xml:space="preserve"> </w:t>
      </w:r>
      <w:r w:rsidR="00D66169">
        <w:rPr>
          <w:rFonts w:cs="Arial"/>
          <w:b/>
          <w:color w:val="0070C0"/>
          <w:sz w:val="52"/>
          <w:szCs w:val="52"/>
        </w:rPr>
        <w:t xml:space="preserve">to </w:t>
      </w:r>
      <w:r>
        <w:rPr>
          <w:rFonts w:cs="Arial"/>
          <w:b/>
          <w:color w:val="0070C0"/>
          <w:sz w:val="52"/>
          <w:szCs w:val="52"/>
        </w:rPr>
        <w:t xml:space="preserve">May </w:t>
      </w:r>
      <w:del w:id="4" w:author="Altman, Steve" w:date="2025-07-16T16:24:00Z" w16du:dateUtc="2025-07-16T21:24:00Z">
        <w:r w:rsidR="00B3157E" w:rsidDel="002035E9">
          <w:rPr>
            <w:rFonts w:cs="Arial"/>
            <w:b/>
            <w:color w:val="0070C0"/>
            <w:sz w:val="52"/>
            <w:szCs w:val="52"/>
          </w:rPr>
          <w:delText>202</w:delText>
        </w:r>
        <w:r w:rsidR="004E076C" w:rsidDel="002035E9">
          <w:rPr>
            <w:rFonts w:cs="Arial"/>
            <w:b/>
            <w:color w:val="0070C0"/>
            <w:sz w:val="52"/>
            <w:szCs w:val="52"/>
          </w:rPr>
          <w:delText>5</w:delText>
        </w:r>
      </w:del>
      <w:ins w:id="5" w:author="Altman, Steve" w:date="2025-07-16T16:24:00Z" w16du:dateUtc="2025-07-16T21:24:00Z">
        <w:r w:rsidR="002035E9">
          <w:rPr>
            <w:rFonts w:cs="Arial"/>
            <w:b/>
            <w:color w:val="0070C0"/>
            <w:sz w:val="52"/>
            <w:szCs w:val="52"/>
          </w:rPr>
          <w:t>2026</w:t>
        </w:r>
      </w:ins>
    </w:p>
    <w:p w14:paraId="7DB9D742" w14:textId="77777777" w:rsidR="009B7B27" w:rsidRPr="005B67A3" w:rsidRDefault="009B7B27" w:rsidP="009B7B27">
      <w:pPr>
        <w:rPr>
          <w:rFonts w:cs="Arial"/>
          <w:noProof/>
          <w:sz w:val="96"/>
          <w:szCs w:val="96"/>
        </w:rPr>
      </w:pPr>
    </w:p>
    <w:p w14:paraId="5D840CF7" w14:textId="77777777" w:rsidR="009B7B27" w:rsidRPr="006841F8" w:rsidRDefault="009B7B27" w:rsidP="009B7B27">
      <w:pPr>
        <w:jc w:val="center"/>
        <w:rPr>
          <w:rFonts w:cs="Arial"/>
          <w:b/>
          <w:sz w:val="32"/>
          <w:szCs w:val="32"/>
        </w:rPr>
      </w:pPr>
      <w:r w:rsidRPr="006841F8">
        <w:rPr>
          <w:rFonts w:cs="Arial"/>
          <w:b/>
          <w:sz w:val="32"/>
          <w:szCs w:val="32"/>
        </w:rPr>
        <w:t>State of Illinois</w:t>
      </w:r>
    </w:p>
    <w:p w14:paraId="2DF241AA" w14:textId="77777777" w:rsidR="009B7B27" w:rsidRPr="00C2481A" w:rsidRDefault="009B7B27" w:rsidP="009B7B27">
      <w:pPr>
        <w:jc w:val="center"/>
        <w:rPr>
          <w:rFonts w:cs="Arial"/>
          <w:b/>
          <w:sz w:val="32"/>
          <w:szCs w:val="32"/>
        </w:rPr>
      </w:pPr>
      <w:r w:rsidRPr="00C2481A">
        <w:rPr>
          <w:rFonts w:cs="Arial"/>
          <w:b/>
          <w:sz w:val="32"/>
          <w:szCs w:val="32"/>
        </w:rPr>
        <w:t>Department of Natural Resources</w:t>
      </w:r>
    </w:p>
    <w:p w14:paraId="41CDD9BE" w14:textId="77777777" w:rsidR="009B7B27" w:rsidRPr="00C2481A" w:rsidRDefault="009B7B27" w:rsidP="009B7B27">
      <w:pPr>
        <w:jc w:val="center"/>
        <w:rPr>
          <w:rFonts w:cs="Arial"/>
          <w:b/>
          <w:sz w:val="32"/>
          <w:szCs w:val="32"/>
        </w:rPr>
      </w:pPr>
      <w:r w:rsidRPr="00C2481A">
        <w:rPr>
          <w:rFonts w:cs="Arial"/>
          <w:b/>
          <w:sz w:val="32"/>
          <w:szCs w:val="32"/>
        </w:rPr>
        <w:t>Office of Water Resources</w:t>
      </w:r>
    </w:p>
    <w:p w14:paraId="112736B4" w14:textId="77777777" w:rsidR="009B7B27" w:rsidRPr="00C2481A" w:rsidRDefault="009B7B27" w:rsidP="009B7B27">
      <w:pPr>
        <w:rPr>
          <w:rFonts w:cs="Arial"/>
          <w:noProof/>
        </w:rPr>
      </w:pPr>
    </w:p>
    <w:p w14:paraId="286A415A" w14:textId="77777777" w:rsidR="009B7B27" w:rsidRPr="00C2481A" w:rsidRDefault="009B7B27" w:rsidP="009B7B27">
      <w:pPr>
        <w:rPr>
          <w:rFonts w:cs="Arial"/>
          <w:noProof/>
          <w:sz w:val="28"/>
          <w:szCs w:val="28"/>
        </w:rPr>
      </w:pPr>
    </w:p>
    <w:p w14:paraId="0F59E8BF" w14:textId="77777777" w:rsidR="009B7B27" w:rsidRPr="00C2481A" w:rsidRDefault="009B7B27" w:rsidP="009B7B27">
      <w:pPr>
        <w:jc w:val="center"/>
        <w:rPr>
          <w:rFonts w:cs="Arial"/>
          <w:b/>
          <w:sz w:val="32"/>
          <w:szCs w:val="32"/>
        </w:rPr>
      </w:pPr>
      <w:r w:rsidRPr="00C2481A">
        <w:rPr>
          <w:rFonts w:cs="Arial"/>
          <w:b/>
          <w:sz w:val="32"/>
          <w:szCs w:val="32"/>
        </w:rPr>
        <w:t>University of Illinois</w:t>
      </w:r>
    </w:p>
    <w:p w14:paraId="0742B311" w14:textId="77777777" w:rsidR="009B7B27" w:rsidRPr="00C2481A" w:rsidRDefault="009B7B27" w:rsidP="009B7B27">
      <w:pPr>
        <w:jc w:val="center"/>
        <w:rPr>
          <w:rFonts w:cs="Arial"/>
          <w:b/>
          <w:sz w:val="32"/>
          <w:szCs w:val="32"/>
        </w:rPr>
      </w:pPr>
      <w:r w:rsidRPr="00C2481A">
        <w:rPr>
          <w:rFonts w:cs="Arial"/>
          <w:b/>
          <w:sz w:val="32"/>
          <w:szCs w:val="32"/>
        </w:rPr>
        <w:t>Prairie Research Institute</w:t>
      </w:r>
    </w:p>
    <w:p w14:paraId="24DC5830" w14:textId="77777777" w:rsidR="009B7B27" w:rsidRPr="00C2481A" w:rsidRDefault="009B7B27" w:rsidP="009B7B27">
      <w:pPr>
        <w:jc w:val="center"/>
        <w:rPr>
          <w:rFonts w:cs="Arial"/>
          <w:b/>
          <w:sz w:val="32"/>
          <w:szCs w:val="32"/>
        </w:rPr>
      </w:pPr>
      <w:r w:rsidRPr="00C2481A">
        <w:rPr>
          <w:rFonts w:cs="Arial"/>
          <w:b/>
          <w:sz w:val="32"/>
          <w:szCs w:val="32"/>
        </w:rPr>
        <w:t>Illinois State Water Survey</w:t>
      </w:r>
    </w:p>
    <w:p w14:paraId="342FE814" w14:textId="77777777" w:rsidR="009B7B27" w:rsidRPr="00C2481A" w:rsidRDefault="009B7B27" w:rsidP="009B7B27">
      <w:pPr>
        <w:jc w:val="center"/>
        <w:rPr>
          <w:rFonts w:cs="Arial"/>
          <w:noProof/>
        </w:rPr>
      </w:pPr>
    </w:p>
    <w:p w14:paraId="2CE71B69" w14:textId="77777777" w:rsidR="009B7B27" w:rsidRPr="00C2481A" w:rsidRDefault="009B7B27" w:rsidP="009B7B27">
      <w:pPr>
        <w:rPr>
          <w:rFonts w:cs="Arial"/>
          <w:noProof/>
        </w:rPr>
      </w:pPr>
    </w:p>
    <w:p w14:paraId="3913644F" w14:textId="77777777" w:rsidR="009B7B27" w:rsidRPr="00C2481A" w:rsidRDefault="009B7B27" w:rsidP="009B7B27">
      <w:pPr>
        <w:rPr>
          <w:rFonts w:cs="Arial"/>
          <w:noProof/>
        </w:rPr>
      </w:pPr>
    </w:p>
    <w:p w14:paraId="37FC0A62" w14:textId="76A30499" w:rsidR="009B7B27" w:rsidRPr="00C2481A" w:rsidRDefault="008912DA" w:rsidP="009B7B27">
      <w:pPr>
        <w:jc w:val="center"/>
        <w:rPr>
          <w:rFonts w:cs="Arial"/>
          <w:b/>
          <w:noProof/>
          <w:sz w:val="28"/>
          <w:szCs w:val="28"/>
        </w:rPr>
      </w:pPr>
      <w:r>
        <w:rPr>
          <w:rFonts w:cs="Arial"/>
          <w:b/>
          <w:noProof/>
          <w:sz w:val="28"/>
          <w:szCs w:val="28"/>
        </w:rPr>
        <w:t xml:space="preserve">August </w:t>
      </w:r>
      <w:del w:id="6" w:author="Altman, Steve" w:date="2025-07-16T16:24:00Z" w16du:dateUtc="2025-07-16T21:24:00Z">
        <w:r w:rsidDel="002035E9">
          <w:rPr>
            <w:rFonts w:cs="Arial"/>
            <w:b/>
            <w:noProof/>
            <w:sz w:val="28"/>
            <w:szCs w:val="28"/>
          </w:rPr>
          <w:delText>2024</w:delText>
        </w:r>
      </w:del>
      <w:ins w:id="7" w:author="Altman, Steve" w:date="2025-07-16T16:24:00Z" w16du:dateUtc="2025-07-16T21:24:00Z">
        <w:r w:rsidR="002035E9">
          <w:rPr>
            <w:rFonts w:cs="Arial"/>
            <w:b/>
            <w:noProof/>
            <w:sz w:val="28"/>
            <w:szCs w:val="28"/>
          </w:rPr>
          <w:t>2025</w:t>
        </w:r>
      </w:ins>
    </w:p>
    <w:p w14:paraId="5B2729B7" w14:textId="77777777" w:rsidR="009B7B27" w:rsidRPr="00C2481A" w:rsidRDefault="009B7B27" w:rsidP="009B7B27">
      <w:pPr>
        <w:rPr>
          <w:rFonts w:cs="Arial"/>
          <w:noProof/>
        </w:rPr>
      </w:pPr>
    </w:p>
    <w:bookmarkEnd w:id="0"/>
    <w:p w14:paraId="087842B3" w14:textId="77777777" w:rsidR="009B7B27" w:rsidRPr="00C2481A" w:rsidRDefault="009B7B27" w:rsidP="009B7B27">
      <w:pPr>
        <w:rPr>
          <w:rFonts w:cs="Arial"/>
          <w:noProof/>
        </w:rPr>
      </w:pPr>
    </w:p>
    <w:p w14:paraId="08A3921D" w14:textId="77777777" w:rsidR="009B7B27" w:rsidRPr="00C2481A" w:rsidRDefault="009B7B27" w:rsidP="009B7B27">
      <w:pPr>
        <w:rPr>
          <w:rFonts w:cs="Arial"/>
        </w:rPr>
      </w:pPr>
    </w:p>
    <w:p w14:paraId="06292826" w14:textId="77777777" w:rsidR="009B7B27" w:rsidRPr="00C2481A" w:rsidRDefault="009B7B27" w:rsidP="009B7B27">
      <w:pPr>
        <w:rPr>
          <w:rFonts w:cs="Arial"/>
          <w:noProof/>
        </w:rPr>
      </w:pP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t xml:space="preserve">              </w:t>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p>
    <w:p w14:paraId="7DA8F350" w14:textId="7453B3D8" w:rsidR="009B7B27" w:rsidRPr="00C2481A" w:rsidRDefault="009B7B27" w:rsidP="009B7B27">
      <w:pPr>
        <w:rPr>
          <w:rFonts w:cs="Arial"/>
          <w:noProof/>
        </w:rPr>
      </w:pPr>
    </w:p>
    <w:p w14:paraId="558B332E" w14:textId="77777777" w:rsidR="009B7B27" w:rsidRPr="00C2481A" w:rsidRDefault="009B7B27" w:rsidP="009B7B27">
      <w:pPr>
        <w:rPr>
          <w:rFonts w:cs="Arial"/>
          <w:noProof/>
        </w:rPr>
      </w:pPr>
    </w:p>
    <w:p w14:paraId="73C470F5" w14:textId="7B4F1883" w:rsidR="00B425C8" w:rsidRPr="00C2481A" w:rsidRDefault="006841F8" w:rsidP="00B425C8">
      <w:pPr>
        <w:jc w:val="center"/>
        <w:rPr>
          <w:rFonts w:cs="Arial"/>
          <w:b/>
          <w:color w:val="0070C0"/>
          <w:sz w:val="20"/>
          <w:szCs w:val="20"/>
        </w:rPr>
      </w:pPr>
      <w:r w:rsidRPr="00C2481A">
        <w:rPr>
          <w:rFonts w:cs="Arial"/>
          <w:noProof/>
        </w:rPr>
        <w:drawing>
          <wp:anchor distT="0" distB="0" distL="114300" distR="114300" simplePos="0" relativeHeight="251658240" behindDoc="0" locked="0" layoutInCell="1" allowOverlap="1" wp14:anchorId="583753EF" wp14:editId="32C627A8">
            <wp:simplePos x="0" y="0"/>
            <wp:positionH relativeFrom="margin">
              <wp:posOffset>3305175</wp:posOffset>
            </wp:positionH>
            <wp:positionV relativeFrom="margin">
              <wp:posOffset>6884035</wp:posOffset>
            </wp:positionV>
            <wp:extent cx="2637155" cy="124269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WS_vert_fullcolor.gif"/>
                    <pic:cNvPicPr/>
                  </pic:nvPicPr>
                  <pic:blipFill>
                    <a:blip r:embed="rId11">
                      <a:extLst>
                        <a:ext uri="{28A0092B-C50C-407E-A947-70E740481C1C}">
                          <a14:useLocalDpi xmlns:a14="http://schemas.microsoft.com/office/drawing/2010/main" val="0"/>
                        </a:ext>
                      </a:extLst>
                    </a:blip>
                    <a:stretch>
                      <a:fillRect/>
                    </a:stretch>
                  </pic:blipFill>
                  <pic:spPr>
                    <a:xfrm>
                      <a:off x="0" y="0"/>
                      <a:ext cx="2637155" cy="1242695"/>
                    </a:xfrm>
                    <a:prstGeom prst="rect">
                      <a:avLst/>
                    </a:prstGeom>
                  </pic:spPr>
                </pic:pic>
              </a:graphicData>
            </a:graphic>
            <wp14:sizeRelH relativeFrom="margin">
              <wp14:pctWidth>0</wp14:pctWidth>
            </wp14:sizeRelH>
            <wp14:sizeRelV relativeFrom="margin">
              <wp14:pctHeight>0</wp14:pctHeight>
            </wp14:sizeRelV>
          </wp:anchor>
        </w:drawing>
      </w:r>
      <w:r w:rsidR="009B7B27" w:rsidRPr="00C2481A">
        <w:rPr>
          <w:rFonts w:cs="Arial"/>
          <w:noProof/>
          <w:sz w:val="36"/>
        </w:rPr>
        <w:drawing>
          <wp:anchor distT="0" distB="0" distL="114300" distR="114300" simplePos="0" relativeHeight="251658241" behindDoc="0" locked="0" layoutInCell="1" allowOverlap="1" wp14:anchorId="7F8C80AB" wp14:editId="2317FDFC">
            <wp:simplePos x="914400" y="5629275"/>
            <wp:positionH relativeFrom="margin">
              <wp:align>left</wp:align>
            </wp:positionH>
            <wp:positionV relativeFrom="margin">
              <wp:align>bottom</wp:align>
            </wp:positionV>
            <wp:extent cx="2861945" cy="1533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8840" cy="1537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B7F3" w14:textId="77777777" w:rsidR="009B7B27" w:rsidRPr="00C2481A" w:rsidRDefault="009B7B27" w:rsidP="009B7B27">
      <w:pPr>
        <w:pStyle w:val="Heading1"/>
        <w:spacing w:line="276" w:lineRule="auto"/>
        <w:sectPr w:rsidR="009B7B27" w:rsidRPr="00C2481A" w:rsidSect="0089228C">
          <w:headerReference w:type="default" r:id="rId13"/>
          <w:footerReference w:type="default" r:id="rId14"/>
          <w:headerReference w:type="first" r:id="rId15"/>
          <w:footerReference w:type="first" r:id="rId16"/>
          <w:type w:val="continuous"/>
          <w:pgSz w:w="12240" w:h="15840" w:code="1"/>
          <w:pgMar w:top="1440" w:right="1440" w:bottom="1440" w:left="1440" w:header="720" w:footer="720" w:gutter="0"/>
          <w:pgNumType w:fmt="lowerRoman" w:start="1"/>
          <w:cols w:space="720"/>
          <w:titlePg/>
          <w:docGrid w:linePitch="360"/>
        </w:sectPr>
      </w:pPr>
      <w:bookmarkStart w:id="24" w:name="_Toc427758937"/>
      <w:bookmarkEnd w:id="1"/>
    </w:p>
    <w:p w14:paraId="1CB8C08E" w14:textId="228E436B" w:rsidR="009B7B27" w:rsidRDefault="009B7B27" w:rsidP="009B7B27">
      <w:pPr>
        <w:pStyle w:val="Heading1"/>
        <w:spacing w:line="276" w:lineRule="auto"/>
      </w:pPr>
    </w:p>
    <w:p w14:paraId="15EED1B5" w14:textId="7D53020B" w:rsidR="00B425C8" w:rsidRPr="00C2481A" w:rsidRDefault="00703F09" w:rsidP="00B425C8">
      <w:pPr>
        <w:ind w:firstLine="432"/>
        <w:rPr>
          <w:rFonts w:cs="Arial"/>
          <w:sz w:val="20"/>
          <w:szCs w:val="20"/>
        </w:rPr>
      </w:pPr>
      <w:r>
        <w:br w:type="page"/>
      </w:r>
      <w:bookmarkEnd w:id="24"/>
    </w:p>
    <w:p w14:paraId="4B9EB09D" w14:textId="74824E24" w:rsidR="0077314B" w:rsidRPr="0077314B" w:rsidRDefault="0077314B" w:rsidP="0077314B">
      <w:pPr>
        <w:rPr>
          <w:rFonts w:eastAsiaTheme="majorEastAsia" w:cs="Arial"/>
          <w:b/>
          <w:bCs/>
          <w:color w:val="1F4E79" w:themeColor="accent1" w:themeShade="80"/>
          <w:sz w:val="28"/>
          <w:szCs w:val="28"/>
        </w:rPr>
      </w:pPr>
      <w:bookmarkStart w:id="25" w:name="_Toc466904622"/>
      <w:bookmarkStart w:id="26" w:name="_Toc496622107"/>
      <w:bookmarkStart w:id="27" w:name="_Toc427758941"/>
      <w:r w:rsidRPr="0077314B">
        <w:rPr>
          <w:rFonts w:eastAsiaTheme="majorEastAsia" w:cs="Arial"/>
          <w:b/>
          <w:bCs/>
          <w:color w:val="1F4E79" w:themeColor="accent1" w:themeShade="80"/>
          <w:sz w:val="28"/>
          <w:szCs w:val="28"/>
        </w:rPr>
        <w:lastRenderedPageBreak/>
        <w:t>Contents</w:t>
      </w:r>
    </w:p>
    <w:p w14:paraId="1872E72B" w14:textId="77777777" w:rsidR="007D1818" w:rsidRDefault="007D1818" w:rsidP="0077314B">
      <w:pPr>
        <w:ind w:firstLine="432"/>
        <w:rPr>
          <w:rFonts w:cs="Arial"/>
          <w:szCs w:val="22"/>
        </w:rPr>
      </w:pPr>
    </w:p>
    <w:p w14:paraId="21EA4BB5" w14:textId="0ECA525F" w:rsidR="0077314B" w:rsidRPr="0077314B" w:rsidRDefault="0077314B" w:rsidP="0077314B">
      <w:pPr>
        <w:ind w:firstLine="432"/>
        <w:rPr>
          <w:rFonts w:cs="Arial"/>
          <w:szCs w:val="22"/>
        </w:rPr>
      </w:pPr>
      <w:r w:rsidRPr="0077314B">
        <w:rPr>
          <w:rFonts w:cs="Arial"/>
          <w:szCs w:val="22"/>
        </w:rPr>
        <w:t>Executive Summary</w:t>
      </w:r>
      <w:r w:rsidR="003573D0">
        <w:rPr>
          <w:rFonts w:cs="Arial"/>
          <w:szCs w:val="22"/>
        </w:rPr>
        <w:t>………………………………………………………………………….</w:t>
      </w:r>
      <w:r w:rsidRPr="0077314B">
        <w:rPr>
          <w:rFonts w:cs="Arial"/>
          <w:szCs w:val="22"/>
        </w:rPr>
        <w:tab/>
      </w:r>
      <w:r w:rsidR="007D1818">
        <w:rPr>
          <w:rFonts w:cs="Arial"/>
          <w:szCs w:val="22"/>
        </w:rPr>
        <w:t>4</w:t>
      </w:r>
    </w:p>
    <w:p w14:paraId="484CEFFD" w14:textId="77777777" w:rsidR="00D41389" w:rsidRDefault="00D41389" w:rsidP="0077314B">
      <w:pPr>
        <w:ind w:firstLine="432"/>
        <w:rPr>
          <w:rFonts w:cs="Arial"/>
          <w:b/>
          <w:bCs/>
          <w:szCs w:val="22"/>
        </w:rPr>
      </w:pPr>
    </w:p>
    <w:p w14:paraId="34671BF9" w14:textId="1B72A0C0" w:rsidR="0077314B" w:rsidRPr="0077314B" w:rsidRDefault="0077314B" w:rsidP="0077314B">
      <w:pPr>
        <w:ind w:firstLine="432"/>
        <w:rPr>
          <w:rFonts w:cs="Arial"/>
          <w:szCs w:val="22"/>
        </w:rPr>
      </w:pPr>
      <w:r w:rsidRPr="003573D0">
        <w:rPr>
          <w:rFonts w:cs="Arial"/>
          <w:b/>
          <w:bCs/>
          <w:szCs w:val="22"/>
        </w:rPr>
        <w:t>Section 1: Background and Program Vision</w:t>
      </w:r>
      <w:r w:rsidR="003573D0">
        <w:rPr>
          <w:rFonts w:cs="Arial"/>
          <w:szCs w:val="22"/>
        </w:rPr>
        <w:t>…………………………………………</w:t>
      </w:r>
      <w:r w:rsidRPr="0077314B">
        <w:rPr>
          <w:rFonts w:cs="Arial"/>
          <w:szCs w:val="22"/>
        </w:rPr>
        <w:tab/>
      </w:r>
      <w:r w:rsidR="007D1818">
        <w:rPr>
          <w:rFonts w:cs="Arial"/>
          <w:szCs w:val="22"/>
        </w:rPr>
        <w:t>5</w:t>
      </w:r>
    </w:p>
    <w:p w14:paraId="72A8E24A" w14:textId="51045D0B" w:rsidR="0077314B" w:rsidRPr="0077314B" w:rsidRDefault="0077314B" w:rsidP="0077314B">
      <w:pPr>
        <w:ind w:firstLine="432"/>
        <w:rPr>
          <w:rFonts w:cs="Arial"/>
          <w:szCs w:val="22"/>
        </w:rPr>
      </w:pPr>
      <w:r w:rsidRPr="0077314B">
        <w:rPr>
          <w:rFonts w:cs="Arial"/>
          <w:szCs w:val="22"/>
        </w:rPr>
        <w:t>Coordination of Cooperating Technical Partners</w:t>
      </w:r>
    </w:p>
    <w:p w14:paraId="53FE31FC" w14:textId="23FBE6F9" w:rsidR="0077314B" w:rsidRPr="0077314B" w:rsidRDefault="0077314B" w:rsidP="0077314B">
      <w:pPr>
        <w:ind w:firstLine="432"/>
        <w:rPr>
          <w:rFonts w:cs="Arial"/>
          <w:szCs w:val="22"/>
        </w:rPr>
      </w:pPr>
      <w:r w:rsidRPr="0077314B">
        <w:rPr>
          <w:rFonts w:cs="Arial"/>
          <w:szCs w:val="22"/>
        </w:rPr>
        <w:t>Illinois Department of Natural Resources/Offices of Water Resources</w:t>
      </w:r>
    </w:p>
    <w:p w14:paraId="59D06930" w14:textId="3084EDD9" w:rsidR="0077314B" w:rsidRPr="0077314B" w:rsidRDefault="0077314B" w:rsidP="0077314B">
      <w:pPr>
        <w:ind w:firstLine="432"/>
        <w:rPr>
          <w:rFonts w:cs="Arial"/>
          <w:szCs w:val="22"/>
        </w:rPr>
      </w:pPr>
      <w:r w:rsidRPr="0077314B">
        <w:rPr>
          <w:rFonts w:cs="Arial"/>
          <w:szCs w:val="22"/>
        </w:rPr>
        <w:t>Illinois State Water Survey</w:t>
      </w:r>
    </w:p>
    <w:p w14:paraId="2B602BB5" w14:textId="5B2AEC8E" w:rsidR="0077314B" w:rsidRPr="0077314B" w:rsidRDefault="0077314B" w:rsidP="0077314B">
      <w:pPr>
        <w:ind w:firstLine="432"/>
        <w:rPr>
          <w:rFonts w:cs="Arial"/>
          <w:szCs w:val="22"/>
        </w:rPr>
      </w:pPr>
      <w:r w:rsidRPr="0077314B">
        <w:rPr>
          <w:rFonts w:cs="Arial"/>
          <w:szCs w:val="22"/>
        </w:rPr>
        <w:t>Showcase of Recent Accomplishments</w:t>
      </w:r>
    </w:p>
    <w:p w14:paraId="23798D5B" w14:textId="52594232" w:rsidR="0077314B" w:rsidRPr="0077314B" w:rsidRDefault="0077314B" w:rsidP="0077314B">
      <w:pPr>
        <w:ind w:firstLine="432"/>
        <w:rPr>
          <w:rFonts w:cs="Arial"/>
          <w:szCs w:val="22"/>
        </w:rPr>
      </w:pPr>
      <w:r w:rsidRPr="0077314B">
        <w:rPr>
          <w:rFonts w:cs="Arial"/>
          <w:szCs w:val="22"/>
        </w:rPr>
        <w:t>Completed and Ongoing CTP Projects</w:t>
      </w:r>
    </w:p>
    <w:p w14:paraId="627EDF88" w14:textId="77777777" w:rsidR="00D41389" w:rsidRDefault="00D41389" w:rsidP="0077314B">
      <w:pPr>
        <w:ind w:firstLine="432"/>
        <w:rPr>
          <w:rFonts w:cs="Arial"/>
          <w:b/>
          <w:bCs/>
          <w:szCs w:val="22"/>
        </w:rPr>
      </w:pPr>
    </w:p>
    <w:p w14:paraId="0930A44B" w14:textId="6DEE92BF" w:rsidR="0077314B" w:rsidRPr="0077314B" w:rsidRDefault="0077314B" w:rsidP="0077314B">
      <w:pPr>
        <w:ind w:firstLine="432"/>
        <w:rPr>
          <w:rFonts w:cs="Arial"/>
          <w:szCs w:val="22"/>
        </w:rPr>
      </w:pPr>
      <w:r w:rsidRPr="003573D0">
        <w:rPr>
          <w:rFonts w:cs="Arial"/>
          <w:b/>
          <w:bCs/>
          <w:szCs w:val="22"/>
        </w:rPr>
        <w:t>Section 2:  Project Planning</w:t>
      </w:r>
      <w:r w:rsidR="003573D0">
        <w:rPr>
          <w:rFonts w:cs="Arial"/>
          <w:szCs w:val="22"/>
        </w:rPr>
        <w:t>………………………………………………………………</w:t>
      </w:r>
      <w:r w:rsidRPr="0077314B">
        <w:rPr>
          <w:rFonts w:cs="Arial"/>
          <w:szCs w:val="22"/>
        </w:rPr>
        <w:tab/>
        <w:t>1</w:t>
      </w:r>
      <w:r w:rsidR="000769AF">
        <w:rPr>
          <w:rFonts w:cs="Arial"/>
          <w:szCs w:val="22"/>
        </w:rPr>
        <w:t>7</w:t>
      </w:r>
    </w:p>
    <w:p w14:paraId="2A1B889F" w14:textId="35F0E101" w:rsidR="0077314B" w:rsidRPr="0077314B" w:rsidRDefault="0077314B" w:rsidP="0077314B">
      <w:pPr>
        <w:ind w:firstLine="432"/>
        <w:rPr>
          <w:rFonts w:cs="Arial"/>
          <w:szCs w:val="22"/>
        </w:rPr>
      </w:pPr>
      <w:r w:rsidRPr="0077314B">
        <w:rPr>
          <w:rFonts w:cs="Arial"/>
          <w:szCs w:val="22"/>
        </w:rPr>
        <w:t>Paper Inventory Reduction / Completion of Statewide Digital Mapping</w:t>
      </w:r>
    </w:p>
    <w:p w14:paraId="7D54F827" w14:textId="49B21553" w:rsidR="0077314B" w:rsidRPr="0077314B" w:rsidRDefault="0077314B" w:rsidP="0077314B">
      <w:pPr>
        <w:ind w:firstLine="432"/>
        <w:rPr>
          <w:rFonts w:cs="Arial"/>
          <w:szCs w:val="22"/>
        </w:rPr>
      </w:pPr>
      <w:r w:rsidRPr="0077314B">
        <w:rPr>
          <w:rFonts w:cs="Arial"/>
          <w:szCs w:val="22"/>
        </w:rPr>
        <w:t>Coordinated Needs Management Strategy (CNMS)</w:t>
      </w:r>
    </w:p>
    <w:p w14:paraId="3FC0D971" w14:textId="608A28B7" w:rsidR="0077314B" w:rsidRPr="0077314B" w:rsidRDefault="0077314B" w:rsidP="0077314B">
      <w:pPr>
        <w:ind w:firstLine="432"/>
        <w:rPr>
          <w:rFonts w:cs="Arial"/>
          <w:szCs w:val="22"/>
        </w:rPr>
      </w:pPr>
      <w:r w:rsidRPr="0077314B">
        <w:rPr>
          <w:rFonts w:cs="Arial"/>
          <w:szCs w:val="22"/>
        </w:rPr>
        <w:t>Discovery for Identification of Watershed Hydrology and Hydraulic Study Needs</w:t>
      </w:r>
    </w:p>
    <w:p w14:paraId="6462A5D5" w14:textId="0D37455D" w:rsidR="0077314B" w:rsidRPr="0077314B" w:rsidRDefault="0077314B" w:rsidP="0077314B">
      <w:pPr>
        <w:ind w:firstLine="432"/>
        <w:rPr>
          <w:rFonts w:cs="Arial"/>
          <w:szCs w:val="22"/>
        </w:rPr>
      </w:pPr>
      <w:r w:rsidRPr="0077314B">
        <w:rPr>
          <w:rFonts w:cs="Arial"/>
          <w:szCs w:val="22"/>
        </w:rPr>
        <w:t>Priority Streams for Hydrologic and Hydraulic Studies</w:t>
      </w:r>
    </w:p>
    <w:p w14:paraId="3780B7CB" w14:textId="61715D42" w:rsidR="0077314B" w:rsidRPr="0077314B" w:rsidRDefault="0077314B" w:rsidP="0077314B">
      <w:pPr>
        <w:ind w:firstLine="432"/>
        <w:rPr>
          <w:rFonts w:cs="Arial"/>
          <w:szCs w:val="22"/>
        </w:rPr>
      </w:pPr>
      <w:r w:rsidRPr="0077314B">
        <w:rPr>
          <w:rFonts w:cs="Arial"/>
          <w:szCs w:val="22"/>
        </w:rPr>
        <w:t>Priorities for Updating Digital Flood Insurance Rate Maps</w:t>
      </w:r>
    </w:p>
    <w:p w14:paraId="6017B14C" w14:textId="7B12DABD" w:rsidR="0077314B" w:rsidRPr="0077314B" w:rsidRDefault="0077314B" w:rsidP="0077314B">
      <w:pPr>
        <w:ind w:firstLine="432"/>
        <w:rPr>
          <w:rFonts w:cs="Arial"/>
          <w:szCs w:val="22"/>
        </w:rPr>
      </w:pPr>
      <w:r w:rsidRPr="0077314B">
        <w:rPr>
          <w:rFonts w:cs="Arial"/>
          <w:szCs w:val="22"/>
        </w:rPr>
        <w:t>Five Year Plan List of Priorities</w:t>
      </w:r>
    </w:p>
    <w:p w14:paraId="07F9A68D" w14:textId="707D3756" w:rsidR="0077314B" w:rsidRPr="0077314B" w:rsidRDefault="0077314B" w:rsidP="0077314B">
      <w:pPr>
        <w:ind w:firstLine="432"/>
        <w:rPr>
          <w:rFonts w:cs="Arial"/>
          <w:szCs w:val="22"/>
        </w:rPr>
      </w:pPr>
      <w:r w:rsidRPr="0077314B">
        <w:rPr>
          <w:rFonts w:cs="Arial"/>
          <w:szCs w:val="22"/>
        </w:rPr>
        <w:t>Programmatic Funding Requests</w:t>
      </w:r>
    </w:p>
    <w:p w14:paraId="64FA315B" w14:textId="77777777" w:rsidR="00D41389" w:rsidRDefault="00D41389" w:rsidP="0077314B">
      <w:pPr>
        <w:ind w:firstLine="432"/>
        <w:rPr>
          <w:rFonts w:cs="Arial"/>
          <w:b/>
          <w:bCs/>
          <w:szCs w:val="22"/>
        </w:rPr>
      </w:pPr>
    </w:p>
    <w:p w14:paraId="0F771EF5" w14:textId="2795F770" w:rsidR="0077314B" w:rsidRPr="0077314B" w:rsidRDefault="0077314B" w:rsidP="0077314B">
      <w:pPr>
        <w:ind w:firstLine="432"/>
        <w:rPr>
          <w:rFonts w:cs="Arial"/>
          <w:szCs w:val="22"/>
        </w:rPr>
      </w:pPr>
      <w:r w:rsidRPr="003573D0">
        <w:rPr>
          <w:rFonts w:cs="Arial"/>
          <w:b/>
          <w:bCs/>
          <w:szCs w:val="22"/>
        </w:rPr>
        <w:t>Section 3:  Staffing and Resources</w:t>
      </w:r>
      <w:r w:rsidR="003573D0">
        <w:rPr>
          <w:rFonts w:cs="Arial"/>
          <w:szCs w:val="22"/>
        </w:rPr>
        <w:t>…………………………………………………...</w:t>
      </w:r>
      <w:r w:rsidRPr="0077314B">
        <w:rPr>
          <w:rFonts w:cs="Arial"/>
          <w:szCs w:val="22"/>
        </w:rPr>
        <w:tab/>
        <w:t>3</w:t>
      </w:r>
      <w:r w:rsidR="00B820F3">
        <w:rPr>
          <w:rFonts w:cs="Arial"/>
          <w:szCs w:val="22"/>
        </w:rPr>
        <w:t>7</w:t>
      </w:r>
    </w:p>
    <w:p w14:paraId="67EB452A" w14:textId="1B8B0428" w:rsidR="0077314B" w:rsidRPr="0077314B" w:rsidRDefault="0077314B" w:rsidP="0077314B">
      <w:pPr>
        <w:ind w:firstLine="432"/>
        <w:rPr>
          <w:rFonts w:cs="Arial"/>
          <w:szCs w:val="22"/>
        </w:rPr>
      </w:pPr>
      <w:r w:rsidRPr="0077314B">
        <w:rPr>
          <w:rFonts w:cs="Arial"/>
          <w:szCs w:val="22"/>
        </w:rPr>
        <w:t>IDNR/OWR Staffing and Resources</w:t>
      </w:r>
    </w:p>
    <w:p w14:paraId="47C943E2" w14:textId="327BE3A5" w:rsidR="0077314B" w:rsidRPr="0077314B" w:rsidRDefault="0077314B" w:rsidP="0077314B">
      <w:pPr>
        <w:ind w:firstLine="432"/>
        <w:rPr>
          <w:rFonts w:cs="Arial"/>
          <w:szCs w:val="22"/>
        </w:rPr>
      </w:pPr>
      <w:r w:rsidRPr="0077314B">
        <w:rPr>
          <w:rFonts w:cs="Arial"/>
          <w:szCs w:val="22"/>
        </w:rPr>
        <w:t>ISWS/CHAMP Staffing and Resources</w:t>
      </w:r>
    </w:p>
    <w:p w14:paraId="0F3E16F6" w14:textId="364DE0CF" w:rsidR="0077314B" w:rsidRDefault="0077314B" w:rsidP="0077314B">
      <w:pPr>
        <w:ind w:firstLine="432"/>
        <w:rPr>
          <w:rFonts w:cs="Arial"/>
          <w:szCs w:val="22"/>
        </w:rPr>
      </w:pPr>
      <w:r w:rsidRPr="0077314B">
        <w:rPr>
          <w:rFonts w:cs="Arial"/>
          <w:szCs w:val="22"/>
        </w:rPr>
        <w:t>IDNR/OWR and ISWS Local, State, and National Associations</w:t>
      </w:r>
    </w:p>
    <w:p w14:paraId="70ED818D" w14:textId="77777777" w:rsidR="00D41389" w:rsidRDefault="00D41389" w:rsidP="0077314B">
      <w:pPr>
        <w:ind w:firstLine="432"/>
        <w:rPr>
          <w:rFonts w:cs="Arial"/>
          <w:b/>
          <w:bCs/>
          <w:szCs w:val="22"/>
        </w:rPr>
      </w:pPr>
    </w:p>
    <w:p w14:paraId="33CA0EF4" w14:textId="6B67AB20" w:rsidR="003573D0" w:rsidRPr="0077314B" w:rsidRDefault="003573D0" w:rsidP="0077314B">
      <w:pPr>
        <w:ind w:firstLine="432"/>
        <w:rPr>
          <w:rFonts w:cs="Arial"/>
          <w:szCs w:val="22"/>
        </w:rPr>
      </w:pPr>
      <w:r w:rsidRPr="00D41389">
        <w:rPr>
          <w:rFonts w:cs="Arial"/>
          <w:b/>
          <w:bCs/>
          <w:szCs w:val="22"/>
        </w:rPr>
        <w:t xml:space="preserve">Section 4:  </w:t>
      </w:r>
      <w:r w:rsidR="00D41389" w:rsidRPr="00D41389">
        <w:rPr>
          <w:rFonts w:cs="Arial"/>
          <w:b/>
          <w:bCs/>
          <w:szCs w:val="22"/>
        </w:rPr>
        <w:t>Community Outreach and Mitigation Strategies</w:t>
      </w:r>
      <w:r w:rsidR="00D41389">
        <w:rPr>
          <w:rFonts w:cs="Arial"/>
          <w:szCs w:val="22"/>
        </w:rPr>
        <w:t>………………………  5</w:t>
      </w:r>
      <w:r w:rsidR="00B820F3">
        <w:rPr>
          <w:rFonts w:cs="Arial"/>
          <w:szCs w:val="22"/>
        </w:rPr>
        <w:t>8</w:t>
      </w:r>
    </w:p>
    <w:p w14:paraId="4607110A" w14:textId="126CE7FA" w:rsidR="00D41389" w:rsidRDefault="00EA5DE4" w:rsidP="0077314B">
      <w:pPr>
        <w:ind w:firstLine="432"/>
        <w:rPr>
          <w:rFonts w:cs="Arial"/>
          <w:szCs w:val="22"/>
        </w:rPr>
      </w:pPr>
      <w:r w:rsidRPr="00EA5DE4">
        <w:rPr>
          <w:rFonts w:cs="Arial"/>
          <w:szCs w:val="22"/>
        </w:rPr>
        <w:t>Current outreach meetings and process</w:t>
      </w:r>
    </w:p>
    <w:p w14:paraId="7E1A88FE" w14:textId="28E609A4" w:rsidR="00EA5DE4" w:rsidRDefault="00EA5DE4" w:rsidP="0077314B">
      <w:pPr>
        <w:ind w:firstLine="432"/>
        <w:rPr>
          <w:rFonts w:cs="Arial"/>
          <w:szCs w:val="22"/>
        </w:rPr>
      </w:pPr>
      <w:r w:rsidRPr="00EA5DE4">
        <w:rPr>
          <w:rFonts w:cs="Arial"/>
          <w:szCs w:val="22"/>
        </w:rPr>
        <w:t>Strategic Planning for Community Engagement</w:t>
      </w:r>
    </w:p>
    <w:p w14:paraId="2E08C5D6" w14:textId="2E71435A" w:rsidR="00EA5DE4" w:rsidRDefault="00EA5DE4" w:rsidP="0077314B">
      <w:pPr>
        <w:ind w:firstLine="432"/>
        <w:rPr>
          <w:rFonts w:cs="Arial"/>
          <w:szCs w:val="22"/>
        </w:rPr>
      </w:pPr>
      <w:r w:rsidRPr="00EA5DE4">
        <w:rPr>
          <w:rFonts w:cs="Arial"/>
          <w:szCs w:val="22"/>
        </w:rPr>
        <w:t>Meetings and Process Facilitation</w:t>
      </w:r>
    </w:p>
    <w:p w14:paraId="6B3D9C15" w14:textId="6A81EE5C" w:rsidR="00EA5DE4" w:rsidRDefault="00EA5DE4" w:rsidP="0077314B">
      <w:pPr>
        <w:ind w:firstLine="432"/>
        <w:rPr>
          <w:rFonts w:cs="Arial"/>
          <w:szCs w:val="22"/>
        </w:rPr>
      </w:pPr>
      <w:r w:rsidRPr="00EA5DE4">
        <w:rPr>
          <w:rFonts w:cs="Arial"/>
          <w:szCs w:val="22"/>
        </w:rPr>
        <w:t>Mitigation Support</w:t>
      </w:r>
    </w:p>
    <w:p w14:paraId="66A6C60F" w14:textId="056AE9BF" w:rsidR="00EA5DE4" w:rsidRDefault="00EA5DE4" w:rsidP="0077314B">
      <w:pPr>
        <w:ind w:firstLine="432"/>
        <w:rPr>
          <w:rFonts w:cs="Arial"/>
          <w:szCs w:val="22"/>
        </w:rPr>
      </w:pPr>
      <w:r w:rsidRPr="00EA5DE4">
        <w:rPr>
          <w:rFonts w:cs="Arial"/>
          <w:szCs w:val="22"/>
        </w:rPr>
        <w:t>Communication and Outreach to Communities</w:t>
      </w:r>
    </w:p>
    <w:p w14:paraId="20D9F064" w14:textId="06A04235" w:rsidR="00EA5DE4" w:rsidRDefault="00EA5DE4" w:rsidP="0077314B">
      <w:pPr>
        <w:ind w:firstLine="432"/>
        <w:rPr>
          <w:rFonts w:cs="Arial"/>
          <w:szCs w:val="22"/>
        </w:rPr>
      </w:pPr>
      <w:r w:rsidRPr="00EA5DE4">
        <w:rPr>
          <w:rFonts w:cs="Arial"/>
          <w:szCs w:val="22"/>
        </w:rPr>
        <w:t>Training and Community Capability Development</w:t>
      </w:r>
    </w:p>
    <w:p w14:paraId="54619266" w14:textId="3400B85F" w:rsidR="00EA5DE4" w:rsidRDefault="00EA5DE4" w:rsidP="0077314B">
      <w:pPr>
        <w:ind w:firstLine="432"/>
        <w:rPr>
          <w:rFonts w:cs="Arial"/>
          <w:szCs w:val="22"/>
        </w:rPr>
      </w:pPr>
      <w:r w:rsidRPr="00EA5DE4">
        <w:rPr>
          <w:rFonts w:cs="Arial"/>
          <w:szCs w:val="22"/>
        </w:rPr>
        <w:t xml:space="preserve">Stakeholder engagement and building </w:t>
      </w:r>
      <w:r w:rsidR="00BB4A93" w:rsidRPr="00EA5DE4">
        <w:rPr>
          <w:rFonts w:cs="Arial"/>
          <w:szCs w:val="22"/>
        </w:rPr>
        <w:t>partnerships</w:t>
      </w:r>
    </w:p>
    <w:p w14:paraId="31F2AB9B" w14:textId="29A15B44" w:rsidR="00EA5DE4" w:rsidRDefault="00EA5DE4" w:rsidP="0077314B">
      <w:pPr>
        <w:ind w:firstLine="432"/>
        <w:rPr>
          <w:rFonts w:cs="Arial"/>
          <w:szCs w:val="22"/>
        </w:rPr>
      </w:pPr>
      <w:r w:rsidRPr="00EA5DE4">
        <w:rPr>
          <w:rFonts w:cs="Arial"/>
          <w:szCs w:val="22"/>
        </w:rPr>
        <w:t>Mentoring</w:t>
      </w:r>
    </w:p>
    <w:p w14:paraId="33867DA2" w14:textId="3FA002AA" w:rsidR="00EA5DE4" w:rsidRDefault="00EA5DE4" w:rsidP="00EA5DE4">
      <w:pPr>
        <w:ind w:left="432"/>
        <w:rPr>
          <w:rFonts w:cs="Arial"/>
          <w:szCs w:val="22"/>
        </w:rPr>
      </w:pPr>
      <w:r w:rsidRPr="00EA5DE4">
        <w:rPr>
          <w:rFonts w:cs="Arial"/>
          <w:szCs w:val="22"/>
        </w:rPr>
        <w:t xml:space="preserve">Recommendations to FEMA </w:t>
      </w:r>
    </w:p>
    <w:p w14:paraId="77E6EF47" w14:textId="77777777" w:rsidR="00EA5DE4" w:rsidRDefault="00EA5DE4" w:rsidP="0077314B">
      <w:pPr>
        <w:ind w:firstLine="432"/>
        <w:rPr>
          <w:rFonts w:cs="Arial"/>
          <w:szCs w:val="22"/>
        </w:rPr>
      </w:pPr>
    </w:p>
    <w:p w14:paraId="5C039762" w14:textId="03B22380" w:rsidR="0077314B" w:rsidRPr="0077314B" w:rsidRDefault="0077314B" w:rsidP="0077314B">
      <w:pPr>
        <w:ind w:firstLine="432"/>
        <w:rPr>
          <w:rFonts w:cs="Arial"/>
          <w:szCs w:val="22"/>
        </w:rPr>
      </w:pPr>
      <w:r w:rsidRPr="0077314B">
        <w:rPr>
          <w:rFonts w:cs="Arial"/>
          <w:szCs w:val="22"/>
        </w:rPr>
        <w:t>Conclusion</w:t>
      </w:r>
      <w:r w:rsidR="003573D0">
        <w:rPr>
          <w:rFonts w:cs="Arial"/>
          <w:szCs w:val="22"/>
        </w:rPr>
        <w:t>……………………………………………………………………………………</w:t>
      </w:r>
      <w:r w:rsidRPr="0077314B">
        <w:rPr>
          <w:rFonts w:cs="Arial"/>
          <w:szCs w:val="22"/>
        </w:rPr>
        <w:tab/>
      </w:r>
      <w:r w:rsidR="007D1818">
        <w:rPr>
          <w:rFonts w:cs="Arial"/>
          <w:szCs w:val="22"/>
        </w:rPr>
        <w:t>6</w:t>
      </w:r>
      <w:r w:rsidR="00B820F3">
        <w:rPr>
          <w:rFonts w:cs="Arial"/>
          <w:szCs w:val="22"/>
        </w:rPr>
        <w:t>1</w:t>
      </w:r>
    </w:p>
    <w:p w14:paraId="6EF9411B" w14:textId="77777777" w:rsidR="00D41389" w:rsidRDefault="00D41389" w:rsidP="0077314B">
      <w:pPr>
        <w:ind w:firstLine="432"/>
        <w:rPr>
          <w:rFonts w:cs="Arial"/>
          <w:szCs w:val="22"/>
        </w:rPr>
      </w:pPr>
    </w:p>
    <w:p w14:paraId="10D37767" w14:textId="43E5C02B" w:rsidR="0077314B" w:rsidRPr="0077314B" w:rsidRDefault="00B820F3" w:rsidP="0077314B">
      <w:pPr>
        <w:ind w:firstLine="432"/>
        <w:rPr>
          <w:rFonts w:cs="Arial"/>
          <w:szCs w:val="22"/>
        </w:rPr>
      </w:pPr>
      <w:r w:rsidRPr="0077314B">
        <w:rPr>
          <w:rFonts w:cs="Arial"/>
          <w:szCs w:val="22"/>
        </w:rPr>
        <w:t>Appendix…</w:t>
      </w:r>
      <w:r w:rsidR="003573D0">
        <w:rPr>
          <w:rFonts w:cs="Arial"/>
          <w:szCs w:val="22"/>
        </w:rPr>
        <w:t>……………………………………………………………………………</w:t>
      </w:r>
      <w:r w:rsidR="00BB4A93">
        <w:rPr>
          <w:rFonts w:cs="Arial"/>
          <w:szCs w:val="22"/>
        </w:rPr>
        <w:t>…...</w:t>
      </w:r>
      <w:r w:rsidR="0077314B" w:rsidRPr="0077314B">
        <w:rPr>
          <w:rFonts w:cs="Arial"/>
          <w:szCs w:val="22"/>
        </w:rPr>
        <w:tab/>
        <w:t>6</w:t>
      </w:r>
      <w:r>
        <w:rPr>
          <w:rFonts w:cs="Arial"/>
          <w:szCs w:val="22"/>
        </w:rPr>
        <w:t>2</w:t>
      </w:r>
    </w:p>
    <w:p w14:paraId="5DE81F59" w14:textId="1B985401" w:rsidR="005B3EA1" w:rsidRPr="0077314B" w:rsidRDefault="005B3EA1">
      <w:pPr>
        <w:ind w:firstLine="432"/>
        <w:rPr>
          <w:rFonts w:cs="Arial"/>
          <w:szCs w:val="22"/>
        </w:rPr>
      </w:pPr>
    </w:p>
    <w:p w14:paraId="3F165653" w14:textId="343D826E" w:rsidR="0089228C" w:rsidRPr="0077314B" w:rsidRDefault="00927B84" w:rsidP="008D2B14">
      <w:pPr>
        <w:pStyle w:val="TOCHeading"/>
        <w:spacing w:before="0" w:after="120" w:line="240" w:lineRule="auto"/>
        <w:rPr>
          <w:b/>
          <w:bCs/>
          <w:sz w:val="28"/>
          <w:szCs w:val="28"/>
        </w:rPr>
      </w:pPr>
      <w:r w:rsidRPr="0077314B">
        <w:rPr>
          <w:b/>
          <w:bCs/>
          <w:sz w:val="28"/>
          <w:szCs w:val="28"/>
        </w:rPr>
        <w:t>Tables</w:t>
      </w:r>
      <w:bookmarkEnd w:id="25"/>
      <w:bookmarkEnd w:id="26"/>
    </w:p>
    <w:p w14:paraId="344C410E" w14:textId="712DBFFC" w:rsidR="00B820F3" w:rsidRDefault="00B80A6A">
      <w:pPr>
        <w:pStyle w:val="TableofFigures"/>
        <w:tabs>
          <w:tab w:val="right" w:leader="dot" w:pos="9350"/>
        </w:tabs>
        <w:rPr>
          <w:rFonts w:asciiTheme="minorHAnsi" w:eastAsiaTheme="minorEastAsia" w:hAnsiTheme="minorHAnsi" w:cstheme="minorBidi"/>
          <w:noProof/>
          <w:kern w:val="2"/>
          <w:szCs w:val="22"/>
          <w14:ligatures w14:val="standardContextual"/>
        </w:rPr>
      </w:pPr>
      <w:r>
        <w:rPr>
          <w:rFonts w:cs="Arial"/>
        </w:rPr>
        <w:fldChar w:fldCharType="begin"/>
      </w:r>
      <w:r>
        <w:rPr>
          <w:rFonts w:cs="Arial"/>
        </w:rPr>
        <w:instrText xml:space="preserve"> TOC \h \z \c "Table" </w:instrText>
      </w:r>
      <w:r>
        <w:rPr>
          <w:rFonts w:cs="Arial"/>
        </w:rPr>
        <w:fldChar w:fldCharType="separate"/>
      </w:r>
      <w:hyperlink w:anchor="_Toc146207550" w:history="1">
        <w:r w:rsidR="00B820F3" w:rsidRPr="00651C3F">
          <w:rPr>
            <w:rStyle w:val="Hyperlink"/>
            <w:noProof/>
          </w:rPr>
          <w:t>Table 1. Summary of Current ISWS CTP Projects</w:t>
        </w:r>
        <w:r w:rsidR="00B820F3">
          <w:rPr>
            <w:noProof/>
            <w:webHidden/>
          </w:rPr>
          <w:tab/>
        </w:r>
        <w:r w:rsidR="00B820F3">
          <w:rPr>
            <w:noProof/>
            <w:webHidden/>
          </w:rPr>
          <w:fldChar w:fldCharType="begin"/>
        </w:r>
        <w:r w:rsidR="00B820F3">
          <w:rPr>
            <w:noProof/>
            <w:webHidden/>
          </w:rPr>
          <w:instrText xml:space="preserve"> PAGEREF _Toc146207550 \h </w:instrText>
        </w:r>
        <w:r w:rsidR="00B820F3">
          <w:rPr>
            <w:noProof/>
            <w:webHidden/>
          </w:rPr>
        </w:r>
        <w:r w:rsidR="00B820F3">
          <w:rPr>
            <w:noProof/>
            <w:webHidden/>
          </w:rPr>
          <w:fldChar w:fldCharType="separate"/>
        </w:r>
        <w:r w:rsidR="00B820F3">
          <w:rPr>
            <w:noProof/>
            <w:webHidden/>
          </w:rPr>
          <w:t>14</w:t>
        </w:r>
        <w:r w:rsidR="00B820F3">
          <w:rPr>
            <w:noProof/>
            <w:webHidden/>
          </w:rPr>
          <w:fldChar w:fldCharType="end"/>
        </w:r>
      </w:hyperlink>
    </w:p>
    <w:p w14:paraId="6C688415" w14:textId="3278C36E"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1" w:history="1">
        <w:r w:rsidRPr="00651C3F">
          <w:rPr>
            <w:rStyle w:val="Hyperlink"/>
            <w:noProof/>
          </w:rPr>
          <w:t xml:space="preserve">         Table 2. Paper Inventory Reduction Prioritization</w:t>
        </w:r>
        <w:r>
          <w:rPr>
            <w:noProof/>
            <w:webHidden/>
          </w:rPr>
          <w:tab/>
        </w:r>
        <w:r>
          <w:rPr>
            <w:noProof/>
            <w:webHidden/>
          </w:rPr>
          <w:fldChar w:fldCharType="begin"/>
        </w:r>
        <w:r>
          <w:rPr>
            <w:noProof/>
            <w:webHidden/>
          </w:rPr>
          <w:instrText xml:space="preserve"> PAGEREF _Toc146207551 \h </w:instrText>
        </w:r>
        <w:r>
          <w:rPr>
            <w:noProof/>
            <w:webHidden/>
          </w:rPr>
        </w:r>
        <w:r>
          <w:rPr>
            <w:noProof/>
            <w:webHidden/>
          </w:rPr>
          <w:fldChar w:fldCharType="separate"/>
        </w:r>
        <w:r>
          <w:rPr>
            <w:noProof/>
            <w:webHidden/>
          </w:rPr>
          <w:t>18</w:t>
        </w:r>
        <w:r>
          <w:rPr>
            <w:noProof/>
            <w:webHidden/>
          </w:rPr>
          <w:fldChar w:fldCharType="end"/>
        </w:r>
      </w:hyperlink>
    </w:p>
    <w:p w14:paraId="00A01D35" w14:textId="76D2CBE6"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2" w:history="1">
        <w:r w:rsidRPr="00651C3F">
          <w:rPr>
            <w:rStyle w:val="Hyperlink"/>
            <w:noProof/>
          </w:rPr>
          <w:t>Table 3. CNMS Stream Miles Summary by HUC 8</w:t>
        </w:r>
        <w:r>
          <w:rPr>
            <w:noProof/>
            <w:webHidden/>
          </w:rPr>
          <w:tab/>
        </w:r>
        <w:r>
          <w:rPr>
            <w:noProof/>
            <w:webHidden/>
          </w:rPr>
          <w:fldChar w:fldCharType="begin"/>
        </w:r>
        <w:r>
          <w:rPr>
            <w:noProof/>
            <w:webHidden/>
          </w:rPr>
          <w:instrText xml:space="preserve"> PAGEREF _Toc146207552 \h </w:instrText>
        </w:r>
        <w:r>
          <w:rPr>
            <w:noProof/>
            <w:webHidden/>
          </w:rPr>
        </w:r>
        <w:r>
          <w:rPr>
            <w:noProof/>
            <w:webHidden/>
          </w:rPr>
          <w:fldChar w:fldCharType="separate"/>
        </w:r>
        <w:r>
          <w:rPr>
            <w:noProof/>
            <w:webHidden/>
          </w:rPr>
          <w:t>20</w:t>
        </w:r>
        <w:r>
          <w:rPr>
            <w:noProof/>
            <w:webHidden/>
          </w:rPr>
          <w:fldChar w:fldCharType="end"/>
        </w:r>
      </w:hyperlink>
    </w:p>
    <w:p w14:paraId="198D2C3C" w14:textId="0FD1B568"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3" w:history="1">
        <w:r w:rsidRPr="00651C3F">
          <w:rPr>
            <w:rStyle w:val="Hyperlink"/>
            <w:noProof/>
          </w:rPr>
          <w:t>Table 4. Discovery HUC8 Ten Highest Priority</w:t>
        </w:r>
        <w:r>
          <w:rPr>
            <w:noProof/>
            <w:webHidden/>
          </w:rPr>
          <w:tab/>
        </w:r>
        <w:r>
          <w:rPr>
            <w:noProof/>
            <w:webHidden/>
          </w:rPr>
          <w:fldChar w:fldCharType="begin"/>
        </w:r>
        <w:r>
          <w:rPr>
            <w:noProof/>
            <w:webHidden/>
          </w:rPr>
          <w:instrText xml:space="preserve"> PAGEREF _Toc146207553 \h </w:instrText>
        </w:r>
        <w:r>
          <w:rPr>
            <w:noProof/>
            <w:webHidden/>
          </w:rPr>
        </w:r>
        <w:r>
          <w:rPr>
            <w:noProof/>
            <w:webHidden/>
          </w:rPr>
          <w:fldChar w:fldCharType="separate"/>
        </w:r>
        <w:r>
          <w:rPr>
            <w:noProof/>
            <w:webHidden/>
          </w:rPr>
          <w:t>23</w:t>
        </w:r>
        <w:r>
          <w:rPr>
            <w:noProof/>
            <w:webHidden/>
          </w:rPr>
          <w:fldChar w:fldCharType="end"/>
        </w:r>
      </w:hyperlink>
    </w:p>
    <w:p w14:paraId="57E6B331" w14:textId="4EF65987"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4" w:history="1">
        <w:r w:rsidRPr="00651C3F">
          <w:rPr>
            <w:rStyle w:val="Hyperlink"/>
            <w:noProof/>
          </w:rPr>
          <w:t>Table 5. Kishwaukee Existing Unverified-CNMS Miles and Study Needs</w:t>
        </w:r>
        <w:r>
          <w:rPr>
            <w:noProof/>
            <w:webHidden/>
          </w:rPr>
          <w:tab/>
        </w:r>
        <w:r>
          <w:rPr>
            <w:noProof/>
            <w:webHidden/>
          </w:rPr>
          <w:fldChar w:fldCharType="begin"/>
        </w:r>
        <w:r>
          <w:rPr>
            <w:noProof/>
            <w:webHidden/>
          </w:rPr>
          <w:instrText xml:space="preserve"> PAGEREF _Toc146207554 \h </w:instrText>
        </w:r>
        <w:r>
          <w:rPr>
            <w:noProof/>
            <w:webHidden/>
          </w:rPr>
        </w:r>
        <w:r>
          <w:rPr>
            <w:noProof/>
            <w:webHidden/>
          </w:rPr>
          <w:fldChar w:fldCharType="separate"/>
        </w:r>
        <w:r>
          <w:rPr>
            <w:noProof/>
            <w:webHidden/>
          </w:rPr>
          <w:t>26</w:t>
        </w:r>
        <w:r>
          <w:rPr>
            <w:noProof/>
            <w:webHidden/>
          </w:rPr>
          <w:fldChar w:fldCharType="end"/>
        </w:r>
      </w:hyperlink>
    </w:p>
    <w:p w14:paraId="48754963" w14:textId="65CB64EB"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r:id="rId17" w:anchor="_Toc146207555" w:history="1">
        <w:r w:rsidRPr="00651C3F">
          <w:rPr>
            <w:rStyle w:val="Hyperlink"/>
            <w:noProof/>
          </w:rPr>
          <w:t>Table 6. Sangamon River Study Needs</w:t>
        </w:r>
        <w:r>
          <w:rPr>
            <w:noProof/>
            <w:webHidden/>
          </w:rPr>
          <w:tab/>
        </w:r>
        <w:r>
          <w:rPr>
            <w:noProof/>
            <w:webHidden/>
          </w:rPr>
          <w:fldChar w:fldCharType="begin"/>
        </w:r>
        <w:r>
          <w:rPr>
            <w:noProof/>
            <w:webHidden/>
          </w:rPr>
          <w:instrText xml:space="preserve"> PAGEREF _Toc146207555 \h </w:instrText>
        </w:r>
        <w:r>
          <w:rPr>
            <w:noProof/>
            <w:webHidden/>
          </w:rPr>
        </w:r>
        <w:r>
          <w:rPr>
            <w:noProof/>
            <w:webHidden/>
          </w:rPr>
          <w:fldChar w:fldCharType="separate"/>
        </w:r>
        <w:r>
          <w:rPr>
            <w:noProof/>
            <w:webHidden/>
          </w:rPr>
          <w:t>29</w:t>
        </w:r>
        <w:r>
          <w:rPr>
            <w:noProof/>
            <w:webHidden/>
          </w:rPr>
          <w:fldChar w:fldCharType="end"/>
        </w:r>
      </w:hyperlink>
    </w:p>
    <w:p w14:paraId="568D3062" w14:textId="52EA49B6"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6" w:history="1">
        <w:r w:rsidRPr="00651C3F">
          <w:rPr>
            <w:rStyle w:val="Hyperlink"/>
            <w:noProof/>
          </w:rPr>
          <w:t>Table 7. Proposed Five-Year Plan</w:t>
        </w:r>
        <w:r>
          <w:rPr>
            <w:noProof/>
            <w:webHidden/>
          </w:rPr>
          <w:tab/>
        </w:r>
        <w:r>
          <w:rPr>
            <w:noProof/>
            <w:webHidden/>
          </w:rPr>
          <w:fldChar w:fldCharType="begin"/>
        </w:r>
        <w:r>
          <w:rPr>
            <w:noProof/>
            <w:webHidden/>
          </w:rPr>
          <w:instrText xml:space="preserve"> PAGEREF _Toc146207556 \h </w:instrText>
        </w:r>
        <w:r>
          <w:rPr>
            <w:noProof/>
            <w:webHidden/>
          </w:rPr>
        </w:r>
        <w:r>
          <w:rPr>
            <w:noProof/>
            <w:webHidden/>
          </w:rPr>
          <w:fldChar w:fldCharType="separate"/>
        </w:r>
        <w:r>
          <w:rPr>
            <w:noProof/>
            <w:webHidden/>
          </w:rPr>
          <w:t>31</w:t>
        </w:r>
        <w:r>
          <w:rPr>
            <w:noProof/>
            <w:webHidden/>
          </w:rPr>
          <w:fldChar w:fldCharType="end"/>
        </w:r>
      </w:hyperlink>
    </w:p>
    <w:p w14:paraId="0185FC24" w14:textId="03A4BA51"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7" w:history="1">
        <w:r w:rsidRPr="00651C3F">
          <w:rPr>
            <w:rStyle w:val="Hyperlink"/>
            <w:noProof/>
          </w:rPr>
          <w:t>Table 10. FY22 (estimated) OWR Requested Re-Appropriations</w:t>
        </w:r>
        <w:r>
          <w:rPr>
            <w:noProof/>
            <w:webHidden/>
          </w:rPr>
          <w:tab/>
        </w:r>
        <w:r>
          <w:rPr>
            <w:noProof/>
            <w:webHidden/>
          </w:rPr>
          <w:fldChar w:fldCharType="begin"/>
        </w:r>
        <w:r>
          <w:rPr>
            <w:noProof/>
            <w:webHidden/>
          </w:rPr>
          <w:instrText xml:space="preserve"> PAGEREF _Toc146207557 \h </w:instrText>
        </w:r>
        <w:r>
          <w:rPr>
            <w:noProof/>
            <w:webHidden/>
          </w:rPr>
        </w:r>
        <w:r>
          <w:rPr>
            <w:noProof/>
            <w:webHidden/>
          </w:rPr>
          <w:fldChar w:fldCharType="separate"/>
        </w:r>
        <w:r>
          <w:rPr>
            <w:noProof/>
            <w:webHidden/>
          </w:rPr>
          <w:t>47</w:t>
        </w:r>
        <w:r>
          <w:rPr>
            <w:noProof/>
            <w:webHidden/>
          </w:rPr>
          <w:fldChar w:fldCharType="end"/>
        </w:r>
      </w:hyperlink>
    </w:p>
    <w:p w14:paraId="0C26B112" w14:textId="20F7058F"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58" w:history="1">
        <w:r w:rsidRPr="00651C3F">
          <w:rPr>
            <w:rStyle w:val="Hyperlink"/>
            <w:noProof/>
          </w:rPr>
          <w:t>Table 12. FEMA Grants</w:t>
        </w:r>
        <w:r>
          <w:rPr>
            <w:noProof/>
            <w:webHidden/>
          </w:rPr>
          <w:tab/>
        </w:r>
        <w:r>
          <w:rPr>
            <w:noProof/>
            <w:webHidden/>
          </w:rPr>
          <w:fldChar w:fldCharType="begin"/>
        </w:r>
        <w:r>
          <w:rPr>
            <w:noProof/>
            <w:webHidden/>
          </w:rPr>
          <w:instrText xml:space="preserve"> PAGEREF _Toc146207558 \h </w:instrText>
        </w:r>
        <w:r>
          <w:rPr>
            <w:noProof/>
            <w:webHidden/>
          </w:rPr>
        </w:r>
        <w:r>
          <w:rPr>
            <w:noProof/>
            <w:webHidden/>
          </w:rPr>
          <w:fldChar w:fldCharType="separate"/>
        </w:r>
        <w:r>
          <w:rPr>
            <w:noProof/>
            <w:webHidden/>
          </w:rPr>
          <w:t>50</w:t>
        </w:r>
        <w:r>
          <w:rPr>
            <w:noProof/>
            <w:webHidden/>
          </w:rPr>
          <w:fldChar w:fldCharType="end"/>
        </w:r>
      </w:hyperlink>
    </w:p>
    <w:p w14:paraId="77440447" w14:textId="4363B7A9" w:rsidR="00B80A6A" w:rsidRPr="00C2481A" w:rsidRDefault="00B80A6A" w:rsidP="00852C29">
      <w:pPr>
        <w:spacing w:after="60" w:line="360" w:lineRule="auto"/>
        <w:rPr>
          <w:rFonts w:cs="Arial"/>
        </w:rPr>
      </w:pPr>
      <w:r>
        <w:rPr>
          <w:rFonts w:cs="Arial"/>
        </w:rPr>
        <w:fldChar w:fldCharType="end"/>
      </w:r>
    </w:p>
    <w:p w14:paraId="5212AC58" w14:textId="2644DA9C" w:rsidR="00927B84" w:rsidRPr="0077314B" w:rsidRDefault="00927B84" w:rsidP="0077314B">
      <w:pPr>
        <w:pStyle w:val="TOCHeading"/>
        <w:spacing w:before="0" w:after="120" w:line="240" w:lineRule="auto"/>
        <w:rPr>
          <w:b/>
          <w:bCs/>
          <w:sz w:val="28"/>
          <w:szCs w:val="28"/>
        </w:rPr>
      </w:pPr>
      <w:r w:rsidRPr="0077314B">
        <w:rPr>
          <w:b/>
          <w:bCs/>
          <w:sz w:val="28"/>
          <w:szCs w:val="28"/>
        </w:rPr>
        <w:t>Figures</w:t>
      </w:r>
    </w:p>
    <w:p w14:paraId="135185EF" w14:textId="1A220E10" w:rsidR="005937B4" w:rsidRPr="000C2CE0" w:rsidRDefault="005937B4" w:rsidP="008D2B14">
      <w:pPr>
        <w:pStyle w:val="TOC1"/>
        <w:rPr>
          <w:noProof/>
        </w:rPr>
        <w:sectPr w:rsidR="005937B4" w:rsidRPr="000C2CE0" w:rsidSect="00C36452">
          <w:headerReference w:type="default" r:id="rId18"/>
          <w:footerReference w:type="default" r:id="rId19"/>
          <w:headerReference w:type="first" r:id="rId20"/>
          <w:type w:val="continuous"/>
          <w:pgSz w:w="12240" w:h="15840" w:code="1"/>
          <w:pgMar w:top="1728" w:right="1440" w:bottom="1440" w:left="1440" w:header="720" w:footer="720" w:gutter="0"/>
          <w:pgNumType w:start="1"/>
          <w:cols w:space="720"/>
          <w:docGrid w:linePitch="360"/>
        </w:sectPr>
      </w:pPr>
    </w:p>
    <w:p w14:paraId="6E08C275" w14:textId="1CCF8734" w:rsidR="00B820F3" w:rsidRDefault="000C2CE0">
      <w:pPr>
        <w:pStyle w:val="TableofFigures"/>
        <w:tabs>
          <w:tab w:val="right" w:leader="dot" w:pos="9350"/>
        </w:tabs>
        <w:rPr>
          <w:rFonts w:asciiTheme="minorHAnsi" w:eastAsiaTheme="minorEastAsia" w:hAnsiTheme="minorHAnsi" w:cstheme="minorBidi"/>
          <w:noProof/>
          <w:kern w:val="2"/>
          <w:szCs w:val="22"/>
          <w14:ligatures w14:val="standardContextual"/>
        </w:rPr>
      </w:pPr>
      <w:r>
        <w:fldChar w:fldCharType="begin"/>
      </w:r>
      <w:r>
        <w:instrText xml:space="preserve"> TOC \h \z \c "Figure" </w:instrText>
      </w:r>
      <w:r>
        <w:fldChar w:fldCharType="separate"/>
      </w:r>
      <w:hyperlink r:id="rId21" w:anchor="_Toc146207542" w:history="1">
        <w:r w:rsidR="00B820F3" w:rsidRPr="00725324">
          <w:rPr>
            <w:rStyle w:val="Hyperlink"/>
            <w:noProof/>
          </w:rPr>
          <w:t>Figure 1 SAFR Structure Information Sheet</w:t>
        </w:r>
        <w:r w:rsidR="00B820F3">
          <w:rPr>
            <w:noProof/>
            <w:webHidden/>
          </w:rPr>
          <w:tab/>
        </w:r>
        <w:r w:rsidR="00B820F3">
          <w:rPr>
            <w:noProof/>
            <w:webHidden/>
          </w:rPr>
          <w:fldChar w:fldCharType="begin"/>
        </w:r>
        <w:r w:rsidR="00B820F3">
          <w:rPr>
            <w:noProof/>
            <w:webHidden/>
          </w:rPr>
          <w:instrText xml:space="preserve"> PAGEREF _Toc146207542 \h </w:instrText>
        </w:r>
        <w:r w:rsidR="00B820F3">
          <w:rPr>
            <w:noProof/>
            <w:webHidden/>
          </w:rPr>
        </w:r>
        <w:r w:rsidR="00B820F3">
          <w:rPr>
            <w:noProof/>
            <w:webHidden/>
          </w:rPr>
          <w:fldChar w:fldCharType="separate"/>
        </w:r>
        <w:r w:rsidR="00B820F3">
          <w:rPr>
            <w:noProof/>
            <w:webHidden/>
          </w:rPr>
          <w:t>10</w:t>
        </w:r>
        <w:r w:rsidR="00B820F3">
          <w:rPr>
            <w:noProof/>
            <w:webHidden/>
          </w:rPr>
          <w:fldChar w:fldCharType="end"/>
        </w:r>
      </w:hyperlink>
    </w:p>
    <w:p w14:paraId="6119021B" w14:textId="7C415420"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3" w:history="1">
        <w:r w:rsidRPr="00725324">
          <w:rPr>
            <w:rStyle w:val="Hyperlink"/>
            <w:noProof/>
          </w:rPr>
          <w:t>Figure 2 LiDAR Status in Illinois</w:t>
        </w:r>
        <w:r>
          <w:rPr>
            <w:noProof/>
            <w:webHidden/>
          </w:rPr>
          <w:tab/>
        </w:r>
        <w:r>
          <w:rPr>
            <w:noProof/>
            <w:webHidden/>
          </w:rPr>
          <w:fldChar w:fldCharType="begin"/>
        </w:r>
        <w:r>
          <w:rPr>
            <w:noProof/>
            <w:webHidden/>
          </w:rPr>
          <w:instrText xml:space="preserve"> PAGEREF _Toc146207543 \h </w:instrText>
        </w:r>
        <w:r>
          <w:rPr>
            <w:noProof/>
            <w:webHidden/>
          </w:rPr>
        </w:r>
        <w:r>
          <w:rPr>
            <w:noProof/>
            <w:webHidden/>
          </w:rPr>
          <w:fldChar w:fldCharType="separate"/>
        </w:r>
        <w:r>
          <w:rPr>
            <w:noProof/>
            <w:webHidden/>
          </w:rPr>
          <w:t>12</w:t>
        </w:r>
        <w:r>
          <w:rPr>
            <w:noProof/>
            <w:webHidden/>
          </w:rPr>
          <w:fldChar w:fldCharType="end"/>
        </w:r>
      </w:hyperlink>
    </w:p>
    <w:p w14:paraId="1772AC8A" w14:textId="10DD4136"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4" w:history="1">
        <w:r w:rsidRPr="00725324">
          <w:rPr>
            <w:rStyle w:val="Hyperlink"/>
            <w:noProof/>
          </w:rPr>
          <w:t>Figure 3 Digital FIRM Status</w:t>
        </w:r>
        <w:r>
          <w:rPr>
            <w:noProof/>
            <w:webHidden/>
          </w:rPr>
          <w:tab/>
        </w:r>
        <w:r>
          <w:rPr>
            <w:noProof/>
            <w:webHidden/>
          </w:rPr>
          <w:fldChar w:fldCharType="begin"/>
        </w:r>
        <w:r>
          <w:rPr>
            <w:noProof/>
            <w:webHidden/>
          </w:rPr>
          <w:instrText xml:space="preserve"> PAGEREF _Toc146207544 \h </w:instrText>
        </w:r>
        <w:r>
          <w:rPr>
            <w:noProof/>
            <w:webHidden/>
          </w:rPr>
        </w:r>
        <w:r>
          <w:rPr>
            <w:noProof/>
            <w:webHidden/>
          </w:rPr>
          <w:fldChar w:fldCharType="separate"/>
        </w:r>
        <w:r>
          <w:rPr>
            <w:noProof/>
            <w:webHidden/>
          </w:rPr>
          <w:t>18</w:t>
        </w:r>
        <w:r>
          <w:rPr>
            <w:noProof/>
            <w:webHidden/>
          </w:rPr>
          <w:fldChar w:fldCharType="end"/>
        </w:r>
      </w:hyperlink>
    </w:p>
    <w:p w14:paraId="2551DEBC" w14:textId="79399132"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5" w:history="1">
        <w:r w:rsidRPr="00725324">
          <w:rPr>
            <w:rStyle w:val="Hyperlink"/>
            <w:noProof/>
          </w:rPr>
          <w:t>Figure 4 Kishwaukee Watershed Data Development Phasing Plan</w:t>
        </w:r>
        <w:r>
          <w:rPr>
            <w:noProof/>
            <w:webHidden/>
          </w:rPr>
          <w:tab/>
        </w:r>
        <w:r>
          <w:rPr>
            <w:noProof/>
            <w:webHidden/>
          </w:rPr>
          <w:fldChar w:fldCharType="begin"/>
        </w:r>
        <w:r>
          <w:rPr>
            <w:noProof/>
            <w:webHidden/>
          </w:rPr>
          <w:instrText xml:space="preserve"> PAGEREF _Toc146207545 \h </w:instrText>
        </w:r>
        <w:r>
          <w:rPr>
            <w:noProof/>
            <w:webHidden/>
          </w:rPr>
        </w:r>
        <w:r>
          <w:rPr>
            <w:noProof/>
            <w:webHidden/>
          </w:rPr>
          <w:fldChar w:fldCharType="separate"/>
        </w:r>
        <w:r>
          <w:rPr>
            <w:noProof/>
            <w:webHidden/>
          </w:rPr>
          <w:t>27</w:t>
        </w:r>
        <w:r>
          <w:rPr>
            <w:noProof/>
            <w:webHidden/>
          </w:rPr>
          <w:fldChar w:fldCharType="end"/>
        </w:r>
      </w:hyperlink>
    </w:p>
    <w:p w14:paraId="50DA9967" w14:textId="548E61EB"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6" w:history="1">
        <w:r w:rsidRPr="00725324">
          <w:rPr>
            <w:rStyle w:val="Hyperlink"/>
            <w:noProof/>
          </w:rPr>
          <w:t>Figure 5 IDNR/OWR Organizational Chart</w:t>
        </w:r>
        <w:r>
          <w:rPr>
            <w:noProof/>
            <w:webHidden/>
          </w:rPr>
          <w:tab/>
        </w:r>
        <w:r>
          <w:rPr>
            <w:noProof/>
            <w:webHidden/>
          </w:rPr>
          <w:fldChar w:fldCharType="begin"/>
        </w:r>
        <w:r>
          <w:rPr>
            <w:noProof/>
            <w:webHidden/>
          </w:rPr>
          <w:instrText xml:space="preserve"> PAGEREF _Toc146207546 \h </w:instrText>
        </w:r>
        <w:r>
          <w:rPr>
            <w:noProof/>
            <w:webHidden/>
          </w:rPr>
        </w:r>
        <w:r>
          <w:rPr>
            <w:noProof/>
            <w:webHidden/>
          </w:rPr>
          <w:fldChar w:fldCharType="separate"/>
        </w:r>
        <w:r>
          <w:rPr>
            <w:noProof/>
            <w:webHidden/>
          </w:rPr>
          <w:t>37</w:t>
        </w:r>
        <w:r>
          <w:rPr>
            <w:noProof/>
            <w:webHidden/>
          </w:rPr>
          <w:fldChar w:fldCharType="end"/>
        </w:r>
      </w:hyperlink>
    </w:p>
    <w:p w14:paraId="6D3BECB7" w14:textId="13F7E310"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r:id="rId22" w:anchor="_Toc146207547" w:history="1">
        <w:r w:rsidRPr="00725324">
          <w:rPr>
            <w:rStyle w:val="Hyperlink"/>
            <w:noProof/>
          </w:rPr>
          <w:t>Figure 6 CHAMP Organizational Chart</w:t>
        </w:r>
        <w:r>
          <w:rPr>
            <w:noProof/>
            <w:webHidden/>
          </w:rPr>
          <w:tab/>
        </w:r>
        <w:r>
          <w:rPr>
            <w:noProof/>
            <w:webHidden/>
          </w:rPr>
          <w:fldChar w:fldCharType="begin"/>
        </w:r>
        <w:r>
          <w:rPr>
            <w:noProof/>
            <w:webHidden/>
          </w:rPr>
          <w:instrText xml:space="preserve"> PAGEREF _Toc146207547 \h </w:instrText>
        </w:r>
        <w:r>
          <w:rPr>
            <w:noProof/>
            <w:webHidden/>
          </w:rPr>
        </w:r>
        <w:r>
          <w:rPr>
            <w:noProof/>
            <w:webHidden/>
          </w:rPr>
          <w:fldChar w:fldCharType="separate"/>
        </w:r>
        <w:r>
          <w:rPr>
            <w:noProof/>
            <w:webHidden/>
          </w:rPr>
          <w:t>55</w:t>
        </w:r>
        <w:r>
          <w:rPr>
            <w:noProof/>
            <w:webHidden/>
          </w:rPr>
          <w:fldChar w:fldCharType="end"/>
        </w:r>
      </w:hyperlink>
    </w:p>
    <w:p w14:paraId="2EF522B1" w14:textId="1A9D8935"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8" w:history="1">
        <w:r w:rsidRPr="00725324">
          <w:rPr>
            <w:rStyle w:val="Hyperlink"/>
            <w:noProof/>
          </w:rPr>
          <w:t>Figure 7 LiDAR Acquisition Plan</w:t>
        </w:r>
        <w:r>
          <w:rPr>
            <w:noProof/>
            <w:webHidden/>
          </w:rPr>
          <w:tab/>
        </w:r>
        <w:r>
          <w:rPr>
            <w:noProof/>
            <w:webHidden/>
          </w:rPr>
          <w:fldChar w:fldCharType="begin"/>
        </w:r>
        <w:r>
          <w:rPr>
            <w:noProof/>
            <w:webHidden/>
          </w:rPr>
          <w:instrText xml:space="preserve"> PAGEREF _Toc146207548 \h </w:instrText>
        </w:r>
        <w:r>
          <w:rPr>
            <w:noProof/>
            <w:webHidden/>
          </w:rPr>
        </w:r>
        <w:r>
          <w:rPr>
            <w:noProof/>
            <w:webHidden/>
          </w:rPr>
          <w:fldChar w:fldCharType="separate"/>
        </w:r>
        <w:r>
          <w:rPr>
            <w:noProof/>
            <w:webHidden/>
          </w:rPr>
          <w:t>63</w:t>
        </w:r>
        <w:r>
          <w:rPr>
            <w:noProof/>
            <w:webHidden/>
          </w:rPr>
          <w:fldChar w:fldCharType="end"/>
        </w:r>
      </w:hyperlink>
    </w:p>
    <w:p w14:paraId="0D409DAC" w14:textId="1B5043C0" w:rsidR="00B820F3" w:rsidRDefault="00B820F3">
      <w:pPr>
        <w:pStyle w:val="TableofFigures"/>
        <w:tabs>
          <w:tab w:val="right" w:leader="dot" w:pos="9350"/>
        </w:tabs>
        <w:rPr>
          <w:rFonts w:asciiTheme="minorHAnsi" w:eastAsiaTheme="minorEastAsia" w:hAnsiTheme="minorHAnsi" w:cstheme="minorBidi"/>
          <w:noProof/>
          <w:kern w:val="2"/>
          <w:szCs w:val="22"/>
          <w14:ligatures w14:val="standardContextual"/>
        </w:rPr>
      </w:pPr>
      <w:hyperlink w:anchor="_Toc146207549" w:history="1">
        <w:r w:rsidRPr="00725324">
          <w:rPr>
            <w:rStyle w:val="Hyperlink"/>
            <w:noProof/>
          </w:rPr>
          <w:t>Figure 8 LiDAR Quality Levels in Illinois</w:t>
        </w:r>
        <w:r>
          <w:rPr>
            <w:noProof/>
            <w:webHidden/>
          </w:rPr>
          <w:tab/>
        </w:r>
        <w:r>
          <w:rPr>
            <w:noProof/>
            <w:webHidden/>
          </w:rPr>
          <w:fldChar w:fldCharType="begin"/>
        </w:r>
        <w:r>
          <w:rPr>
            <w:noProof/>
            <w:webHidden/>
          </w:rPr>
          <w:instrText xml:space="preserve"> PAGEREF _Toc146207549 \h </w:instrText>
        </w:r>
        <w:r>
          <w:rPr>
            <w:noProof/>
            <w:webHidden/>
          </w:rPr>
        </w:r>
        <w:r>
          <w:rPr>
            <w:noProof/>
            <w:webHidden/>
          </w:rPr>
          <w:fldChar w:fldCharType="separate"/>
        </w:r>
        <w:r>
          <w:rPr>
            <w:noProof/>
            <w:webHidden/>
          </w:rPr>
          <w:t>64</w:t>
        </w:r>
        <w:r>
          <w:rPr>
            <w:noProof/>
            <w:webHidden/>
          </w:rPr>
          <w:fldChar w:fldCharType="end"/>
        </w:r>
      </w:hyperlink>
    </w:p>
    <w:p w14:paraId="66E77EC1" w14:textId="02ED79E6" w:rsidR="00234E10" w:rsidRDefault="000C2CE0" w:rsidP="00161E8D">
      <w:pPr>
        <w:spacing w:afterLines="60" w:after="144"/>
        <w:ind w:firstLine="432"/>
        <w:rPr>
          <w:rFonts w:eastAsiaTheme="majorEastAsia" w:cs="Arial"/>
          <w:b/>
          <w:bCs/>
          <w:color w:val="1F4E79" w:themeColor="accent1" w:themeShade="80"/>
          <w:sz w:val="28"/>
          <w:szCs w:val="28"/>
        </w:rPr>
      </w:pPr>
      <w:r>
        <w:fldChar w:fldCharType="end"/>
      </w:r>
      <w:r w:rsidR="00234E10">
        <w:br w:type="page"/>
      </w:r>
    </w:p>
    <w:p w14:paraId="7B748954" w14:textId="5628DD8F" w:rsidR="00945703" w:rsidRPr="00C2481A" w:rsidRDefault="00EC72D8" w:rsidP="002036C4">
      <w:pPr>
        <w:pStyle w:val="Heading1"/>
        <w:spacing w:after="120"/>
      </w:pPr>
      <w:r w:rsidRPr="00C2481A">
        <w:lastRenderedPageBreak/>
        <w:t>Executive Summary</w:t>
      </w:r>
    </w:p>
    <w:p w14:paraId="3659977F" w14:textId="4ACD047E" w:rsidR="00EC72D8" w:rsidRPr="00C2481A" w:rsidRDefault="007B06F5" w:rsidP="0075080A">
      <w:pPr>
        <w:spacing w:after="200" w:line="276" w:lineRule="auto"/>
        <w:jc w:val="both"/>
        <w:rPr>
          <w:rFonts w:cs="Arial"/>
          <w:szCs w:val="22"/>
        </w:rPr>
      </w:pPr>
      <w:r>
        <w:rPr>
          <w:rFonts w:cs="Arial"/>
          <w:szCs w:val="22"/>
        </w:rPr>
        <w:t xml:space="preserve">The borders of </w:t>
      </w:r>
      <w:r w:rsidRPr="00C2481A">
        <w:rPr>
          <w:rFonts w:cs="Arial"/>
          <w:szCs w:val="22"/>
        </w:rPr>
        <w:t>Illinois</w:t>
      </w:r>
      <w:r>
        <w:rPr>
          <w:rFonts w:cs="Arial"/>
          <w:szCs w:val="22"/>
        </w:rPr>
        <w:t xml:space="preserve"> are physically and economically defined by large rivers and Lake Michigan. W</w:t>
      </w:r>
      <w:r w:rsidRPr="00C2481A">
        <w:rPr>
          <w:rFonts w:cs="Arial"/>
          <w:szCs w:val="22"/>
        </w:rPr>
        <w:t>ater</w:t>
      </w:r>
      <w:r>
        <w:rPr>
          <w:rFonts w:cs="Arial"/>
          <w:szCs w:val="22"/>
        </w:rPr>
        <w:t>s</w:t>
      </w:r>
      <w:r w:rsidR="00DA1854">
        <w:rPr>
          <w:rFonts w:cs="Arial"/>
          <w:szCs w:val="22"/>
        </w:rPr>
        <w:t xml:space="preserve"> that enter or flow</w:t>
      </w:r>
      <w:r w:rsidRPr="00C2481A">
        <w:rPr>
          <w:rFonts w:cs="Arial"/>
          <w:szCs w:val="22"/>
        </w:rPr>
        <w:t xml:space="preserve"> from 24 states </w:t>
      </w:r>
      <w:r>
        <w:rPr>
          <w:rFonts w:cs="Arial"/>
          <w:szCs w:val="22"/>
        </w:rPr>
        <w:t>and two Canadian provinces.</w:t>
      </w:r>
      <w:r w:rsidR="00EC72D8" w:rsidRPr="00C2481A">
        <w:rPr>
          <w:rFonts w:cs="Arial"/>
          <w:szCs w:val="22"/>
        </w:rPr>
        <w:t xml:space="preserve"> Illinois also has one of the largest inland systems of rivers, lakes, and streams in the entire nation, and flood</w:t>
      </w:r>
      <w:r w:rsidR="004B7E81" w:rsidRPr="00C2481A">
        <w:rPr>
          <w:rFonts w:cs="Arial"/>
          <w:szCs w:val="22"/>
        </w:rPr>
        <w:t xml:space="preserve">ing is a </w:t>
      </w:r>
      <w:r w:rsidR="00EC72D8" w:rsidRPr="00C2481A">
        <w:rPr>
          <w:rFonts w:cs="Arial"/>
          <w:szCs w:val="22"/>
        </w:rPr>
        <w:t xml:space="preserve">common occurrence in the state.  While Illinois previously ranked in the top ten states for flood insurance claims, strong state and local regulations that protect property in areas with the potential for flood damage and efforts to move homes and businesses out of harm’s way have removed it from the top ten.  Even so, substantial flood </w:t>
      </w:r>
      <w:r w:rsidR="004B7E81" w:rsidRPr="00C2481A">
        <w:rPr>
          <w:rFonts w:cs="Arial"/>
          <w:szCs w:val="22"/>
        </w:rPr>
        <w:t>risk</w:t>
      </w:r>
      <w:r w:rsidR="00EC72D8" w:rsidRPr="00C2481A">
        <w:rPr>
          <w:rFonts w:cs="Arial"/>
          <w:szCs w:val="22"/>
        </w:rPr>
        <w:t xml:space="preserve"> </w:t>
      </w:r>
      <w:r w:rsidR="003D3A88" w:rsidRPr="00C2481A">
        <w:rPr>
          <w:rFonts w:cs="Arial"/>
          <w:szCs w:val="22"/>
        </w:rPr>
        <w:t>remains</w:t>
      </w:r>
      <w:r w:rsidR="004B7E81" w:rsidRPr="00C2481A">
        <w:rPr>
          <w:rFonts w:cs="Arial"/>
          <w:szCs w:val="22"/>
        </w:rPr>
        <w:t xml:space="preserve"> in Illinois </w:t>
      </w:r>
      <w:r w:rsidR="00B95FCF">
        <w:rPr>
          <w:rFonts w:cs="Arial"/>
          <w:szCs w:val="22"/>
        </w:rPr>
        <w:t>and so</w:t>
      </w:r>
      <w:r w:rsidR="004B7E81" w:rsidRPr="00C2481A">
        <w:rPr>
          <w:rFonts w:cs="Arial"/>
          <w:szCs w:val="22"/>
        </w:rPr>
        <w:t xml:space="preserve"> does the need to communicate and mitigate </w:t>
      </w:r>
      <w:r w:rsidR="00B95FCF">
        <w:rPr>
          <w:rFonts w:cs="Arial"/>
          <w:szCs w:val="22"/>
        </w:rPr>
        <w:t>this</w:t>
      </w:r>
      <w:r w:rsidR="004B7E81" w:rsidRPr="00C2481A">
        <w:rPr>
          <w:rFonts w:cs="Arial"/>
          <w:szCs w:val="22"/>
        </w:rPr>
        <w:t xml:space="preserve"> risk.</w:t>
      </w:r>
    </w:p>
    <w:p w14:paraId="38B4BA38" w14:textId="6146087A" w:rsidR="002F0147" w:rsidRDefault="009C4254" w:rsidP="0094402F">
      <w:pPr>
        <w:spacing w:line="276" w:lineRule="auto"/>
        <w:jc w:val="both"/>
        <w:sectPr w:rsidR="002F0147" w:rsidSect="00C36452">
          <w:headerReference w:type="default" r:id="rId23"/>
          <w:headerReference w:type="first" r:id="rId24"/>
          <w:type w:val="continuous"/>
          <w:pgSz w:w="12240" w:h="15840"/>
          <w:pgMar w:top="1440" w:right="1440" w:bottom="1440" w:left="1440" w:header="720" w:footer="720" w:gutter="0"/>
          <w:cols w:space="720"/>
          <w:titlePg/>
          <w:docGrid w:linePitch="360"/>
        </w:sectPr>
      </w:pPr>
      <w:r>
        <w:rPr>
          <w:rFonts w:cs="Arial"/>
          <w:szCs w:val="22"/>
        </w:rPr>
        <w:t xml:space="preserve">This </w:t>
      </w:r>
      <w:del w:id="68" w:author="Altman, Steve" w:date="2024-08-19T09:52:00Z">
        <w:r w:rsidR="005304C2" w:rsidDel="00916735">
          <w:rPr>
            <w:rFonts w:cs="Arial"/>
            <w:szCs w:val="22"/>
          </w:rPr>
          <w:delText>202</w:delText>
        </w:r>
        <w:r w:rsidR="00C56F59" w:rsidDel="00916735">
          <w:rPr>
            <w:rFonts w:cs="Arial"/>
            <w:szCs w:val="22"/>
          </w:rPr>
          <w:delText>3</w:delText>
        </w:r>
        <w:r w:rsidR="005304C2" w:rsidRPr="00C2481A" w:rsidDel="00916735">
          <w:rPr>
            <w:rFonts w:cs="Arial"/>
            <w:szCs w:val="22"/>
          </w:rPr>
          <w:delText xml:space="preserve"> </w:delText>
        </w:r>
      </w:del>
      <w:r w:rsidR="002035E9">
        <w:rPr>
          <w:rFonts w:cs="Arial"/>
          <w:szCs w:val="22"/>
        </w:rPr>
        <w:t xml:space="preserve">2025 </w:t>
      </w:r>
      <w:r w:rsidR="00EC72D8" w:rsidRPr="00C2481A">
        <w:rPr>
          <w:rFonts w:cs="Arial"/>
          <w:szCs w:val="22"/>
        </w:rPr>
        <w:t xml:space="preserve">Illinois Business Plan serves as the State of Illinois’ “notice of interest” to continue its participation as a Cooperating Technical Partner (CTP) with the Federal Emergency Management Agency (FEMA) and perform work under FEMA’s Flood Hazard Mitigation, National Flood Insurance, and Mapping Programs through its Department of Natural Resources, Office of Water Resources (IDNR/OWR) and the Illinois State Water Survey (ISWS), Prairie Research Institute, University of Illinois.  This State of Illinois plan </w:t>
      </w:r>
      <w:r w:rsidR="006A2439">
        <w:rPr>
          <w:rFonts w:cs="Arial"/>
          <w:szCs w:val="22"/>
        </w:rPr>
        <w:t>extends</w:t>
      </w:r>
      <w:r w:rsidR="00EC72D8" w:rsidRPr="00C2481A">
        <w:rPr>
          <w:rFonts w:cs="Arial"/>
          <w:szCs w:val="22"/>
        </w:rPr>
        <w:t xml:space="preserve"> the terms of the April 28, </w:t>
      </w:r>
      <w:r w:rsidR="00EC72D8" w:rsidRPr="004B3308">
        <w:rPr>
          <w:rFonts w:cs="Arial"/>
          <w:noProof/>
          <w:szCs w:val="22"/>
        </w:rPr>
        <w:t>2004</w:t>
      </w:r>
      <w:r w:rsidR="004B3308">
        <w:rPr>
          <w:rFonts w:cs="Arial"/>
          <w:noProof/>
          <w:szCs w:val="22"/>
        </w:rPr>
        <w:t>,</w:t>
      </w:r>
      <w:r w:rsidR="00EC72D8" w:rsidRPr="00C2481A">
        <w:rPr>
          <w:rFonts w:cs="Arial"/>
          <w:szCs w:val="22"/>
        </w:rPr>
        <w:t xml:space="preserve"> FEMA/IDNR CTP agreement and the September 9, </w:t>
      </w:r>
      <w:r w:rsidR="00EC72D8" w:rsidRPr="004B3308">
        <w:rPr>
          <w:rFonts w:cs="Arial"/>
          <w:noProof/>
          <w:szCs w:val="22"/>
        </w:rPr>
        <w:t>2013</w:t>
      </w:r>
      <w:r w:rsidR="004B3308">
        <w:rPr>
          <w:rFonts w:cs="Arial"/>
          <w:noProof/>
          <w:szCs w:val="22"/>
        </w:rPr>
        <w:t>,</w:t>
      </w:r>
      <w:r w:rsidR="00EC72D8" w:rsidRPr="00C2481A">
        <w:rPr>
          <w:rFonts w:cs="Arial"/>
          <w:szCs w:val="22"/>
        </w:rPr>
        <w:t xml:space="preserve"> FEMA/ISWS CTP agreement.  As statewide CTPs, the IDNR/OWR and the ISWS are prepared to continue working with FEMA to identify flood hazard risks, communicate those flood hazard risks, identify means to reduce flood hazard risks</w:t>
      </w:r>
      <w:r w:rsidR="00D77918">
        <w:rPr>
          <w:rFonts w:cs="Arial"/>
          <w:szCs w:val="22"/>
        </w:rPr>
        <w:t>,</w:t>
      </w:r>
      <w:r w:rsidR="00EC72D8" w:rsidRPr="00C2481A">
        <w:rPr>
          <w:rFonts w:cs="Arial"/>
          <w:szCs w:val="22"/>
        </w:rPr>
        <w:t xml:space="preserve"> and implement those means to help FE</w:t>
      </w:r>
      <w:r w:rsidR="00B047A8">
        <w:rPr>
          <w:rFonts w:cs="Arial"/>
          <w:szCs w:val="22"/>
        </w:rPr>
        <w:t>MA meet its national goals.</w:t>
      </w:r>
    </w:p>
    <w:p w14:paraId="4EC56E1E" w14:textId="1B9A19DC" w:rsidR="0006044F" w:rsidRDefault="00E05408" w:rsidP="0094402F">
      <w:pPr>
        <w:pStyle w:val="Heading1"/>
      </w:pPr>
      <w:r>
        <w:lastRenderedPageBreak/>
        <w:t xml:space="preserve">Section </w:t>
      </w:r>
      <w:r w:rsidR="00803149">
        <w:t>1: Background and Program Vision</w:t>
      </w:r>
    </w:p>
    <w:p w14:paraId="61C9B1E9" w14:textId="177799EF" w:rsidR="009D0269" w:rsidRDefault="009D0269" w:rsidP="00754DD9">
      <w:pPr>
        <w:pStyle w:val="Heading2"/>
      </w:pPr>
      <w:r>
        <w:t>Coordination of Cooperating Technical Partners</w:t>
      </w:r>
    </w:p>
    <w:p w14:paraId="3EA7CE7B" w14:textId="08BA10A5" w:rsidR="002B2CD0" w:rsidRDefault="009D0269" w:rsidP="009D0269">
      <w:pPr>
        <w:spacing w:line="276" w:lineRule="auto"/>
        <w:jc w:val="both"/>
        <w:rPr>
          <w:rFonts w:cs="Arial"/>
          <w:szCs w:val="22"/>
        </w:rPr>
      </w:pPr>
      <w:r w:rsidRPr="00C2481A">
        <w:rPr>
          <w:rFonts w:cs="Arial"/>
          <w:szCs w:val="22"/>
        </w:rPr>
        <w:t>The Illinois Department of Natural Resources/Office of Water Resources (IDNR/OWR)</w:t>
      </w:r>
      <w:r>
        <w:rPr>
          <w:rFonts w:cs="Arial"/>
          <w:szCs w:val="22"/>
        </w:rPr>
        <w:t xml:space="preserve"> </w:t>
      </w:r>
      <w:r w:rsidRPr="00C2481A">
        <w:rPr>
          <w:rFonts w:cs="Arial"/>
          <w:szCs w:val="22"/>
        </w:rPr>
        <w:t>and the Ill</w:t>
      </w:r>
      <w:r w:rsidR="000F0A38">
        <w:rPr>
          <w:rFonts w:cs="Arial"/>
          <w:szCs w:val="22"/>
        </w:rPr>
        <w:t>inois State Water Survey (ISWS)</w:t>
      </w:r>
      <w:r w:rsidRPr="00C2481A">
        <w:rPr>
          <w:rFonts w:cs="Arial"/>
          <w:szCs w:val="22"/>
        </w:rPr>
        <w:t xml:space="preserve"> work closely together to provide improved </w:t>
      </w:r>
      <w:r w:rsidR="00C641F1">
        <w:rPr>
          <w:rFonts w:cs="Arial"/>
          <w:szCs w:val="22"/>
        </w:rPr>
        <w:t>hazard</w:t>
      </w:r>
      <w:r w:rsidRPr="00C2481A">
        <w:rPr>
          <w:rFonts w:cs="Arial"/>
          <w:szCs w:val="22"/>
        </w:rPr>
        <w:t xml:space="preserve"> information </w:t>
      </w:r>
      <w:r w:rsidR="00C641F1">
        <w:rPr>
          <w:rFonts w:cs="Arial"/>
          <w:szCs w:val="22"/>
        </w:rPr>
        <w:t xml:space="preserve">with a focus on flooding </w:t>
      </w:r>
      <w:r w:rsidRPr="00C2481A">
        <w:rPr>
          <w:rFonts w:cs="Arial"/>
          <w:szCs w:val="22"/>
        </w:rPr>
        <w:t>for c</w:t>
      </w:r>
      <w:r>
        <w:rPr>
          <w:rFonts w:cs="Arial"/>
          <w:szCs w:val="22"/>
        </w:rPr>
        <w:t>ommunities and property owners</w:t>
      </w:r>
      <w:r w:rsidR="0010009E">
        <w:rPr>
          <w:rFonts w:cs="Arial"/>
          <w:szCs w:val="22"/>
        </w:rPr>
        <w:t xml:space="preserve"> with the goal of</w:t>
      </w:r>
      <w:r w:rsidR="008D0A5B">
        <w:rPr>
          <w:rFonts w:cs="Arial"/>
          <w:szCs w:val="22"/>
        </w:rPr>
        <w:t xml:space="preserve"> reducing personal and economic losses while </w:t>
      </w:r>
      <w:r w:rsidR="00163131">
        <w:rPr>
          <w:rFonts w:cs="Arial"/>
          <w:szCs w:val="22"/>
        </w:rPr>
        <w:t>increasing</w:t>
      </w:r>
      <w:r w:rsidR="008D0A5B">
        <w:rPr>
          <w:rFonts w:cs="Arial"/>
          <w:szCs w:val="22"/>
        </w:rPr>
        <w:t xml:space="preserve"> resiliency.</w:t>
      </w:r>
      <w:r w:rsidR="008D0A5B" w:rsidRPr="00C2481A" w:rsidDel="008D0A5B">
        <w:rPr>
          <w:rFonts w:cs="Arial"/>
          <w:szCs w:val="22"/>
        </w:rPr>
        <w:t xml:space="preserve"> </w:t>
      </w:r>
      <w:r w:rsidR="00C44457">
        <w:rPr>
          <w:rFonts w:cs="Arial"/>
          <w:szCs w:val="22"/>
        </w:rPr>
        <w:t>Th</w:t>
      </w:r>
      <w:r w:rsidR="00C641F1">
        <w:rPr>
          <w:rFonts w:cs="Arial"/>
          <w:szCs w:val="22"/>
        </w:rPr>
        <w:t>is</w:t>
      </w:r>
      <w:r w:rsidR="00C44457">
        <w:rPr>
          <w:rFonts w:cs="Arial"/>
          <w:szCs w:val="22"/>
        </w:rPr>
        <w:t xml:space="preserve"> partnership </w:t>
      </w:r>
      <w:r w:rsidR="005522DF">
        <w:rPr>
          <w:rFonts w:cs="Arial"/>
          <w:szCs w:val="22"/>
        </w:rPr>
        <w:t xml:space="preserve">extends </w:t>
      </w:r>
      <w:r w:rsidR="00C641F1">
        <w:rPr>
          <w:rFonts w:cs="Arial"/>
          <w:szCs w:val="22"/>
        </w:rPr>
        <w:t>a</w:t>
      </w:r>
      <w:r w:rsidR="00C44457">
        <w:rPr>
          <w:rFonts w:cs="Arial"/>
          <w:szCs w:val="22"/>
        </w:rPr>
        <w:t xml:space="preserve"> collaborative approach </w:t>
      </w:r>
      <w:r w:rsidR="00C641F1">
        <w:rPr>
          <w:rFonts w:cs="Arial"/>
          <w:szCs w:val="22"/>
        </w:rPr>
        <w:t>to</w:t>
      </w:r>
      <w:r w:rsidR="00CE40E3">
        <w:rPr>
          <w:rFonts w:cs="Arial"/>
          <w:szCs w:val="22"/>
        </w:rPr>
        <w:t xml:space="preserve"> the</w:t>
      </w:r>
      <w:r w:rsidR="00C641F1">
        <w:rPr>
          <w:rFonts w:cs="Arial"/>
          <w:szCs w:val="22"/>
        </w:rPr>
        <w:t xml:space="preserve"> local communities by </w:t>
      </w:r>
      <w:r w:rsidR="00CE40E3">
        <w:rPr>
          <w:rFonts w:cs="Arial"/>
          <w:szCs w:val="22"/>
        </w:rPr>
        <w:t xml:space="preserve">actively </w:t>
      </w:r>
      <w:r w:rsidR="00C641F1">
        <w:rPr>
          <w:rFonts w:cs="Arial"/>
          <w:szCs w:val="22"/>
        </w:rPr>
        <w:t>engaging</w:t>
      </w:r>
      <w:r w:rsidR="005522DF">
        <w:rPr>
          <w:rFonts w:cs="Arial"/>
          <w:szCs w:val="22"/>
        </w:rPr>
        <w:t xml:space="preserve"> </w:t>
      </w:r>
      <w:r w:rsidR="00C641F1">
        <w:rPr>
          <w:rFonts w:cs="Arial"/>
          <w:szCs w:val="22"/>
        </w:rPr>
        <w:t>them in the process of</w:t>
      </w:r>
      <w:r w:rsidR="00C44457">
        <w:rPr>
          <w:rFonts w:cs="Arial"/>
          <w:szCs w:val="22"/>
        </w:rPr>
        <w:t xml:space="preserve"> identify</w:t>
      </w:r>
      <w:r w:rsidR="00C641F1">
        <w:rPr>
          <w:rFonts w:cs="Arial"/>
          <w:szCs w:val="22"/>
        </w:rPr>
        <w:t xml:space="preserve">ing </w:t>
      </w:r>
      <w:r w:rsidR="00C44457">
        <w:rPr>
          <w:rFonts w:cs="Arial"/>
          <w:szCs w:val="22"/>
        </w:rPr>
        <w:t>and assess</w:t>
      </w:r>
      <w:r w:rsidR="00CE40E3">
        <w:rPr>
          <w:rFonts w:cs="Arial"/>
          <w:szCs w:val="22"/>
        </w:rPr>
        <w:t>ing</w:t>
      </w:r>
      <w:r w:rsidR="005304C2">
        <w:rPr>
          <w:rFonts w:cs="Arial"/>
          <w:szCs w:val="22"/>
        </w:rPr>
        <w:t xml:space="preserve"> natural hazard</w:t>
      </w:r>
      <w:r w:rsidR="00C44457">
        <w:rPr>
          <w:rFonts w:cs="Arial"/>
          <w:szCs w:val="22"/>
        </w:rPr>
        <w:t xml:space="preserve"> </w:t>
      </w:r>
      <w:r w:rsidR="00204ECE">
        <w:rPr>
          <w:rFonts w:cs="Arial"/>
          <w:szCs w:val="22"/>
        </w:rPr>
        <w:t>risks and</w:t>
      </w:r>
      <w:r w:rsidR="00C44457">
        <w:rPr>
          <w:rFonts w:cs="Arial"/>
          <w:szCs w:val="22"/>
        </w:rPr>
        <w:t xml:space="preserve"> </w:t>
      </w:r>
      <w:r w:rsidR="00E534E1">
        <w:rPr>
          <w:rFonts w:cs="Arial"/>
          <w:szCs w:val="22"/>
        </w:rPr>
        <w:t>identify</w:t>
      </w:r>
      <w:r w:rsidR="00CE40E3">
        <w:rPr>
          <w:rFonts w:cs="Arial"/>
          <w:szCs w:val="22"/>
        </w:rPr>
        <w:t>ing</w:t>
      </w:r>
      <w:r w:rsidR="00E534E1">
        <w:rPr>
          <w:rFonts w:cs="Arial"/>
          <w:szCs w:val="22"/>
        </w:rPr>
        <w:t xml:space="preserve"> research needs</w:t>
      </w:r>
      <w:r w:rsidR="00CE40E3">
        <w:rPr>
          <w:rFonts w:cs="Arial"/>
          <w:szCs w:val="22"/>
        </w:rPr>
        <w:t>. The continued tradition of public outreach aims to engage</w:t>
      </w:r>
      <w:r w:rsidR="005304C2">
        <w:rPr>
          <w:rFonts w:cs="Arial"/>
          <w:szCs w:val="22"/>
        </w:rPr>
        <w:t xml:space="preserve"> </w:t>
      </w:r>
      <w:r w:rsidR="005522DF">
        <w:rPr>
          <w:rFonts w:cs="Arial"/>
          <w:szCs w:val="22"/>
        </w:rPr>
        <w:t xml:space="preserve">residents and </w:t>
      </w:r>
      <w:r w:rsidR="00CE40E3">
        <w:rPr>
          <w:rFonts w:cs="Arial"/>
          <w:szCs w:val="22"/>
        </w:rPr>
        <w:t xml:space="preserve">government </w:t>
      </w:r>
      <w:r w:rsidR="005522DF">
        <w:rPr>
          <w:rFonts w:cs="Arial"/>
          <w:szCs w:val="22"/>
        </w:rPr>
        <w:t>officials</w:t>
      </w:r>
      <w:r w:rsidR="00C44457">
        <w:rPr>
          <w:rFonts w:cs="Arial"/>
          <w:szCs w:val="22"/>
        </w:rPr>
        <w:t xml:space="preserve"> to </w:t>
      </w:r>
      <w:r w:rsidR="005522DF">
        <w:rPr>
          <w:rFonts w:cs="Arial"/>
          <w:szCs w:val="22"/>
        </w:rPr>
        <w:t xml:space="preserve">inform, educate, and empower others to </w:t>
      </w:r>
      <w:r w:rsidR="00204ECE">
        <w:rPr>
          <w:rFonts w:cs="Arial"/>
          <w:szCs w:val="22"/>
        </w:rPr>
        <w:t>act</w:t>
      </w:r>
      <w:r w:rsidR="005522DF">
        <w:rPr>
          <w:rFonts w:cs="Arial"/>
          <w:szCs w:val="22"/>
        </w:rPr>
        <w:t xml:space="preserve"> in preventing losses from natural hazards, and understand their residual risks</w:t>
      </w:r>
      <w:r w:rsidR="00E534E1">
        <w:rPr>
          <w:rFonts w:cs="Arial"/>
          <w:szCs w:val="22"/>
        </w:rPr>
        <w:t xml:space="preserve">, climate change impacts, </w:t>
      </w:r>
      <w:r w:rsidR="00BA2051">
        <w:rPr>
          <w:rFonts w:cs="Arial"/>
          <w:szCs w:val="22"/>
        </w:rPr>
        <w:t xml:space="preserve">and </w:t>
      </w:r>
      <w:r w:rsidR="00E534E1">
        <w:rPr>
          <w:rFonts w:cs="Arial"/>
          <w:szCs w:val="22"/>
        </w:rPr>
        <w:t>effects of urbanization</w:t>
      </w:r>
      <w:r w:rsidR="005522DF">
        <w:rPr>
          <w:rFonts w:cs="Arial"/>
          <w:szCs w:val="22"/>
        </w:rPr>
        <w:t>.</w:t>
      </w:r>
    </w:p>
    <w:p w14:paraId="62F3361B" w14:textId="77777777" w:rsidR="002B2CD0" w:rsidRDefault="002B2CD0" w:rsidP="009D0269">
      <w:pPr>
        <w:spacing w:line="276" w:lineRule="auto"/>
        <w:jc w:val="both"/>
        <w:rPr>
          <w:rFonts w:cs="Arial"/>
          <w:szCs w:val="22"/>
        </w:rPr>
      </w:pPr>
    </w:p>
    <w:p w14:paraId="017186D0" w14:textId="5B86379A" w:rsidR="009D0269" w:rsidRPr="00C2481A" w:rsidRDefault="009D0269" w:rsidP="009D0269">
      <w:pPr>
        <w:spacing w:line="276" w:lineRule="auto"/>
        <w:jc w:val="both"/>
        <w:rPr>
          <w:rFonts w:cs="Arial"/>
          <w:szCs w:val="22"/>
        </w:rPr>
      </w:pPr>
      <w:r w:rsidRPr="00C2481A">
        <w:rPr>
          <w:rFonts w:cs="Arial"/>
          <w:szCs w:val="22"/>
        </w:rPr>
        <w:t xml:space="preserve">The State of’ Illinois CTP Business Plan is a </w:t>
      </w:r>
      <w:r w:rsidR="00635E90">
        <w:rPr>
          <w:rFonts w:cs="Arial"/>
          <w:szCs w:val="22"/>
        </w:rPr>
        <w:t xml:space="preserve">collectively </w:t>
      </w:r>
      <w:r w:rsidRPr="00C2481A">
        <w:rPr>
          <w:rFonts w:cs="Arial"/>
          <w:szCs w:val="22"/>
        </w:rPr>
        <w:t>prepared</w:t>
      </w:r>
      <w:r w:rsidR="00635E90">
        <w:rPr>
          <w:rFonts w:cs="Arial"/>
          <w:szCs w:val="22"/>
        </w:rPr>
        <w:t xml:space="preserve"> plan</w:t>
      </w:r>
      <w:r w:rsidRPr="00C2481A">
        <w:rPr>
          <w:rFonts w:cs="Arial"/>
          <w:szCs w:val="22"/>
        </w:rPr>
        <w:t xml:space="preserve"> by IDNR/OWR and ISWS.  It defines the existing </w:t>
      </w:r>
      <w:r>
        <w:rPr>
          <w:rFonts w:cs="Arial"/>
          <w:szCs w:val="22"/>
        </w:rPr>
        <w:t>structure and capabilities of I</w:t>
      </w:r>
      <w:r w:rsidRPr="00C2481A">
        <w:rPr>
          <w:rFonts w:cs="Arial"/>
          <w:szCs w:val="22"/>
        </w:rPr>
        <w:t>D</w:t>
      </w:r>
      <w:r>
        <w:rPr>
          <w:rFonts w:cs="Arial"/>
          <w:szCs w:val="22"/>
        </w:rPr>
        <w:t>N</w:t>
      </w:r>
      <w:r w:rsidRPr="00C2481A">
        <w:rPr>
          <w:rFonts w:cs="Arial"/>
          <w:szCs w:val="22"/>
        </w:rPr>
        <w:t>R/OWR and ISWS and outlines current programs, program goals, activities, needs, challenges, and priorities related to flood risk identification and reduction. This plan provides the status of Digital Flood Insurance Rate Maps and Risk Mapping, Assessment, and Planning (MAP) in Illinois</w:t>
      </w:r>
      <w:r w:rsidR="00635E90">
        <w:rPr>
          <w:rFonts w:cs="Arial"/>
          <w:szCs w:val="22"/>
        </w:rPr>
        <w:t>,</w:t>
      </w:r>
      <w:r w:rsidRPr="00C2481A">
        <w:rPr>
          <w:rFonts w:cs="Arial"/>
          <w:szCs w:val="22"/>
        </w:rPr>
        <w:t xml:space="preserve"> as well as the short-term and long-term state goals in this regard.</w:t>
      </w:r>
    </w:p>
    <w:p w14:paraId="7B4D7F40" w14:textId="1D24E83D" w:rsidR="009D0269" w:rsidRDefault="009D0269" w:rsidP="009D0269">
      <w:pPr>
        <w:spacing w:line="276" w:lineRule="auto"/>
        <w:jc w:val="both"/>
        <w:rPr>
          <w:rFonts w:cs="Arial"/>
          <w:szCs w:val="22"/>
        </w:rPr>
      </w:pPr>
      <w:r w:rsidRPr="00C2481A">
        <w:rPr>
          <w:rFonts w:cs="Arial"/>
          <w:szCs w:val="22"/>
        </w:rPr>
        <w:br/>
        <w:t xml:space="preserve">The IDNR/OWR and ISWS will </w:t>
      </w:r>
      <w:r w:rsidR="000F0A38">
        <w:rPr>
          <w:rFonts w:cs="Arial"/>
          <w:szCs w:val="22"/>
        </w:rPr>
        <w:t xml:space="preserve">continue their partnership, </w:t>
      </w:r>
      <w:r w:rsidRPr="00C2481A">
        <w:rPr>
          <w:rFonts w:cs="Arial"/>
          <w:szCs w:val="22"/>
        </w:rPr>
        <w:t>coordinat</w:t>
      </w:r>
      <w:r w:rsidR="000F0A38">
        <w:rPr>
          <w:rFonts w:cs="Arial"/>
          <w:szCs w:val="22"/>
        </w:rPr>
        <w:t>ing</w:t>
      </w:r>
      <w:r w:rsidRPr="00C2481A">
        <w:rPr>
          <w:rFonts w:cs="Arial"/>
          <w:szCs w:val="22"/>
        </w:rPr>
        <w:t xml:space="preserve"> activities to make the most efficient use of FEMA grant dollars </w:t>
      </w:r>
      <w:r w:rsidR="000F0A38">
        <w:rPr>
          <w:rFonts w:cs="Arial"/>
          <w:szCs w:val="22"/>
        </w:rPr>
        <w:t>to reduce</w:t>
      </w:r>
      <w:r w:rsidRPr="00C2481A">
        <w:rPr>
          <w:rFonts w:cs="Arial"/>
          <w:szCs w:val="22"/>
        </w:rPr>
        <w:t xml:space="preserve"> flood risks and </w:t>
      </w:r>
      <w:r w:rsidR="000F0A38">
        <w:rPr>
          <w:rFonts w:cs="Arial"/>
          <w:szCs w:val="22"/>
        </w:rPr>
        <w:t>to provide</w:t>
      </w:r>
      <w:r w:rsidRPr="00C2481A">
        <w:rPr>
          <w:rFonts w:cs="Arial"/>
          <w:szCs w:val="22"/>
        </w:rPr>
        <w:t xml:space="preserve"> the citizens of Illinois with accurate documentation of the residual flood risks.</w:t>
      </w:r>
    </w:p>
    <w:p w14:paraId="6717A21A" w14:textId="77777777" w:rsidR="009D0269" w:rsidRPr="00C2481A" w:rsidRDefault="009D0269" w:rsidP="009D0269">
      <w:pPr>
        <w:rPr>
          <w:rFonts w:eastAsiaTheme="majorEastAsia" w:cs="Arial"/>
          <w:b/>
          <w:bCs/>
          <w:color w:val="1F4E79" w:themeColor="accent1" w:themeShade="80"/>
          <w:sz w:val="28"/>
          <w:szCs w:val="28"/>
        </w:rPr>
      </w:pPr>
    </w:p>
    <w:p w14:paraId="174ECA6E" w14:textId="68482B1B" w:rsidR="00754DD9" w:rsidRPr="003253BA" w:rsidRDefault="00754DD9" w:rsidP="00754DD9">
      <w:pPr>
        <w:pStyle w:val="Heading2"/>
        <w:rPr>
          <w:highlight w:val="magenta"/>
        </w:rPr>
      </w:pPr>
      <w:r w:rsidRPr="003253BA">
        <w:rPr>
          <w:highlight w:val="magenta"/>
        </w:rPr>
        <w:t>Illinois Department of Natural Resources/Offices of Water Resources</w:t>
      </w:r>
    </w:p>
    <w:p w14:paraId="0E71DE95" w14:textId="50A801DF" w:rsidR="000B17CB" w:rsidRPr="003253BA" w:rsidRDefault="0CA6A69B" w:rsidP="6B33EB48">
      <w:pPr>
        <w:spacing w:after="200" w:line="276" w:lineRule="auto"/>
        <w:jc w:val="both"/>
        <w:rPr>
          <w:rFonts w:cs="Arial"/>
          <w:highlight w:val="magenta"/>
        </w:rPr>
      </w:pPr>
      <w:r w:rsidRPr="003253BA">
        <w:rPr>
          <w:rFonts w:cs="Arial"/>
          <w:highlight w:val="magenta"/>
        </w:rPr>
        <w:t>The Illinois Department of Natural Resources/Office of Water Resources (IDNR/OWR) is responsible for managing the state’s river, lakes</w:t>
      </w:r>
      <w:r w:rsidR="10561397" w:rsidRPr="003253BA">
        <w:rPr>
          <w:rFonts w:cs="Arial"/>
          <w:highlight w:val="magenta"/>
        </w:rPr>
        <w:t>,</w:t>
      </w:r>
      <w:r w:rsidRPr="003253BA">
        <w:rPr>
          <w:rFonts w:cs="Arial"/>
          <w:highlight w:val="magenta"/>
        </w:rPr>
        <w:t xml:space="preserve"> and streams. IDNR/OWR is also the lead state agency for water resources planning, navigation, floodplain management, the National Flood Insurance Program (NFIP), water supply, including Lake Michigan water allocations to over seven million people, drought, </w:t>
      </w:r>
      <w:r w:rsidR="1B9C20C7" w:rsidRPr="003253BA">
        <w:rPr>
          <w:rFonts w:cs="Arial"/>
          <w:highlight w:val="magenta"/>
        </w:rPr>
        <w:t xml:space="preserve">Lake Michigan coastal resource planning and coordination, </w:t>
      </w:r>
      <w:r w:rsidRPr="003253BA">
        <w:rPr>
          <w:rFonts w:cs="Arial"/>
          <w:highlight w:val="magenta"/>
        </w:rPr>
        <w:t xml:space="preserve">and interstate organizations on water resources. Interagency duties include the state water plan, drought response, flood </w:t>
      </w:r>
      <w:proofErr w:type="gramStart"/>
      <w:r w:rsidRPr="003253BA">
        <w:rPr>
          <w:rFonts w:cs="Arial"/>
          <w:highlight w:val="magenta"/>
        </w:rPr>
        <w:t>emergency situation</w:t>
      </w:r>
      <w:proofErr w:type="gramEnd"/>
      <w:r w:rsidRPr="003253BA">
        <w:rPr>
          <w:rFonts w:cs="Arial"/>
          <w:highlight w:val="magenta"/>
        </w:rPr>
        <w:t xml:space="preserve"> reports, the comprehensive review of Illinois water use law</w:t>
      </w:r>
      <w:r w:rsidR="10561397" w:rsidRPr="003253BA">
        <w:rPr>
          <w:rFonts w:cs="Arial"/>
          <w:highlight w:val="magenta"/>
        </w:rPr>
        <w:t>,</w:t>
      </w:r>
      <w:r w:rsidRPr="003253BA">
        <w:rPr>
          <w:rFonts w:cs="Arial"/>
          <w:highlight w:val="magenta"/>
        </w:rPr>
        <w:t xml:space="preserve"> and evaluation of national water policy. </w:t>
      </w:r>
    </w:p>
    <w:p w14:paraId="7AEF01FB" w14:textId="2938E711" w:rsidR="00754DD9" w:rsidRPr="003253BA" w:rsidRDefault="00754DD9" w:rsidP="002F260A">
      <w:pPr>
        <w:spacing w:after="60" w:line="276" w:lineRule="auto"/>
        <w:jc w:val="both"/>
        <w:rPr>
          <w:rFonts w:cs="Arial"/>
          <w:szCs w:val="22"/>
          <w:highlight w:val="magenta"/>
        </w:rPr>
      </w:pPr>
      <w:r w:rsidRPr="003253BA">
        <w:rPr>
          <w:rFonts w:cs="Arial"/>
          <w:szCs w:val="22"/>
          <w:highlight w:val="magenta"/>
        </w:rPr>
        <w:t xml:space="preserve">The primary capital activity of the office is </w:t>
      </w:r>
      <w:proofErr w:type="gramStart"/>
      <w:r w:rsidRPr="003253BA">
        <w:rPr>
          <w:rFonts w:cs="Arial"/>
          <w:szCs w:val="22"/>
          <w:highlight w:val="magenta"/>
        </w:rPr>
        <w:t>in the area of</w:t>
      </w:r>
      <w:proofErr w:type="gramEnd"/>
      <w:r w:rsidRPr="003253BA">
        <w:rPr>
          <w:rFonts w:cs="Arial"/>
          <w:szCs w:val="22"/>
          <w:highlight w:val="magenta"/>
        </w:rPr>
        <w:t xml:space="preserve"> urban flood damage reduction with assistance to units of local government through planning, design, construction, regulations, and financial assistance. The urban program also features the acquisition of </w:t>
      </w:r>
      <w:r w:rsidRPr="003253BA">
        <w:rPr>
          <w:rFonts w:cs="Arial"/>
          <w:noProof/>
          <w:szCs w:val="22"/>
          <w:highlight w:val="magenta"/>
        </w:rPr>
        <w:t>flood</w:t>
      </w:r>
      <w:r w:rsidR="004B3308" w:rsidRPr="003253BA">
        <w:rPr>
          <w:rFonts w:cs="Arial"/>
          <w:noProof/>
          <w:szCs w:val="22"/>
          <w:highlight w:val="magenta"/>
        </w:rPr>
        <w:t>-</w:t>
      </w:r>
      <w:r w:rsidRPr="003253BA">
        <w:rPr>
          <w:rFonts w:cs="Arial"/>
          <w:noProof/>
          <w:szCs w:val="22"/>
          <w:highlight w:val="magenta"/>
        </w:rPr>
        <w:t>prone</w:t>
      </w:r>
      <w:r w:rsidRPr="003253BA">
        <w:rPr>
          <w:rFonts w:cs="Arial"/>
          <w:szCs w:val="22"/>
          <w:highlight w:val="magenta"/>
        </w:rPr>
        <w:t xml:space="preserve"> homes and businesses. IDNR/OWR personnel activities include:</w:t>
      </w:r>
    </w:p>
    <w:p w14:paraId="3E2BF837" w14:textId="35805677" w:rsidR="00754DD9" w:rsidRPr="003253BA" w:rsidRDefault="00754DD9" w:rsidP="00191B3F">
      <w:pPr>
        <w:pStyle w:val="ListParagraph"/>
        <w:numPr>
          <w:ilvl w:val="0"/>
          <w:numId w:val="11"/>
        </w:numPr>
        <w:spacing w:after="60" w:line="276" w:lineRule="auto"/>
        <w:ind w:left="360"/>
        <w:contextualSpacing w:val="0"/>
        <w:jc w:val="both"/>
        <w:rPr>
          <w:rFonts w:cs="Arial"/>
          <w:szCs w:val="22"/>
          <w:highlight w:val="magenta"/>
        </w:rPr>
      </w:pPr>
      <w:r w:rsidRPr="003253BA">
        <w:rPr>
          <w:rFonts w:cs="Arial"/>
          <w:szCs w:val="22"/>
          <w:highlight w:val="magenta"/>
        </w:rPr>
        <w:t xml:space="preserve">Administration of programs </w:t>
      </w:r>
      <w:r w:rsidR="005A4765" w:rsidRPr="003253BA">
        <w:rPr>
          <w:rFonts w:cs="Arial"/>
          <w:szCs w:val="22"/>
          <w:highlight w:val="magenta"/>
        </w:rPr>
        <w:t xml:space="preserve">that regulate </w:t>
      </w:r>
      <w:r w:rsidRPr="003253BA">
        <w:rPr>
          <w:rFonts w:cs="Arial"/>
          <w:szCs w:val="22"/>
          <w:highlight w:val="magenta"/>
        </w:rPr>
        <w:t>construction in the floodways of rivers, lakes</w:t>
      </w:r>
      <w:r w:rsidR="004B3308" w:rsidRPr="003253BA">
        <w:rPr>
          <w:rFonts w:cs="Arial"/>
          <w:szCs w:val="22"/>
          <w:highlight w:val="magenta"/>
        </w:rPr>
        <w:t>,</w:t>
      </w:r>
      <w:r w:rsidRPr="003253BA">
        <w:rPr>
          <w:rFonts w:cs="Arial"/>
          <w:szCs w:val="22"/>
          <w:highlight w:val="magenta"/>
        </w:rPr>
        <w:t xml:space="preserve"> </w:t>
      </w:r>
      <w:r w:rsidRPr="003253BA">
        <w:rPr>
          <w:rFonts w:cs="Arial"/>
          <w:noProof/>
          <w:szCs w:val="22"/>
          <w:highlight w:val="magenta"/>
        </w:rPr>
        <w:t>and</w:t>
      </w:r>
      <w:r w:rsidRPr="003253BA">
        <w:rPr>
          <w:rFonts w:cs="Arial"/>
          <w:szCs w:val="22"/>
          <w:highlight w:val="magenta"/>
        </w:rPr>
        <w:t xml:space="preserve"> streams</w:t>
      </w:r>
      <w:r w:rsidR="005A4765" w:rsidRPr="003253BA">
        <w:rPr>
          <w:rFonts w:cs="Arial"/>
          <w:szCs w:val="22"/>
          <w:highlight w:val="magenta"/>
        </w:rPr>
        <w:t xml:space="preserve">, including </w:t>
      </w:r>
      <w:r w:rsidRPr="003253BA">
        <w:rPr>
          <w:rFonts w:cs="Arial"/>
          <w:szCs w:val="22"/>
          <w:highlight w:val="magenta"/>
        </w:rPr>
        <w:t xml:space="preserve">Lake Michigan; construction and operation of dams; diversion of water from Lake Michigan; and withdrawal of water from Lake Shelbyville, Carlyle Lake, and Rend Lake. </w:t>
      </w:r>
    </w:p>
    <w:p w14:paraId="47A81265" w14:textId="0FBCA226" w:rsidR="005A4765" w:rsidRPr="003253BA" w:rsidRDefault="00754DD9" w:rsidP="00191B3F">
      <w:pPr>
        <w:pStyle w:val="ListParagraph"/>
        <w:numPr>
          <w:ilvl w:val="0"/>
          <w:numId w:val="11"/>
        </w:numPr>
        <w:spacing w:after="60" w:line="276" w:lineRule="auto"/>
        <w:ind w:left="360"/>
        <w:contextualSpacing w:val="0"/>
        <w:jc w:val="both"/>
        <w:rPr>
          <w:rFonts w:cs="Arial"/>
          <w:szCs w:val="22"/>
          <w:highlight w:val="magenta"/>
        </w:rPr>
      </w:pPr>
      <w:r w:rsidRPr="003253BA">
        <w:rPr>
          <w:rFonts w:cs="Arial"/>
          <w:szCs w:val="22"/>
          <w:highlight w:val="magenta"/>
        </w:rPr>
        <w:t xml:space="preserve">Operation of the William G. Stratton lock and dam on the Fox River, the </w:t>
      </w:r>
      <w:proofErr w:type="spellStart"/>
      <w:r w:rsidRPr="003253BA">
        <w:rPr>
          <w:rFonts w:cs="Arial"/>
          <w:szCs w:val="22"/>
          <w:highlight w:val="magenta"/>
        </w:rPr>
        <w:t>Sinnissippi</w:t>
      </w:r>
      <w:proofErr w:type="spellEnd"/>
      <w:r w:rsidRPr="003253BA">
        <w:rPr>
          <w:rFonts w:cs="Arial"/>
          <w:szCs w:val="22"/>
          <w:highlight w:val="magenta"/>
        </w:rPr>
        <w:t xml:space="preserve"> Dam on Rock River</w:t>
      </w:r>
      <w:r w:rsidR="00D77918" w:rsidRPr="003253BA">
        <w:rPr>
          <w:rFonts w:cs="Arial"/>
          <w:szCs w:val="22"/>
          <w:highlight w:val="magenta"/>
        </w:rPr>
        <w:t>,</w:t>
      </w:r>
      <w:r w:rsidRPr="003253BA">
        <w:rPr>
          <w:rFonts w:cs="Arial"/>
          <w:szCs w:val="22"/>
          <w:highlight w:val="magenta"/>
        </w:rPr>
        <w:t xml:space="preserve"> and other state-owned facilities. </w:t>
      </w:r>
    </w:p>
    <w:p w14:paraId="37DE1D8A" w14:textId="52A54832" w:rsidR="00754DD9" w:rsidRPr="003253BA" w:rsidRDefault="00FE3AF4" w:rsidP="00191B3F">
      <w:pPr>
        <w:pStyle w:val="ListParagraph"/>
        <w:numPr>
          <w:ilvl w:val="0"/>
          <w:numId w:val="11"/>
        </w:numPr>
        <w:spacing w:after="60" w:line="276" w:lineRule="auto"/>
        <w:ind w:left="360"/>
        <w:contextualSpacing w:val="0"/>
        <w:jc w:val="both"/>
        <w:rPr>
          <w:rFonts w:cs="Arial"/>
          <w:szCs w:val="22"/>
          <w:highlight w:val="magenta"/>
        </w:rPr>
      </w:pPr>
      <w:r w:rsidRPr="003253BA">
        <w:rPr>
          <w:rFonts w:cs="Arial"/>
          <w:szCs w:val="22"/>
          <w:highlight w:val="magenta"/>
        </w:rPr>
        <w:lastRenderedPageBreak/>
        <w:t>Sponsorship of</w:t>
      </w:r>
      <w:r w:rsidR="00754DD9" w:rsidRPr="003253BA">
        <w:rPr>
          <w:rFonts w:cs="Arial"/>
          <w:szCs w:val="22"/>
          <w:highlight w:val="magenta"/>
        </w:rPr>
        <w:t xml:space="preserve"> water resources research and operates stream gauging stations, flood gauges</w:t>
      </w:r>
      <w:r w:rsidR="00D77918" w:rsidRPr="003253BA">
        <w:rPr>
          <w:rFonts w:cs="Arial"/>
          <w:szCs w:val="22"/>
          <w:highlight w:val="magenta"/>
        </w:rPr>
        <w:t>,</w:t>
      </w:r>
      <w:r w:rsidR="00754DD9" w:rsidRPr="003253BA">
        <w:rPr>
          <w:rFonts w:cs="Arial"/>
          <w:szCs w:val="22"/>
          <w:highlight w:val="magenta"/>
        </w:rPr>
        <w:t xml:space="preserve"> and lake water stage recorders in cooperation with federal, state, and local cooperators.</w:t>
      </w:r>
    </w:p>
    <w:p w14:paraId="5F1FFC84" w14:textId="29CF8F71" w:rsidR="00754DD9" w:rsidRPr="003253BA" w:rsidRDefault="00DB17C8" w:rsidP="00191B3F">
      <w:pPr>
        <w:pStyle w:val="ListParagraph"/>
        <w:numPr>
          <w:ilvl w:val="0"/>
          <w:numId w:val="11"/>
        </w:numPr>
        <w:spacing w:after="60" w:line="276" w:lineRule="auto"/>
        <w:ind w:left="360"/>
        <w:contextualSpacing w:val="0"/>
        <w:jc w:val="both"/>
        <w:rPr>
          <w:rFonts w:cs="Arial"/>
          <w:szCs w:val="22"/>
          <w:highlight w:val="magenta"/>
        </w:rPr>
      </w:pPr>
      <w:r w:rsidRPr="003253BA">
        <w:rPr>
          <w:rFonts w:cs="Arial"/>
          <w:szCs w:val="22"/>
          <w:highlight w:val="magenta"/>
        </w:rPr>
        <w:t xml:space="preserve">Collection </w:t>
      </w:r>
      <w:r w:rsidR="00754DD9" w:rsidRPr="003253BA">
        <w:rPr>
          <w:rFonts w:cs="Arial"/>
          <w:szCs w:val="22"/>
          <w:highlight w:val="magenta"/>
        </w:rPr>
        <w:t>of water resource data prior, during</w:t>
      </w:r>
      <w:r w:rsidR="00D77918" w:rsidRPr="003253BA">
        <w:rPr>
          <w:rFonts w:cs="Arial"/>
          <w:szCs w:val="22"/>
          <w:highlight w:val="magenta"/>
        </w:rPr>
        <w:t>,</w:t>
      </w:r>
      <w:r w:rsidR="00754DD9" w:rsidRPr="003253BA">
        <w:rPr>
          <w:rFonts w:cs="Arial"/>
          <w:szCs w:val="22"/>
          <w:highlight w:val="magenta"/>
        </w:rPr>
        <w:t xml:space="preserve"> and following a flood or other disaster and disseminating data to various state and local agencies while serving as a Technical Liaison to the Illinois Emergency Management Agency (IEMA) and their Emergency Operations Center (EOC).</w:t>
      </w:r>
    </w:p>
    <w:p w14:paraId="6927356F" w14:textId="46C0C8A9" w:rsidR="00754DD9" w:rsidRPr="003253BA" w:rsidRDefault="00DB17C8" w:rsidP="00191B3F">
      <w:pPr>
        <w:pStyle w:val="ListParagraph"/>
        <w:numPr>
          <w:ilvl w:val="0"/>
          <w:numId w:val="11"/>
        </w:numPr>
        <w:spacing w:after="200" w:line="276" w:lineRule="auto"/>
        <w:ind w:left="360"/>
        <w:jc w:val="both"/>
        <w:rPr>
          <w:rFonts w:cs="Arial"/>
          <w:szCs w:val="22"/>
          <w:highlight w:val="magenta"/>
        </w:rPr>
      </w:pPr>
      <w:r w:rsidRPr="003253BA">
        <w:rPr>
          <w:rFonts w:cs="Arial"/>
          <w:szCs w:val="22"/>
          <w:highlight w:val="magenta"/>
        </w:rPr>
        <w:t>Coordination of</w:t>
      </w:r>
      <w:r w:rsidR="00754DD9" w:rsidRPr="003253BA">
        <w:rPr>
          <w:rFonts w:cs="Arial"/>
          <w:szCs w:val="22"/>
          <w:highlight w:val="magenta"/>
        </w:rPr>
        <w:t xml:space="preserve"> various state agencies and their statewide resiliency measures intended to reduce flooding issues throughout the state</w:t>
      </w:r>
      <w:r w:rsidRPr="003253BA">
        <w:rPr>
          <w:rFonts w:cs="Arial"/>
          <w:szCs w:val="22"/>
          <w:highlight w:val="magenta"/>
        </w:rPr>
        <w:t xml:space="preserve"> as the lead managing agency for the State of Illinois Resiliency Team</w:t>
      </w:r>
      <w:r w:rsidR="00754DD9" w:rsidRPr="003253BA">
        <w:rPr>
          <w:rFonts w:cs="Arial"/>
          <w:szCs w:val="22"/>
          <w:highlight w:val="magenta"/>
        </w:rPr>
        <w:t>.</w:t>
      </w:r>
    </w:p>
    <w:p w14:paraId="7E482555" w14:textId="2BEE1D77" w:rsidR="009601BC" w:rsidRPr="003253BA" w:rsidRDefault="00CE4CA0" w:rsidP="0094402F">
      <w:pPr>
        <w:pStyle w:val="Heading3"/>
        <w:rPr>
          <w:color w:val="FF0000"/>
          <w:highlight w:val="magenta"/>
        </w:rPr>
      </w:pPr>
      <w:r w:rsidRPr="003253BA">
        <w:rPr>
          <w:highlight w:val="magenta"/>
        </w:rPr>
        <w:t>IDNR/</w:t>
      </w:r>
      <w:del w:id="69" w:author="Altman, Steve" w:date="2025-09-09T14:18:00Z" w16du:dateUtc="2025-09-09T19:18:00Z">
        <w:r w:rsidRPr="003253BA" w:rsidDel="00C03451">
          <w:rPr>
            <w:highlight w:val="magenta"/>
          </w:rPr>
          <w:delText xml:space="preserve"> </w:delText>
        </w:r>
      </w:del>
      <w:r w:rsidRPr="003253BA">
        <w:rPr>
          <w:highlight w:val="magenta"/>
        </w:rPr>
        <w:t xml:space="preserve">OWR </w:t>
      </w:r>
      <w:r w:rsidR="009601BC" w:rsidRPr="003253BA">
        <w:rPr>
          <w:highlight w:val="magenta"/>
        </w:rPr>
        <w:t>Goals</w:t>
      </w:r>
    </w:p>
    <w:p w14:paraId="048F5FF7" w14:textId="1DA90023" w:rsidR="009601BC" w:rsidRPr="003253BA" w:rsidRDefault="009601BC" w:rsidP="0044510C">
      <w:pPr>
        <w:spacing w:before="120" w:line="276" w:lineRule="auto"/>
        <w:jc w:val="both"/>
        <w:rPr>
          <w:rFonts w:cs="Arial"/>
          <w:szCs w:val="22"/>
          <w:highlight w:val="magenta"/>
        </w:rPr>
      </w:pPr>
      <w:r w:rsidRPr="003253BA">
        <w:rPr>
          <w:rFonts w:cs="Arial"/>
          <w:szCs w:val="22"/>
          <w:highlight w:val="magenta"/>
        </w:rPr>
        <w:t>The goals of the IDNR/OWR are to continue the pursuit of sound floodplain management, provide for secure water sources for public and industrial uses</w:t>
      </w:r>
      <w:r w:rsidR="00622988" w:rsidRPr="003253BA">
        <w:rPr>
          <w:rFonts w:cs="Arial"/>
          <w:szCs w:val="22"/>
          <w:highlight w:val="magenta"/>
        </w:rPr>
        <w:t>,</w:t>
      </w:r>
      <w:r w:rsidRPr="003253BA">
        <w:rPr>
          <w:rFonts w:cs="Arial"/>
          <w:szCs w:val="22"/>
          <w:highlight w:val="magenta"/>
        </w:rPr>
        <w:t xml:space="preserve"> and further flood risk reduction in Illinois.</w:t>
      </w:r>
      <w:r w:rsidR="00622988" w:rsidRPr="003253BA">
        <w:rPr>
          <w:rFonts w:cs="Arial"/>
          <w:szCs w:val="22"/>
          <w:highlight w:val="magenta"/>
        </w:rPr>
        <w:t xml:space="preserve"> Program</w:t>
      </w:r>
      <w:r w:rsidR="00D77918" w:rsidRPr="003253BA">
        <w:rPr>
          <w:rFonts w:cs="Arial"/>
          <w:szCs w:val="22"/>
          <w:highlight w:val="magenta"/>
        </w:rPr>
        <w:t>-</w:t>
      </w:r>
      <w:r w:rsidR="00622988" w:rsidRPr="003253BA">
        <w:rPr>
          <w:rFonts w:cs="Arial"/>
          <w:szCs w:val="22"/>
          <w:highlight w:val="magenta"/>
        </w:rPr>
        <w:t>specific objectives follow:</w:t>
      </w:r>
    </w:p>
    <w:p w14:paraId="0B612A7A" w14:textId="77777777" w:rsidR="009601BC" w:rsidRPr="003253BA" w:rsidRDefault="009601BC" w:rsidP="009601BC">
      <w:pPr>
        <w:jc w:val="both"/>
        <w:rPr>
          <w:rFonts w:cs="Arial"/>
          <w:highlight w:val="magenta"/>
        </w:rPr>
      </w:pPr>
    </w:p>
    <w:p w14:paraId="29A73016" w14:textId="77777777" w:rsidR="009601BC" w:rsidRPr="003253BA" w:rsidRDefault="009601BC" w:rsidP="0094402F">
      <w:pPr>
        <w:pStyle w:val="Heading4"/>
        <w:rPr>
          <w:highlight w:val="magenta"/>
        </w:rPr>
      </w:pPr>
      <w:r w:rsidRPr="003253BA">
        <w:rPr>
          <w:highlight w:val="magenta"/>
        </w:rPr>
        <w:t>Public Safety</w:t>
      </w:r>
    </w:p>
    <w:p w14:paraId="19360FC4" w14:textId="77777777" w:rsidR="00DF52A2" w:rsidRPr="003253BA" w:rsidRDefault="00DF52A2" w:rsidP="00DF52A2">
      <w:pPr>
        <w:numPr>
          <w:ilvl w:val="0"/>
          <w:numId w:val="1"/>
        </w:numPr>
        <w:spacing w:before="120" w:after="60" w:line="276" w:lineRule="auto"/>
        <w:jc w:val="both"/>
        <w:rPr>
          <w:rFonts w:ascii="Calibri" w:hAnsi="Calibri"/>
          <w:szCs w:val="22"/>
          <w:highlight w:val="magenta"/>
        </w:rPr>
      </w:pPr>
      <w:r w:rsidRPr="003253BA">
        <w:rPr>
          <w:highlight w:val="magenta"/>
        </w:rPr>
        <w:t xml:space="preserve">Implement removal of public low head dams in the NB Chicago River, Fox, Kankakee, and Sangamon River Watersheds to improve public safety. </w:t>
      </w:r>
    </w:p>
    <w:p w14:paraId="4A078BAC" w14:textId="77777777" w:rsidR="00DF52A2" w:rsidRPr="003253BA" w:rsidRDefault="00DF52A2" w:rsidP="00DF52A2">
      <w:pPr>
        <w:numPr>
          <w:ilvl w:val="0"/>
          <w:numId w:val="1"/>
        </w:numPr>
        <w:spacing w:after="60" w:line="276" w:lineRule="auto"/>
        <w:jc w:val="both"/>
        <w:rPr>
          <w:highlight w:val="magenta"/>
        </w:rPr>
      </w:pPr>
      <w:r w:rsidRPr="003253BA">
        <w:rPr>
          <w:highlight w:val="magenta"/>
        </w:rPr>
        <w:t>Continue to conduct flood surveillance activities as flooding and flood damages occur statewide to update forecast gage stage damage information (identify what is damaged at what stage).</w:t>
      </w:r>
    </w:p>
    <w:p w14:paraId="1E862B8A" w14:textId="77777777" w:rsidR="00DF52A2" w:rsidRPr="003253BA" w:rsidRDefault="00DF52A2" w:rsidP="00DF52A2">
      <w:pPr>
        <w:numPr>
          <w:ilvl w:val="0"/>
          <w:numId w:val="1"/>
        </w:numPr>
        <w:spacing w:after="60" w:line="276" w:lineRule="auto"/>
        <w:jc w:val="both"/>
        <w:rPr>
          <w:highlight w:val="magenta"/>
        </w:rPr>
      </w:pPr>
      <w:r w:rsidRPr="003253BA">
        <w:rPr>
          <w:highlight w:val="magenta"/>
        </w:rPr>
        <w:t xml:space="preserve">Continue to inspect State Dam Safety Program review, inspections, and compliance determinations. </w:t>
      </w:r>
    </w:p>
    <w:p w14:paraId="1C410FBF" w14:textId="77777777" w:rsidR="00DF52A2" w:rsidRPr="003253BA" w:rsidRDefault="00DF52A2" w:rsidP="00DF52A2">
      <w:pPr>
        <w:numPr>
          <w:ilvl w:val="0"/>
          <w:numId w:val="1"/>
        </w:numPr>
        <w:spacing w:line="276" w:lineRule="auto"/>
        <w:contextualSpacing/>
        <w:jc w:val="both"/>
        <w:rPr>
          <w:highlight w:val="magenta"/>
        </w:rPr>
      </w:pPr>
      <w:r w:rsidRPr="003253BA">
        <w:rPr>
          <w:highlight w:val="magenta"/>
        </w:rPr>
        <w:t>Mapping levees statewide using a LiDAR-based survey to determine overtopping elevations, levee breach inundation mapping, and economic impacts of such levee failures.</w:t>
      </w:r>
    </w:p>
    <w:p w14:paraId="0705D839" w14:textId="77777777" w:rsidR="00DF52A2" w:rsidRPr="003253BA" w:rsidRDefault="00DF52A2" w:rsidP="00DF52A2">
      <w:pPr>
        <w:numPr>
          <w:ilvl w:val="0"/>
          <w:numId w:val="1"/>
        </w:numPr>
        <w:spacing w:line="276" w:lineRule="auto"/>
        <w:contextualSpacing/>
        <w:jc w:val="both"/>
        <w:rPr>
          <w:highlight w:val="magenta"/>
        </w:rPr>
      </w:pPr>
      <w:r w:rsidRPr="003253BA">
        <w:rPr>
          <w:highlight w:val="magenta"/>
        </w:rPr>
        <w:t>Coordinate with agency, NGO and community partners develop and support plans to build resilience to coastal hazards, including shoreline erosion and flooding.</w:t>
      </w:r>
    </w:p>
    <w:p w14:paraId="0644C147" w14:textId="77777777" w:rsidR="00DF52A2" w:rsidRPr="003253BA" w:rsidRDefault="00DF52A2" w:rsidP="00DF52A2">
      <w:pPr>
        <w:numPr>
          <w:ilvl w:val="0"/>
          <w:numId w:val="1"/>
        </w:numPr>
        <w:spacing w:line="276" w:lineRule="auto"/>
        <w:contextualSpacing/>
        <w:jc w:val="both"/>
        <w:rPr>
          <w:highlight w:val="magenta"/>
        </w:rPr>
      </w:pPr>
      <w:r w:rsidRPr="003253BA">
        <w:rPr>
          <w:highlight w:val="magenta"/>
        </w:rPr>
        <w:t>Provide pass-through federal funding to for planning, education and outreach to build resilience to coastal hazards.</w:t>
      </w:r>
    </w:p>
    <w:p w14:paraId="6E40E1B7" w14:textId="22E2B181" w:rsidR="009601BC" w:rsidRPr="003253BA" w:rsidRDefault="009601BC" w:rsidP="001F3793">
      <w:pPr>
        <w:spacing w:line="276" w:lineRule="auto"/>
        <w:ind w:left="360"/>
        <w:contextualSpacing/>
        <w:jc w:val="both"/>
        <w:rPr>
          <w:rFonts w:cs="Arial"/>
          <w:highlight w:val="magenta"/>
        </w:rPr>
      </w:pPr>
    </w:p>
    <w:p w14:paraId="3341E691" w14:textId="53A3BE72" w:rsidR="1BC51937" w:rsidRPr="003253BA" w:rsidRDefault="1BC51937">
      <w:pPr>
        <w:numPr>
          <w:ilvl w:val="0"/>
          <w:numId w:val="1"/>
        </w:numPr>
        <w:spacing w:line="276" w:lineRule="auto"/>
        <w:ind w:left="360"/>
        <w:contextualSpacing/>
        <w:jc w:val="both"/>
        <w:rPr>
          <w:rFonts w:cs="Arial"/>
          <w:highlight w:val="magenta"/>
        </w:rPr>
      </w:pPr>
      <w:r w:rsidRPr="003253BA">
        <w:rPr>
          <w:rFonts w:cs="Arial"/>
          <w:highlight w:val="magenta"/>
        </w:rPr>
        <w:t>Coordinate with agency</w:t>
      </w:r>
      <w:r w:rsidR="5EC24001" w:rsidRPr="003253BA">
        <w:rPr>
          <w:rFonts w:cs="Arial"/>
          <w:highlight w:val="magenta"/>
        </w:rPr>
        <w:t>, NGO</w:t>
      </w:r>
      <w:r w:rsidRPr="003253BA">
        <w:rPr>
          <w:rFonts w:cs="Arial"/>
          <w:highlight w:val="magenta"/>
        </w:rPr>
        <w:t xml:space="preserve"> and community partners </w:t>
      </w:r>
      <w:r w:rsidR="596F045C" w:rsidRPr="003253BA">
        <w:rPr>
          <w:rFonts w:cs="Arial"/>
          <w:highlight w:val="magenta"/>
        </w:rPr>
        <w:t xml:space="preserve">develop and support plans to </w:t>
      </w:r>
      <w:r w:rsidRPr="003253BA">
        <w:rPr>
          <w:rFonts w:cs="Arial"/>
          <w:highlight w:val="magenta"/>
        </w:rPr>
        <w:t>build resilience to coastal hazards, including shoreline erosion and flooding</w:t>
      </w:r>
      <w:r w:rsidR="5A5E36AD" w:rsidRPr="003253BA">
        <w:rPr>
          <w:rFonts w:cs="Arial"/>
          <w:highlight w:val="magenta"/>
        </w:rPr>
        <w:t>.</w:t>
      </w:r>
    </w:p>
    <w:p w14:paraId="2A6A0F7A" w14:textId="414B2214" w:rsidR="00E02898" w:rsidRPr="003253BA" w:rsidRDefault="5A5E36AD" w:rsidP="00E02898">
      <w:pPr>
        <w:numPr>
          <w:ilvl w:val="0"/>
          <w:numId w:val="1"/>
        </w:numPr>
        <w:spacing w:line="276" w:lineRule="auto"/>
        <w:ind w:left="360"/>
        <w:contextualSpacing/>
        <w:jc w:val="both"/>
        <w:rPr>
          <w:rFonts w:cs="Arial"/>
          <w:highlight w:val="magenta"/>
        </w:rPr>
      </w:pPr>
      <w:r w:rsidRPr="003253BA">
        <w:rPr>
          <w:rFonts w:cs="Arial"/>
          <w:highlight w:val="magenta"/>
        </w:rPr>
        <w:t xml:space="preserve">Provide pass-through federal funding to for planning, education and outreach </w:t>
      </w:r>
      <w:r w:rsidR="31E89F33" w:rsidRPr="003253BA">
        <w:rPr>
          <w:rFonts w:cs="Arial"/>
          <w:highlight w:val="magenta"/>
        </w:rPr>
        <w:t>to build resilience to coastal hazards</w:t>
      </w:r>
      <w:r w:rsidR="001F3793" w:rsidRPr="003253BA">
        <w:rPr>
          <w:rFonts w:cs="Arial"/>
          <w:highlight w:val="magenta"/>
        </w:rPr>
        <w:t>.</w:t>
      </w:r>
    </w:p>
    <w:p w14:paraId="4A2026FC" w14:textId="1A7D8C48" w:rsidR="009601BC" w:rsidRPr="003253BA" w:rsidRDefault="00645613" w:rsidP="009601BC">
      <w:pPr>
        <w:ind w:left="360"/>
        <w:rPr>
          <w:rFonts w:cs="Arial"/>
          <w:szCs w:val="22"/>
          <w:highlight w:val="magenta"/>
        </w:rPr>
      </w:pPr>
      <w:commentRangeStart w:id="70"/>
      <w:commentRangeEnd w:id="70"/>
      <w:r w:rsidRPr="003253BA">
        <w:rPr>
          <w:rStyle w:val="CommentReference"/>
          <w:highlight w:val="magenta"/>
        </w:rPr>
        <w:commentReference w:id="70"/>
      </w:r>
    </w:p>
    <w:p w14:paraId="4E8474FA" w14:textId="77777777" w:rsidR="009601BC" w:rsidRPr="003253BA" w:rsidRDefault="009601BC" w:rsidP="0094402F">
      <w:pPr>
        <w:pStyle w:val="Heading4"/>
        <w:rPr>
          <w:highlight w:val="magenta"/>
        </w:rPr>
      </w:pPr>
      <w:r w:rsidRPr="003253BA">
        <w:rPr>
          <w:highlight w:val="magenta"/>
        </w:rPr>
        <w:t>Flood Risk Reduction</w:t>
      </w:r>
    </w:p>
    <w:p w14:paraId="4A887615" w14:textId="5FD54D7A" w:rsidR="009601BC" w:rsidRPr="003253BA" w:rsidRDefault="009601BC" w:rsidP="0044510C">
      <w:pPr>
        <w:numPr>
          <w:ilvl w:val="0"/>
          <w:numId w:val="1"/>
        </w:numPr>
        <w:spacing w:before="120" w:after="60" w:line="276" w:lineRule="auto"/>
        <w:ind w:left="360"/>
        <w:jc w:val="both"/>
        <w:rPr>
          <w:rFonts w:cs="Arial"/>
          <w:szCs w:val="22"/>
          <w:highlight w:val="magenta"/>
        </w:rPr>
      </w:pPr>
      <w:r w:rsidRPr="003253BA">
        <w:rPr>
          <w:rFonts w:cs="Arial"/>
          <w:szCs w:val="22"/>
          <w:highlight w:val="magenta"/>
        </w:rPr>
        <w:t xml:space="preserve">Continue to implement additional Flood Hazard Mitigation (acquisition) Projects statewide to eliminate repetitive loss structures as available funding allows. Illinois also intends to continue to partner with FEMA and IEMA to help optimize repetitive loss acquisitions through the </w:t>
      </w:r>
      <w:r w:rsidRPr="003253BA">
        <w:rPr>
          <w:rFonts w:cs="Arial"/>
          <w:szCs w:val="22"/>
          <w:highlight w:val="magenta"/>
        </w:rPr>
        <w:lastRenderedPageBreak/>
        <w:t xml:space="preserve">Hazard Mitigation Grant Program (HMGP) by working with local communities to provide for the required 25% local match either individually or </w:t>
      </w:r>
      <w:r w:rsidR="00204ECE" w:rsidRPr="003253BA">
        <w:rPr>
          <w:rFonts w:cs="Arial"/>
          <w:szCs w:val="22"/>
          <w:highlight w:val="magenta"/>
        </w:rPr>
        <w:t>globally.</w:t>
      </w:r>
    </w:p>
    <w:p w14:paraId="6EF85E60" w14:textId="77777777" w:rsidR="00CB0384" w:rsidRPr="003253BA" w:rsidRDefault="00CB0384" w:rsidP="00CB0384">
      <w:pPr>
        <w:pStyle w:val="ListParagraph"/>
        <w:numPr>
          <w:ilvl w:val="0"/>
          <w:numId w:val="1"/>
        </w:numPr>
        <w:rPr>
          <w:rFonts w:ascii="Calibri" w:hAnsi="Calibri"/>
          <w:szCs w:val="22"/>
          <w:highlight w:val="magenta"/>
        </w:rPr>
      </w:pPr>
      <w:r w:rsidRPr="003253BA">
        <w:rPr>
          <w:highlight w:val="magenta"/>
        </w:rPr>
        <w:t>The State of Illinois will continue to partner with local Illinois communities to study the feasibility of potential flood hazard risk reduction projects and, if appropriate, complete project planning and project designs to implement such economically feasible measures. These communities typically have sustained flood damages during several storm events in recent years.  The IDNR conducts flood study from small tributaries to large rivers to identify the source of the flood problem and to develop a flood mitigation strategy for the future.  The improvements can include levees, diversions, detention reservoirs, improved conveyance, and structure buyouts and floodproofing.  In process of the study, an inundation maps based on the new modeling is created as well as a full assessment of existing damages is determined.  The information determined throughout the study can be utilized by FEMA.</w:t>
      </w:r>
    </w:p>
    <w:p w14:paraId="1F69C67D" w14:textId="77777777" w:rsidR="009601BC" w:rsidRPr="003253BA" w:rsidRDefault="009601BC" w:rsidP="009601BC">
      <w:pPr>
        <w:jc w:val="both"/>
        <w:rPr>
          <w:rFonts w:cs="Arial"/>
          <w:szCs w:val="22"/>
          <w:highlight w:val="magenta"/>
        </w:rPr>
      </w:pPr>
    </w:p>
    <w:p w14:paraId="37F07EC1" w14:textId="77777777" w:rsidR="009601BC" w:rsidRPr="003253BA" w:rsidRDefault="009601BC" w:rsidP="0044510C">
      <w:pPr>
        <w:pStyle w:val="Heading4"/>
        <w:spacing w:after="120"/>
        <w:rPr>
          <w:highlight w:val="magenta"/>
        </w:rPr>
      </w:pPr>
      <w:r w:rsidRPr="003253BA">
        <w:rPr>
          <w:highlight w:val="magenta"/>
        </w:rPr>
        <w:t>Floodplain Management</w:t>
      </w:r>
    </w:p>
    <w:p w14:paraId="203B87AF" w14:textId="635A39A1" w:rsidR="009601BC" w:rsidRPr="003253BA" w:rsidRDefault="009601BC" w:rsidP="009601BC">
      <w:pPr>
        <w:numPr>
          <w:ilvl w:val="0"/>
          <w:numId w:val="1"/>
        </w:numPr>
        <w:spacing w:after="40" w:line="276" w:lineRule="auto"/>
        <w:ind w:left="360"/>
        <w:jc w:val="both"/>
        <w:rPr>
          <w:rFonts w:cs="Arial"/>
          <w:szCs w:val="22"/>
          <w:highlight w:val="magenta"/>
        </w:rPr>
      </w:pPr>
      <w:r w:rsidRPr="003253BA">
        <w:rPr>
          <w:rFonts w:cs="Arial"/>
          <w:szCs w:val="22"/>
          <w:highlight w:val="magenta"/>
        </w:rPr>
        <w:t>Continue to work with communities to demonstrate NFIP compliance, participate in the National C</w:t>
      </w:r>
      <w:r w:rsidR="007B06F5" w:rsidRPr="003253BA">
        <w:rPr>
          <w:rFonts w:cs="Arial"/>
          <w:szCs w:val="22"/>
          <w:highlight w:val="magenta"/>
        </w:rPr>
        <w:t>ommunity Rating System (C</w:t>
      </w:r>
      <w:r w:rsidRPr="003253BA">
        <w:rPr>
          <w:rFonts w:cs="Arial"/>
          <w:szCs w:val="22"/>
          <w:highlight w:val="magenta"/>
        </w:rPr>
        <w:t>RS</w:t>
      </w:r>
      <w:r w:rsidR="007B06F5" w:rsidRPr="003253BA">
        <w:rPr>
          <w:rFonts w:cs="Arial"/>
          <w:szCs w:val="22"/>
          <w:highlight w:val="magenta"/>
        </w:rPr>
        <w:t>)</w:t>
      </w:r>
      <w:r w:rsidRPr="003253BA">
        <w:rPr>
          <w:rFonts w:cs="Arial"/>
          <w:szCs w:val="22"/>
          <w:highlight w:val="magenta"/>
        </w:rPr>
        <w:t xml:space="preserve"> program and minimize flood hazard risks through FEMA</w:t>
      </w:r>
      <w:r w:rsidR="00234E10" w:rsidRPr="003253BA">
        <w:rPr>
          <w:rFonts w:cs="Arial"/>
          <w:szCs w:val="22"/>
          <w:highlight w:val="magenta"/>
        </w:rPr>
        <w:t xml:space="preserve">’s Community Assistance </w:t>
      </w:r>
      <w:r w:rsidR="00204ECE" w:rsidRPr="003253BA">
        <w:rPr>
          <w:rFonts w:cs="Arial"/>
          <w:szCs w:val="22"/>
          <w:highlight w:val="magenta"/>
        </w:rPr>
        <w:t>Program.</w:t>
      </w:r>
      <w:r w:rsidRPr="003253BA">
        <w:rPr>
          <w:rFonts w:cs="Arial"/>
          <w:szCs w:val="22"/>
          <w:highlight w:val="magenta"/>
        </w:rPr>
        <w:t xml:space="preserve"> </w:t>
      </w:r>
    </w:p>
    <w:p w14:paraId="26D108B0" w14:textId="6459CC1F" w:rsidR="009601BC" w:rsidRPr="003253BA" w:rsidRDefault="009601BC" w:rsidP="4CEA7DD5">
      <w:pPr>
        <w:numPr>
          <w:ilvl w:val="0"/>
          <w:numId w:val="1"/>
        </w:numPr>
        <w:spacing w:after="40" w:line="276" w:lineRule="auto"/>
        <w:ind w:left="360"/>
        <w:jc w:val="both"/>
        <w:rPr>
          <w:rFonts w:cs="Arial"/>
          <w:highlight w:val="magenta"/>
        </w:rPr>
      </w:pPr>
      <w:r w:rsidRPr="003253BA">
        <w:rPr>
          <w:rFonts w:cs="Arial"/>
          <w:highlight w:val="magenta"/>
        </w:rPr>
        <w:t xml:space="preserve">Continue to actively participate in the IAFSM Special </w:t>
      </w:r>
      <w:r w:rsidR="753A8963" w:rsidRPr="003253BA">
        <w:rPr>
          <w:rFonts w:cs="Arial"/>
          <w:highlight w:val="magenta"/>
        </w:rPr>
        <w:t xml:space="preserve">Advanced </w:t>
      </w:r>
      <w:r w:rsidRPr="003253BA">
        <w:rPr>
          <w:rFonts w:cs="Arial"/>
          <w:highlight w:val="magenta"/>
        </w:rPr>
        <w:t xml:space="preserve">Modeling Subcommittee as a means </w:t>
      </w:r>
      <w:r w:rsidR="00D77918" w:rsidRPr="003253BA">
        <w:rPr>
          <w:rFonts w:cs="Arial"/>
          <w:highlight w:val="magenta"/>
        </w:rPr>
        <w:t xml:space="preserve">of </w:t>
      </w:r>
      <w:r w:rsidRPr="003253BA">
        <w:rPr>
          <w:rFonts w:cs="Arial"/>
          <w:highlight w:val="magenta"/>
        </w:rPr>
        <w:t xml:space="preserve">developing better insight and policy related to the </w:t>
      </w:r>
      <w:r w:rsidRPr="003253BA">
        <w:rPr>
          <w:rFonts w:cs="Arial"/>
          <w:noProof/>
          <w:highlight w:val="magenta"/>
        </w:rPr>
        <w:t>use</w:t>
      </w:r>
      <w:r w:rsidRPr="003253BA">
        <w:rPr>
          <w:rFonts w:cs="Arial"/>
          <w:highlight w:val="magenta"/>
        </w:rPr>
        <w:t xml:space="preserve"> of </w:t>
      </w:r>
      <w:commentRangeStart w:id="71"/>
      <w:commentRangeEnd w:id="71"/>
      <w:r w:rsidRPr="003253BA">
        <w:rPr>
          <w:rStyle w:val="CommentReference"/>
          <w:highlight w:val="magenta"/>
        </w:rPr>
        <w:commentReference w:id="71"/>
      </w:r>
      <w:r w:rsidR="7097B569" w:rsidRPr="003253BA">
        <w:rPr>
          <w:rFonts w:cs="Arial"/>
          <w:highlight w:val="magenta"/>
        </w:rPr>
        <w:t xml:space="preserve">advanced (unsteady and two-dimensional) </w:t>
      </w:r>
      <w:r w:rsidRPr="003253BA">
        <w:rPr>
          <w:rFonts w:cs="Arial"/>
          <w:highlight w:val="magenta"/>
        </w:rPr>
        <w:t xml:space="preserve">modeling for regulatory </w:t>
      </w:r>
      <w:r w:rsidR="00204ECE" w:rsidRPr="003253BA">
        <w:rPr>
          <w:rFonts w:cs="Arial"/>
          <w:highlight w:val="magenta"/>
        </w:rPr>
        <w:t>purposes.</w:t>
      </w:r>
    </w:p>
    <w:p w14:paraId="3C46FFAF" w14:textId="398335B7" w:rsidR="009601BC" w:rsidRPr="003253BA" w:rsidRDefault="009601BC" w:rsidP="009601BC">
      <w:pPr>
        <w:numPr>
          <w:ilvl w:val="0"/>
          <w:numId w:val="1"/>
        </w:numPr>
        <w:spacing w:line="276" w:lineRule="auto"/>
        <w:ind w:left="360"/>
        <w:jc w:val="both"/>
        <w:rPr>
          <w:rFonts w:cs="Arial"/>
          <w:szCs w:val="22"/>
          <w:highlight w:val="magenta"/>
        </w:rPr>
      </w:pPr>
      <w:r w:rsidRPr="003253BA">
        <w:rPr>
          <w:rFonts w:cs="Arial"/>
          <w:szCs w:val="22"/>
          <w:highlight w:val="magenta"/>
        </w:rPr>
        <w:t>Seek to strengthen enforcement authorities in the Rivers, Lakes</w:t>
      </w:r>
      <w:r w:rsidR="00D77918" w:rsidRPr="003253BA">
        <w:rPr>
          <w:rFonts w:cs="Arial"/>
          <w:szCs w:val="22"/>
          <w:highlight w:val="magenta"/>
        </w:rPr>
        <w:t>,</w:t>
      </w:r>
      <w:r w:rsidRPr="003253BA">
        <w:rPr>
          <w:rFonts w:cs="Arial"/>
          <w:szCs w:val="22"/>
          <w:highlight w:val="magenta"/>
        </w:rPr>
        <w:t xml:space="preserve"> and Streams Act, especially for high hazard public safety floodplain and dam safety violations</w:t>
      </w:r>
      <w:r w:rsidR="00234E10" w:rsidRPr="003253BA">
        <w:rPr>
          <w:rFonts w:cs="Arial"/>
          <w:szCs w:val="22"/>
          <w:highlight w:val="magenta"/>
        </w:rPr>
        <w:t>.</w:t>
      </w:r>
    </w:p>
    <w:p w14:paraId="2147F0A9" w14:textId="77777777" w:rsidR="00AB1234" w:rsidRPr="003253BA" w:rsidRDefault="00AB1234" w:rsidP="00AB1234">
      <w:pPr>
        <w:spacing w:line="276" w:lineRule="auto"/>
        <w:jc w:val="both"/>
        <w:rPr>
          <w:rFonts w:cs="Arial"/>
          <w:szCs w:val="22"/>
          <w:highlight w:val="magenta"/>
        </w:rPr>
      </w:pPr>
    </w:p>
    <w:p w14:paraId="44F0C8DE" w14:textId="77777777" w:rsidR="009601BC" w:rsidRPr="003253BA" w:rsidRDefault="009601BC" w:rsidP="00AB1234">
      <w:pPr>
        <w:pStyle w:val="Heading4"/>
        <w:spacing w:after="120"/>
        <w:rPr>
          <w:highlight w:val="magenta"/>
        </w:rPr>
      </w:pPr>
      <w:r w:rsidRPr="003253BA">
        <w:rPr>
          <w:highlight w:val="magenta"/>
        </w:rPr>
        <w:t>Flood Hazard Identification and Mapping</w:t>
      </w:r>
    </w:p>
    <w:p w14:paraId="6456D03A" w14:textId="6CC9BC06" w:rsidR="009601BC" w:rsidRPr="003253BA" w:rsidRDefault="009601BC" w:rsidP="00AB1234">
      <w:pPr>
        <w:spacing w:line="276" w:lineRule="auto"/>
        <w:jc w:val="both"/>
        <w:rPr>
          <w:rFonts w:cs="Arial"/>
          <w:szCs w:val="22"/>
          <w:highlight w:val="magenta"/>
        </w:rPr>
      </w:pPr>
      <w:r w:rsidRPr="003253BA">
        <w:rPr>
          <w:rFonts w:cs="Arial"/>
          <w:szCs w:val="22"/>
          <w:highlight w:val="magenta"/>
        </w:rPr>
        <w:t>Illinois recognizes that it needs to continue to develop better flood hazard maps for all urban and urbanizing areas of the State to improve NFIP activities and the State’s regulatory floodplain management programs. Coordinated Needs Management Strategy (CNMS) has helped to identify technical deficiencies in existing floodplain studies and mapping. This information can direct resources to the areas where improved technical products can provide the greatest public benefit.</w:t>
      </w:r>
      <w:r w:rsidR="00D33EB1" w:rsidRPr="003253BA">
        <w:rPr>
          <w:rFonts w:cs="Arial"/>
          <w:szCs w:val="22"/>
          <w:highlight w:val="magenta"/>
        </w:rPr>
        <w:t xml:space="preserve"> IDNR/OWR through the CTP continues working with FEMA and ISWS toward this goal.</w:t>
      </w:r>
    </w:p>
    <w:p w14:paraId="3C03B6D4" w14:textId="77777777" w:rsidR="00796934" w:rsidRPr="003253BA" w:rsidRDefault="00796934" w:rsidP="00796934">
      <w:pPr>
        <w:spacing w:line="276" w:lineRule="auto"/>
        <w:jc w:val="both"/>
        <w:rPr>
          <w:highlight w:val="magenta"/>
        </w:rPr>
      </w:pPr>
      <w:r w:rsidRPr="003253BA">
        <w:rPr>
          <w:highlight w:val="magenta"/>
        </w:rPr>
        <w:t>IDNR/OWR staff assist in the mission of reducing flooding and flood risk through the performance of numerous activities</w:t>
      </w:r>
      <w:r w:rsidRPr="003253BA">
        <w:rPr>
          <w:rStyle w:val="FootnoteReference"/>
          <w:highlight w:val="magenta"/>
        </w:rPr>
        <w:footnoteReference w:id="2"/>
      </w:r>
      <w:r w:rsidRPr="003253BA">
        <w:rPr>
          <w:highlight w:val="magenta"/>
        </w:rPr>
        <w:t>. IDNR/OWR programs and activities that augment FEMA’s efforts include:</w:t>
      </w:r>
    </w:p>
    <w:p w14:paraId="7589C47F" w14:textId="50465B44" w:rsidR="00796934" w:rsidRPr="003253BA" w:rsidRDefault="00796934" w:rsidP="003C1FAF">
      <w:pPr>
        <w:pStyle w:val="ListParagraph"/>
        <w:numPr>
          <w:ilvl w:val="0"/>
          <w:numId w:val="19"/>
        </w:numPr>
        <w:spacing w:before="120" w:line="276" w:lineRule="auto"/>
        <w:rPr>
          <w:highlight w:val="magenta"/>
        </w:rPr>
      </w:pPr>
      <w:r w:rsidRPr="003253BA">
        <w:rPr>
          <w:highlight w:val="magenta"/>
        </w:rPr>
        <w:t xml:space="preserve">Regulatory Programs – Responsible for floodplain management activities across the state and the issuance of permits for dam construction, construction in stream floodways, and activities in public bodies of water. Assists in coordination of NFIP at </w:t>
      </w:r>
      <w:r w:rsidR="00D77918" w:rsidRPr="003253BA">
        <w:rPr>
          <w:highlight w:val="magenta"/>
        </w:rPr>
        <w:t xml:space="preserve">the </w:t>
      </w:r>
      <w:r w:rsidRPr="003253BA">
        <w:rPr>
          <w:highlight w:val="magenta"/>
        </w:rPr>
        <w:t>local level.</w:t>
      </w:r>
    </w:p>
    <w:p w14:paraId="4144220A" w14:textId="4B4E1B1D" w:rsidR="00796934" w:rsidRPr="003253BA" w:rsidRDefault="00796934" w:rsidP="003C1FAF">
      <w:pPr>
        <w:pStyle w:val="ListParagraph"/>
        <w:numPr>
          <w:ilvl w:val="0"/>
          <w:numId w:val="19"/>
        </w:numPr>
        <w:spacing w:line="276" w:lineRule="auto"/>
        <w:rPr>
          <w:highlight w:val="magenta"/>
        </w:rPr>
      </w:pPr>
      <w:r w:rsidRPr="003253BA">
        <w:rPr>
          <w:highlight w:val="magenta"/>
        </w:rPr>
        <w:lastRenderedPageBreak/>
        <w:t xml:space="preserve">Statewide Programs – Responsible for non-permit programs including floodplain management training, community assessment visits, and ordinance reviews. Leads coordination activities for the NFIP communities, coordinates with the CRS program </w:t>
      </w:r>
      <w:r w:rsidR="00D77918" w:rsidRPr="003253BA">
        <w:rPr>
          <w:highlight w:val="magenta"/>
        </w:rPr>
        <w:t>assists in</w:t>
      </w:r>
      <w:r w:rsidRPr="003253BA">
        <w:rPr>
          <w:highlight w:val="magenta"/>
        </w:rPr>
        <w:t xml:space="preserve"> regional stormwater management </w:t>
      </w:r>
      <w:r w:rsidR="00204ECE" w:rsidRPr="003253BA">
        <w:rPr>
          <w:highlight w:val="magenta"/>
        </w:rPr>
        <w:t>programs and</w:t>
      </w:r>
      <w:r w:rsidRPr="003253BA">
        <w:rPr>
          <w:highlight w:val="magenta"/>
        </w:rPr>
        <w:t xml:space="preserve"> is responsible for the nonstructural mitigation program including buyouts of repeatedly flooded structures.</w:t>
      </w:r>
    </w:p>
    <w:p w14:paraId="6DDAB4AB" w14:textId="6EA39F0D" w:rsidR="00796934" w:rsidRPr="003253BA" w:rsidRDefault="00796934" w:rsidP="003C1FAF">
      <w:pPr>
        <w:pStyle w:val="ListParagraph"/>
        <w:numPr>
          <w:ilvl w:val="0"/>
          <w:numId w:val="19"/>
        </w:numPr>
        <w:spacing w:line="276" w:lineRule="auto"/>
        <w:rPr>
          <w:highlight w:val="magenta"/>
        </w:rPr>
      </w:pPr>
      <w:r w:rsidRPr="003253BA">
        <w:rPr>
          <w:highlight w:val="magenta"/>
        </w:rPr>
        <w:t>Lake Michigan Programs – Regulates construction in the public bodies of water in Illinois, Lake Michigan</w:t>
      </w:r>
      <w:r w:rsidR="00D77918" w:rsidRPr="003253BA">
        <w:rPr>
          <w:highlight w:val="magenta"/>
        </w:rPr>
        <w:t>,</w:t>
      </w:r>
      <w:r w:rsidRPr="003253BA">
        <w:rPr>
          <w:highlight w:val="magenta"/>
        </w:rPr>
        <w:t xml:space="preserve"> and a portion of the Chicago area water system. Monitors technical studies and data collection. Represents the state on interstate and international organizations related to Lake </w:t>
      </w:r>
      <w:r w:rsidR="00204ECE" w:rsidRPr="003253BA">
        <w:rPr>
          <w:highlight w:val="magenta"/>
        </w:rPr>
        <w:t>Michigan and</w:t>
      </w:r>
      <w:r w:rsidRPr="003253BA">
        <w:rPr>
          <w:highlight w:val="magenta"/>
        </w:rPr>
        <w:t xml:space="preserve"> works closely with the Illinois Coastal Management Program.</w:t>
      </w:r>
    </w:p>
    <w:p w14:paraId="7A51F88E" w14:textId="77777777" w:rsidR="00796934" w:rsidRPr="003253BA" w:rsidRDefault="00796934" w:rsidP="003C1FAF">
      <w:pPr>
        <w:pStyle w:val="ListParagraph"/>
        <w:numPr>
          <w:ilvl w:val="0"/>
          <w:numId w:val="19"/>
        </w:numPr>
        <w:spacing w:line="276" w:lineRule="auto"/>
        <w:rPr>
          <w:ins w:id="72" w:author="Altman, Steve" w:date="2025-09-09T14:22:00Z" w16du:dateUtc="2025-09-09T19:22:00Z"/>
          <w:highlight w:val="magenta"/>
        </w:rPr>
      </w:pPr>
      <w:r w:rsidRPr="003253BA">
        <w:rPr>
          <w:highlight w:val="magenta"/>
        </w:rPr>
        <w:t>Dam Safety – Regulates and maintains an inventory by class of all jurisdictional dams in the state. Monitors dam safety inspections, emergency action plans, and operation and maintenance manuals in the state. Performs dam site inspections as required by FEMA.</w:t>
      </w:r>
    </w:p>
    <w:p w14:paraId="25CCAF5F" w14:textId="77777777" w:rsidR="00937E02" w:rsidRPr="003253BA" w:rsidRDefault="00937E02">
      <w:pPr>
        <w:pStyle w:val="ListParagraph"/>
        <w:spacing w:line="276" w:lineRule="auto"/>
        <w:ind w:left="720"/>
        <w:rPr>
          <w:highlight w:val="magenta"/>
        </w:rPr>
        <w:pPrChange w:id="73" w:author="Altman, Steve" w:date="2025-09-09T14:22:00Z" w16du:dateUtc="2025-09-09T19:22:00Z">
          <w:pPr>
            <w:pStyle w:val="ListParagraph"/>
            <w:numPr>
              <w:numId w:val="19"/>
            </w:numPr>
            <w:spacing w:line="276" w:lineRule="auto"/>
            <w:ind w:left="720" w:hanging="360"/>
          </w:pPr>
        </w:pPrChange>
      </w:pPr>
    </w:p>
    <w:p w14:paraId="0EC807B6" w14:textId="77777777" w:rsidR="005E7334" w:rsidRPr="003253BA" w:rsidRDefault="00796934" w:rsidP="005E7334">
      <w:pPr>
        <w:numPr>
          <w:ilvl w:val="0"/>
          <w:numId w:val="50"/>
        </w:numPr>
        <w:spacing w:line="276" w:lineRule="auto"/>
        <w:ind w:left="360"/>
        <w:contextualSpacing/>
        <w:jc w:val="both"/>
        <w:rPr>
          <w:color w:val="000000"/>
          <w:highlight w:val="magenta"/>
        </w:rPr>
      </w:pPr>
      <w:r w:rsidRPr="003253BA">
        <w:rPr>
          <w:highlight w:val="magenta"/>
        </w:rPr>
        <w:t xml:space="preserve">Engineering Studies Program – </w:t>
      </w:r>
    </w:p>
    <w:p w14:paraId="591CDF8E" w14:textId="081AF4FC" w:rsidR="005E7334" w:rsidRPr="003253BA" w:rsidRDefault="00937E02" w:rsidP="005E7334">
      <w:pPr>
        <w:numPr>
          <w:ilvl w:val="0"/>
          <w:numId w:val="50"/>
        </w:numPr>
        <w:spacing w:line="276" w:lineRule="auto"/>
        <w:ind w:left="360"/>
        <w:contextualSpacing/>
        <w:jc w:val="both"/>
        <w:rPr>
          <w:rFonts w:ascii="Aptos" w:hAnsi="Aptos"/>
          <w:highlight w:val="magenta"/>
        </w:rPr>
      </w:pPr>
      <w:ins w:id="74" w:author="Altman, Steve" w:date="2025-09-09T14:22:00Z" w16du:dateUtc="2025-09-09T19:22:00Z">
        <w:r w:rsidRPr="003253BA">
          <w:rPr>
            <w:color w:val="000000"/>
            <w:highlight w:val="magenta"/>
          </w:rPr>
          <w:t>\</w:t>
        </w:r>
      </w:ins>
      <w:r w:rsidR="005E7334" w:rsidRPr="003253BA">
        <w:rPr>
          <w:color w:val="000000"/>
          <w:highlight w:val="magenta"/>
        </w:rPr>
        <w:t>Develop Statewide Water Sustainability Assessment to support statewide water demand and water supply.</w:t>
      </w:r>
    </w:p>
    <w:p w14:paraId="43B92998" w14:textId="77777777" w:rsidR="005E7334" w:rsidRPr="003253BA" w:rsidRDefault="005E7334" w:rsidP="005E7334">
      <w:pPr>
        <w:pStyle w:val="ListParagraph"/>
        <w:numPr>
          <w:ilvl w:val="0"/>
          <w:numId w:val="51"/>
        </w:numPr>
        <w:spacing w:line="276" w:lineRule="auto"/>
        <w:jc w:val="both"/>
        <w:rPr>
          <w:rFonts w:eastAsia="Times New Roman"/>
          <w:color w:val="000000"/>
          <w:highlight w:val="magenta"/>
        </w:rPr>
      </w:pPr>
      <w:r w:rsidRPr="003253BA">
        <w:rPr>
          <w:rFonts w:eastAsia="Times New Roman"/>
          <w:color w:val="000000"/>
          <w:highlight w:val="magenta"/>
        </w:rPr>
        <w:t>Flood Surveillance and coordination with IEMA</w:t>
      </w:r>
      <w:r w:rsidRPr="003253BA">
        <w:rPr>
          <w:rFonts w:eastAsia="Times New Roman"/>
          <w:highlight w:val="magenta"/>
        </w:rPr>
        <w:t xml:space="preserve"> </w:t>
      </w:r>
    </w:p>
    <w:p w14:paraId="317D9259" w14:textId="77777777" w:rsidR="005E7334" w:rsidRPr="003253BA" w:rsidRDefault="005E7334" w:rsidP="005E7334">
      <w:pPr>
        <w:numPr>
          <w:ilvl w:val="0"/>
          <w:numId w:val="50"/>
        </w:numPr>
        <w:spacing w:line="276" w:lineRule="auto"/>
        <w:ind w:left="360"/>
        <w:contextualSpacing/>
        <w:jc w:val="both"/>
        <w:rPr>
          <w:highlight w:val="magenta"/>
        </w:rPr>
      </w:pPr>
      <w:r w:rsidRPr="003253BA">
        <w:rPr>
          <w:color w:val="000000"/>
          <w:highlight w:val="magenta"/>
        </w:rPr>
        <w:t>Fox River Chain of Lakes operations study, unsteady hydrologic and hydraulic modeling study initiated</w:t>
      </w:r>
      <w:r w:rsidRPr="003253BA">
        <w:rPr>
          <w:highlight w:val="magenta"/>
        </w:rPr>
        <w:t xml:space="preserve">  </w:t>
      </w:r>
    </w:p>
    <w:p w14:paraId="396429EA" w14:textId="77777777" w:rsidR="005E7334" w:rsidRPr="003253BA" w:rsidRDefault="005E7334" w:rsidP="005E7334">
      <w:pPr>
        <w:numPr>
          <w:ilvl w:val="0"/>
          <w:numId w:val="50"/>
        </w:numPr>
        <w:spacing w:line="276" w:lineRule="auto"/>
        <w:ind w:left="360"/>
        <w:contextualSpacing/>
        <w:jc w:val="both"/>
        <w:rPr>
          <w:highlight w:val="magenta"/>
        </w:rPr>
      </w:pPr>
      <w:r w:rsidRPr="003253BA">
        <w:rPr>
          <w:color w:val="000000"/>
          <w:highlight w:val="magenta"/>
        </w:rPr>
        <w:t>Management of Federal Reservoir Water Use Contracts</w:t>
      </w:r>
    </w:p>
    <w:p w14:paraId="52A8B7B8" w14:textId="77777777" w:rsidR="005E7334" w:rsidRPr="003253BA" w:rsidRDefault="005E7334" w:rsidP="005E7334">
      <w:pPr>
        <w:numPr>
          <w:ilvl w:val="0"/>
          <w:numId w:val="50"/>
        </w:numPr>
        <w:spacing w:line="276" w:lineRule="auto"/>
        <w:ind w:left="360"/>
        <w:contextualSpacing/>
        <w:jc w:val="both"/>
        <w:rPr>
          <w:highlight w:val="magenta"/>
        </w:rPr>
      </w:pPr>
      <w:r w:rsidRPr="003253BA">
        <w:rPr>
          <w:color w:val="000000"/>
          <w:highlight w:val="magenta"/>
        </w:rPr>
        <w:t xml:space="preserve">Management of Regional Water Supply Planning </w:t>
      </w:r>
    </w:p>
    <w:p w14:paraId="2D9CF326" w14:textId="77777777" w:rsidR="005E7334" w:rsidRPr="003253BA" w:rsidRDefault="005E7334" w:rsidP="005E7334">
      <w:pPr>
        <w:numPr>
          <w:ilvl w:val="0"/>
          <w:numId w:val="50"/>
        </w:numPr>
        <w:ind w:left="360"/>
        <w:contextualSpacing/>
        <w:rPr>
          <w:highlight w:val="magenta"/>
        </w:rPr>
      </w:pPr>
      <w:r w:rsidRPr="003253BA">
        <w:rPr>
          <w:color w:val="000000"/>
          <w:highlight w:val="magenta"/>
        </w:rPr>
        <w:t>Update the State Water Plan to provide policy and program guidance in water resources management to state and local agencies.</w:t>
      </w:r>
    </w:p>
    <w:p w14:paraId="252F0807" w14:textId="15530570" w:rsidR="00796934" w:rsidRPr="003253BA" w:rsidRDefault="00796934" w:rsidP="004F5B67">
      <w:pPr>
        <w:pStyle w:val="ListParagraph"/>
        <w:numPr>
          <w:ilvl w:val="0"/>
          <w:numId w:val="19"/>
        </w:numPr>
        <w:spacing w:line="276" w:lineRule="auto"/>
        <w:rPr>
          <w:highlight w:val="magenta"/>
        </w:rPr>
      </w:pPr>
      <w:r w:rsidRPr="003253BA">
        <w:rPr>
          <w:highlight w:val="magenta"/>
        </w:rPr>
        <w:t>Technical Services Program – Responsible for the collection, development</w:t>
      </w:r>
      <w:r w:rsidR="00D77918" w:rsidRPr="003253BA">
        <w:rPr>
          <w:highlight w:val="magenta"/>
        </w:rPr>
        <w:t>,</w:t>
      </w:r>
      <w:r w:rsidRPr="003253BA">
        <w:rPr>
          <w:highlight w:val="magenta"/>
        </w:rPr>
        <w:t xml:space="preserve"> and maintenance of various data sources used to produce floodplain maps, high-water marks, as-</w:t>
      </w:r>
      <w:r w:rsidR="00F36F7F" w:rsidRPr="003253BA">
        <w:rPr>
          <w:highlight w:val="magenta"/>
        </w:rPr>
        <w:t>built</w:t>
      </w:r>
      <w:r w:rsidRPr="003253BA">
        <w:rPr>
          <w:highlight w:val="magenta"/>
        </w:rPr>
        <w:t>, LiDAR, and other engineering studies.</w:t>
      </w:r>
    </w:p>
    <w:p w14:paraId="7DDA5070" w14:textId="77777777" w:rsidR="001F3793" w:rsidRPr="003253BA" w:rsidRDefault="001F3793" w:rsidP="001F3793">
      <w:pPr>
        <w:keepNext/>
        <w:spacing w:line="276" w:lineRule="auto"/>
        <w:rPr>
          <w:rFonts w:ascii="Aptos" w:hAnsi="Aptos"/>
          <w:highlight w:val="magenta"/>
        </w:rPr>
      </w:pPr>
      <w:r w:rsidRPr="003253BA">
        <w:rPr>
          <w:b/>
          <w:bCs/>
          <w:color w:val="0A2F41"/>
          <w:highlight w:val="magenta"/>
        </w:rPr>
        <w:t>Engineering Studies Section</w:t>
      </w:r>
    </w:p>
    <w:p w14:paraId="3B4CC8EE"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Develop Statewide Water Sustainability Assessment to support statewide water demand and water supply.</w:t>
      </w:r>
    </w:p>
    <w:p w14:paraId="0BC53033" w14:textId="77777777" w:rsidR="001F3793" w:rsidRPr="003253BA" w:rsidRDefault="001F3793" w:rsidP="001F3793">
      <w:pPr>
        <w:pStyle w:val="ListParagraph"/>
        <w:numPr>
          <w:ilvl w:val="0"/>
          <w:numId w:val="51"/>
        </w:numPr>
        <w:spacing w:line="276" w:lineRule="auto"/>
        <w:jc w:val="both"/>
        <w:rPr>
          <w:rFonts w:eastAsia="Times New Roman"/>
          <w:color w:val="000000"/>
          <w:highlight w:val="magenta"/>
        </w:rPr>
      </w:pPr>
      <w:r w:rsidRPr="003253BA">
        <w:rPr>
          <w:rFonts w:eastAsia="Times New Roman"/>
          <w:color w:val="000000"/>
          <w:highlight w:val="magenta"/>
        </w:rPr>
        <w:t>Flood Surveillance and coordination with IEMA</w:t>
      </w:r>
      <w:r w:rsidRPr="003253BA">
        <w:rPr>
          <w:rFonts w:eastAsia="Times New Roman"/>
          <w:highlight w:val="magenta"/>
        </w:rPr>
        <w:t xml:space="preserve"> </w:t>
      </w:r>
    </w:p>
    <w:p w14:paraId="26D6D0EC"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Fox River Chain of Lakes operations study, unsteady hydrologic and hydraulic modeling study initiated</w:t>
      </w:r>
      <w:r w:rsidRPr="003253BA">
        <w:rPr>
          <w:highlight w:val="magenta"/>
        </w:rPr>
        <w:t xml:space="preserve">  </w:t>
      </w:r>
    </w:p>
    <w:p w14:paraId="1A19B0A6"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Management of Federal Reservoir Water Use Contracts</w:t>
      </w:r>
    </w:p>
    <w:p w14:paraId="669A8BA5"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 xml:space="preserve">Management of Regional Water Supply Planning </w:t>
      </w:r>
    </w:p>
    <w:p w14:paraId="51EC33C0" w14:textId="77777777" w:rsidR="001F3793" w:rsidRPr="003253BA" w:rsidRDefault="001F3793" w:rsidP="001F3793">
      <w:pPr>
        <w:numPr>
          <w:ilvl w:val="0"/>
          <w:numId w:val="50"/>
        </w:numPr>
        <w:ind w:left="360"/>
        <w:contextualSpacing/>
        <w:rPr>
          <w:highlight w:val="magenta"/>
        </w:rPr>
      </w:pPr>
      <w:r w:rsidRPr="003253BA">
        <w:rPr>
          <w:color w:val="000000"/>
          <w:highlight w:val="magenta"/>
        </w:rPr>
        <w:t>Update the State Water Plan to provide policy and program guidance in water resources management to state and local agencies.</w:t>
      </w:r>
    </w:p>
    <w:p w14:paraId="6D8A1B6C" w14:textId="77777777" w:rsidR="001F3793" w:rsidRPr="003253BA" w:rsidRDefault="001F3793" w:rsidP="001F3793">
      <w:pPr>
        <w:numPr>
          <w:ilvl w:val="0"/>
          <w:numId w:val="50"/>
        </w:numPr>
        <w:spacing w:line="276" w:lineRule="auto"/>
        <w:ind w:left="360"/>
        <w:jc w:val="both"/>
        <w:rPr>
          <w:highlight w:val="magenta"/>
        </w:rPr>
      </w:pPr>
      <w:r w:rsidRPr="003253BA">
        <w:rPr>
          <w:color w:val="000000"/>
          <w:highlight w:val="magenta"/>
        </w:rPr>
        <w:t> </w:t>
      </w:r>
    </w:p>
    <w:p w14:paraId="664AF3CB" w14:textId="77777777" w:rsidR="001F3793" w:rsidRPr="003253BA" w:rsidRDefault="001F3793" w:rsidP="001F3793">
      <w:pPr>
        <w:ind w:firstLine="432"/>
        <w:rPr>
          <w:highlight w:val="magenta"/>
        </w:rPr>
      </w:pPr>
      <w:r w:rsidRPr="003253BA">
        <w:rPr>
          <w:b/>
          <w:bCs/>
          <w:highlight w:val="magenta"/>
        </w:rPr>
        <w:t> </w:t>
      </w:r>
    </w:p>
    <w:p w14:paraId="3E446F4C" w14:textId="77777777" w:rsidR="00937E02" w:rsidRPr="003253BA" w:rsidRDefault="00937E02">
      <w:pPr>
        <w:ind w:firstLine="432"/>
        <w:rPr>
          <w:ins w:id="75" w:author="Altman, Steve" w:date="2025-09-09T14:23:00Z" w16du:dateUtc="2025-09-09T19:23:00Z"/>
          <w:b/>
          <w:bCs/>
          <w:color w:val="0A2F41"/>
          <w:highlight w:val="magenta"/>
        </w:rPr>
      </w:pPr>
      <w:ins w:id="76" w:author="Altman, Steve" w:date="2025-09-09T14:23:00Z" w16du:dateUtc="2025-09-09T19:23:00Z">
        <w:r w:rsidRPr="003253BA">
          <w:rPr>
            <w:b/>
            <w:bCs/>
            <w:color w:val="0A2F41"/>
            <w:highlight w:val="magenta"/>
          </w:rPr>
          <w:br w:type="page"/>
        </w:r>
      </w:ins>
    </w:p>
    <w:p w14:paraId="6477B2CC" w14:textId="12EA36C9" w:rsidR="001F3793" w:rsidRPr="003253BA" w:rsidRDefault="001F3793" w:rsidP="001F3793">
      <w:pPr>
        <w:keepNext/>
        <w:spacing w:line="276" w:lineRule="auto"/>
        <w:rPr>
          <w:highlight w:val="magenta"/>
        </w:rPr>
      </w:pPr>
      <w:r w:rsidRPr="003253BA">
        <w:rPr>
          <w:b/>
          <w:bCs/>
          <w:color w:val="0A2F41"/>
          <w:highlight w:val="magenta"/>
        </w:rPr>
        <w:lastRenderedPageBreak/>
        <w:t xml:space="preserve">Technical Services Section </w:t>
      </w:r>
    </w:p>
    <w:p w14:paraId="5F132635" w14:textId="77777777" w:rsidR="001F3793" w:rsidRPr="003253BA" w:rsidRDefault="001F3793" w:rsidP="001F3793">
      <w:pPr>
        <w:spacing w:before="120"/>
        <w:rPr>
          <w:ins w:id="77" w:author="Altman, Steve" w:date="2025-09-09T14:24:00Z" w16du:dateUtc="2025-09-09T19:24:00Z"/>
          <w:color w:val="000000"/>
          <w:highlight w:val="magenta"/>
        </w:rPr>
      </w:pPr>
      <w:r w:rsidRPr="003253BA">
        <w:rPr>
          <w:highlight w:val="magenta"/>
        </w:rPr>
        <w:t>Activities related to flooding and flood risk include:</w:t>
      </w:r>
      <w:r w:rsidRPr="003253BA">
        <w:rPr>
          <w:color w:val="000000"/>
          <w:highlight w:val="magenta"/>
        </w:rPr>
        <w:t xml:space="preserve">  </w:t>
      </w:r>
    </w:p>
    <w:p w14:paraId="1213CA32" w14:textId="77777777" w:rsidR="00937E02" w:rsidRPr="003253BA" w:rsidRDefault="00937E02" w:rsidP="001F3793">
      <w:pPr>
        <w:spacing w:before="120"/>
        <w:rPr>
          <w:ins w:id="78" w:author="Altman, Steve" w:date="2025-09-08T11:31:00Z" w16du:dateUtc="2025-09-08T16:31:00Z"/>
          <w:color w:val="000000"/>
          <w:highlight w:val="magenta"/>
        </w:rPr>
      </w:pPr>
    </w:p>
    <w:p w14:paraId="58AB300B" w14:textId="05A80A0F" w:rsidR="00E02898" w:rsidRPr="003253BA" w:rsidDel="00937E02" w:rsidRDefault="00E02898" w:rsidP="001F3793">
      <w:pPr>
        <w:spacing w:before="120"/>
        <w:rPr>
          <w:del w:id="79" w:author="Altman, Steve" w:date="2025-09-09T14:23:00Z" w16du:dateUtc="2025-09-09T19:23:00Z"/>
          <w:highlight w:val="magenta"/>
        </w:rPr>
      </w:pPr>
    </w:p>
    <w:p w14:paraId="0AFA4DE7" w14:textId="5C938CE4" w:rsidR="001F3793" w:rsidRPr="003253BA" w:rsidDel="00937E02" w:rsidRDefault="001F3793" w:rsidP="00E02898">
      <w:pPr>
        <w:spacing w:before="120" w:line="276" w:lineRule="auto"/>
        <w:jc w:val="both"/>
        <w:rPr>
          <w:del w:id="80" w:author="Altman, Steve" w:date="2025-09-09T14:24:00Z" w16du:dateUtc="2025-09-09T19:24:00Z"/>
          <w:szCs w:val="22"/>
          <w:highlight w:val="magenta"/>
        </w:rPr>
      </w:pPr>
    </w:p>
    <w:p w14:paraId="64BD8B9D" w14:textId="618649EF" w:rsidR="00937E02" w:rsidRPr="003253BA" w:rsidRDefault="00937E02" w:rsidP="001F3793">
      <w:pPr>
        <w:numPr>
          <w:ilvl w:val="0"/>
          <w:numId w:val="52"/>
        </w:numPr>
        <w:spacing w:line="276" w:lineRule="auto"/>
        <w:ind w:left="360"/>
        <w:jc w:val="both"/>
        <w:rPr>
          <w:ins w:id="81" w:author="Altman, Steve" w:date="2025-09-09T14:22:00Z" w16du:dateUtc="2025-09-09T19:22:00Z"/>
          <w:szCs w:val="22"/>
          <w:highlight w:val="magenta"/>
          <w:rPrChange w:id="82" w:author="Altman, Steve" w:date="2025-09-12T11:21:00Z" w16du:dateUtc="2025-09-12T16:21:00Z">
            <w:rPr>
              <w:ins w:id="83" w:author="Altman, Steve" w:date="2025-09-09T14:22:00Z" w16du:dateUtc="2025-09-09T19:22:00Z"/>
              <w:color w:val="000000"/>
            </w:rPr>
          </w:rPrChange>
        </w:rPr>
      </w:pPr>
      <w:ins w:id="84" w:author="Altman, Steve" w:date="2025-09-09T14:23:00Z" w16du:dateUtc="2025-09-09T19:23:00Z">
        <w:r w:rsidRPr="003253BA">
          <w:rPr>
            <w:szCs w:val="22"/>
            <w:highlight w:val="magenta"/>
            <w:rPrChange w:id="85" w:author="Altman, Steve" w:date="2025-09-12T11:21:00Z" w16du:dateUtc="2025-09-12T16:21:00Z">
              <w:rPr>
                <w:sz w:val="24"/>
              </w:rPr>
            </w:rPrChange>
          </w:rPr>
          <w:t xml:space="preserve">Bathymetric </w:t>
        </w:r>
        <w:proofErr w:type="spellStart"/>
        <w:r w:rsidRPr="003253BA">
          <w:rPr>
            <w:szCs w:val="22"/>
            <w:highlight w:val="magenta"/>
            <w:rPrChange w:id="86" w:author="Altman, Steve" w:date="2025-09-12T11:21:00Z" w16du:dateUtc="2025-09-12T16:21:00Z">
              <w:rPr>
                <w:sz w:val="24"/>
              </w:rPr>
            </w:rPrChange>
          </w:rPr>
          <w:t>survesy</w:t>
        </w:r>
        <w:proofErr w:type="spellEnd"/>
        <w:r w:rsidRPr="003253BA">
          <w:rPr>
            <w:szCs w:val="22"/>
            <w:highlight w:val="magenta"/>
            <w:rPrChange w:id="87" w:author="Altman, Steve" w:date="2025-09-12T11:21:00Z" w16du:dateUtc="2025-09-12T16:21:00Z">
              <w:rPr>
                <w:sz w:val="24"/>
              </w:rPr>
            </w:rPrChange>
          </w:rPr>
          <w:t xml:space="preserve"> of the Fox River dam impoundments</w:t>
        </w:r>
      </w:ins>
    </w:p>
    <w:p w14:paraId="3F8B4573" w14:textId="70C58649" w:rsidR="001F3793" w:rsidRPr="003253BA" w:rsidRDefault="001F3793" w:rsidP="001F3793">
      <w:pPr>
        <w:numPr>
          <w:ilvl w:val="0"/>
          <w:numId w:val="52"/>
        </w:numPr>
        <w:spacing w:line="276" w:lineRule="auto"/>
        <w:ind w:left="360"/>
        <w:jc w:val="both"/>
        <w:rPr>
          <w:sz w:val="24"/>
          <w:highlight w:val="magenta"/>
        </w:rPr>
      </w:pPr>
      <w:r w:rsidRPr="003253BA">
        <w:rPr>
          <w:color w:val="000000"/>
          <w:highlight w:val="magenta"/>
        </w:rPr>
        <w:t>Coordination of GIS data and activities with other entities inside IDNR and other outside agencies</w:t>
      </w:r>
    </w:p>
    <w:p w14:paraId="5CF41EE6"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 xml:space="preserve">Creation of project-specific LiDAR derivative products (contours, </w:t>
      </w:r>
      <w:proofErr w:type="spellStart"/>
      <w:r w:rsidRPr="003253BA">
        <w:rPr>
          <w:color w:val="000000"/>
          <w:highlight w:val="magenta"/>
        </w:rPr>
        <w:t>hillshade</w:t>
      </w:r>
      <w:proofErr w:type="spellEnd"/>
      <w:r w:rsidRPr="003253BA">
        <w:rPr>
          <w:color w:val="000000"/>
          <w:highlight w:val="magenta"/>
        </w:rPr>
        <w:t xml:space="preserve"> relief)</w:t>
      </w:r>
    </w:p>
    <w:p w14:paraId="1C523A65"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Data collection for state-owned dams in need of repairs (</w:t>
      </w:r>
      <w:proofErr w:type="spellStart"/>
      <w:r w:rsidRPr="003253BA">
        <w:rPr>
          <w:color w:val="000000"/>
          <w:highlight w:val="magenta"/>
        </w:rPr>
        <w:t>Sinnissippi</w:t>
      </w:r>
      <w:proofErr w:type="spellEnd"/>
      <w:r w:rsidRPr="003253BA">
        <w:rPr>
          <w:color w:val="000000"/>
          <w:highlight w:val="magenta"/>
        </w:rPr>
        <w:t>)</w:t>
      </w:r>
    </w:p>
    <w:p w14:paraId="1996EA31"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and maintenance of web-based interfaces for LiDAR data</w:t>
      </w:r>
    </w:p>
    <w:p w14:paraId="4DA327CD"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geodatabases for OWR project and activity locations</w:t>
      </w:r>
    </w:p>
    <w:p w14:paraId="073AC0B0"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GIS mobile data collection applications</w:t>
      </w:r>
    </w:p>
    <w:p w14:paraId="73FED1E9"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Rock River Real-Time Flood Inundation mapping web application</w:t>
      </w:r>
    </w:p>
    <w:p w14:paraId="11C7DDC5"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Extraction and formatting of geospatial data for use by CAD software</w:t>
      </w:r>
    </w:p>
    <w:p w14:paraId="3B938770"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GIS project support and data management</w:t>
      </w:r>
    </w:p>
    <w:p w14:paraId="25BFA85C"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LiDAR data management</w:t>
      </w:r>
    </w:p>
    <w:p w14:paraId="44AA8EA3"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River flood inundation mapping</w:t>
      </w:r>
    </w:p>
    <w:p w14:paraId="5E2EEC6A"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Survey of first floor elevations of structures located in floodplains in Illinois</w:t>
      </w:r>
      <w:r w:rsidRPr="003253BA">
        <w:rPr>
          <w:highlight w:val="magenta"/>
        </w:rPr>
        <w:t>, Des Plaines, and Rock</w:t>
      </w:r>
      <w:r w:rsidRPr="003253BA">
        <w:rPr>
          <w:color w:val="000000"/>
          <w:highlight w:val="magenta"/>
        </w:rPr>
        <w:t xml:space="preserve"> River communities</w:t>
      </w:r>
    </w:p>
    <w:p w14:paraId="4930793F"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Surveys of bridge structures, channel cross-sections and floodplain sections in the Little Wabash</w:t>
      </w:r>
      <w:r w:rsidRPr="003253BA">
        <w:rPr>
          <w:highlight w:val="magenta"/>
        </w:rPr>
        <w:t xml:space="preserve"> and Embarrass</w:t>
      </w:r>
      <w:r w:rsidRPr="003253BA">
        <w:rPr>
          <w:color w:val="000000"/>
          <w:highlight w:val="magenta"/>
        </w:rPr>
        <w:t xml:space="preserve"> River watershed</w:t>
      </w:r>
      <w:r w:rsidRPr="003253BA">
        <w:rPr>
          <w:highlight w:val="magenta"/>
        </w:rPr>
        <w:t>s</w:t>
      </w:r>
    </w:p>
    <w:p w14:paraId="63A83E73"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 xml:space="preserve">Wetlands and ordinary high-water marks for </w:t>
      </w:r>
      <w:r w:rsidRPr="003253BA">
        <w:rPr>
          <w:highlight w:val="magenta"/>
        </w:rPr>
        <w:t>various</w:t>
      </w:r>
      <w:r w:rsidRPr="003253BA">
        <w:rPr>
          <w:color w:val="000000"/>
          <w:highlight w:val="magenta"/>
        </w:rPr>
        <w:t xml:space="preserve"> projects, etc.</w:t>
      </w:r>
    </w:p>
    <w:p w14:paraId="4870B671" w14:textId="77777777" w:rsidR="001F3793" w:rsidRPr="003253BA" w:rsidRDefault="001F3793" w:rsidP="001F3793">
      <w:pPr>
        <w:rPr>
          <w:highlight w:val="magenta"/>
        </w:rPr>
      </w:pPr>
      <w:r w:rsidRPr="003253BA">
        <w:rPr>
          <w:b/>
          <w:bCs/>
          <w:highlight w:val="magenta"/>
        </w:rPr>
        <w:t> </w:t>
      </w:r>
    </w:p>
    <w:p w14:paraId="2713DFC6" w14:textId="77777777" w:rsidR="001F3793" w:rsidRPr="003253BA" w:rsidRDefault="001F3793" w:rsidP="001F3793">
      <w:pPr>
        <w:rPr>
          <w:highlight w:val="magenta"/>
        </w:rPr>
      </w:pPr>
      <w:r w:rsidRPr="003253BA">
        <w:rPr>
          <w:b/>
          <w:bCs/>
          <w:highlight w:val="magenta"/>
        </w:rPr>
        <w:t>Capital Appropriations</w:t>
      </w:r>
    </w:p>
    <w:p w14:paraId="407C76C9" w14:textId="77777777" w:rsidR="001F3793" w:rsidRPr="003253BA" w:rsidRDefault="001F3793" w:rsidP="001F3793">
      <w:pPr>
        <w:spacing w:before="120" w:line="276" w:lineRule="auto"/>
        <w:rPr>
          <w:highlight w:val="magenta"/>
        </w:rPr>
      </w:pPr>
      <w:r w:rsidRPr="003253BA">
        <w:rPr>
          <w:highlight w:val="magenta"/>
        </w:rPr>
        <w:t xml:space="preserve">Capital Appropriations is a unique program that has augmented how FEMA programs work in Illinois.  IDNR/OWR requested Re-Appropriations for the fiscal year 2022 shown in Table 10 include funding for flood control and flood hazard mitigation projects. </w:t>
      </w:r>
    </w:p>
    <w:p w14:paraId="01E5DE48" w14:textId="77777777" w:rsidR="001F3793" w:rsidRPr="003253BA" w:rsidRDefault="001F3793" w:rsidP="001F3793">
      <w:pPr>
        <w:spacing w:line="276" w:lineRule="auto"/>
        <w:rPr>
          <w:highlight w:val="magenta"/>
        </w:rPr>
      </w:pPr>
      <w:r w:rsidRPr="003253BA">
        <w:rPr>
          <w:highlight w:val="magenta"/>
        </w:rPr>
        <w:t> </w:t>
      </w:r>
    </w:p>
    <w:p w14:paraId="6A8D1ACA" w14:textId="77777777" w:rsidR="001F3793" w:rsidRPr="003253BA" w:rsidRDefault="001F3793" w:rsidP="001F3793">
      <w:pPr>
        <w:spacing w:line="276" w:lineRule="auto"/>
        <w:jc w:val="both"/>
        <w:rPr>
          <w:highlight w:val="magenta"/>
        </w:rPr>
      </w:pPr>
      <w:r w:rsidRPr="003253BA">
        <w:rPr>
          <w:highlight w:val="magenta"/>
        </w:rPr>
        <w:t xml:space="preserve">The governor judiciously controls the release of these funds for expenditures.  Accordingly, limited funding is provided to the IDNR/OWR as state finances and approved bond sales allow based on prioritized funding requests from the IDNR/OWR. </w:t>
      </w:r>
    </w:p>
    <w:p w14:paraId="42499EC9" w14:textId="77777777" w:rsidR="001F3793" w:rsidRPr="003253BA" w:rsidRDefault="001F3793" w:rsidP="001F3793">
      <w:pPr>
        <w:pStyle w:val="Caption"/>
        <w:rPr>
          <w:highlight w:val="magenta"/>
        </w:rPr>
      </w:pPr>
      <w:r w:rsidRPr="003253BA">
        <w:rPr>
          <w:highlight w:val="magenta"/>
        </w:rPr>
        <w:t> </w:t>
      </w:r>
    </w:p>
    <w:p w14:paraId="1D5D68FA" w14:textId="77777777" w:rsidR="001F3793" w:rsidRPr="003253BA" w:rsidRDefault="001F3793" w:rsidP="001F3793">
      <w:pPr>
        <w:pStyle w:val="Caption"/>
        <w:rPr>
          <w:highlight w:val="magenta"/>
        </w:rPr>
      </w:pPr>
      <w:r w:rsidRPr="003253BA">
        <w:rPr>
          <w:highlight w:val="magenta"/>
        </w:rPr>
        <w:t>Table 10. FY26 OWR Requested Re-Appropriations</w:t>
      </w:r>
    </w:p>
    <w:p w14:paraId="2390FE23" w14:textId="77777777" w:rsidR="001F3793" w:rsidRPr="003253BA" w:rsidRDefault="001F3793" w:rsidP="001F3793">
      <w:pPr>
        <w:keepNext/>
        <w:spacing w:after="120"/>
        <w:jc w:val="center"/>
        <w:rPr>
          <w:highlight w:val="magenta"/>
        </w:rPr>
      </w:pPr>
      <w:r w:rsidRPr="003253BA">
        <w:rPr>
          <w:b/>
          <w:bCs/>
          <w:sz w:val="20"/>
          <w:szCs w:val="20"/>
          <w:highlight w:val="magenta"/>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1F3793" w:rsidRPr="003253BA" w14:paraId="130AD720" w14:textId="77777777">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0C724ADA" w14:textId="77777777" w:rsidR="001F3793" w:rsidRPr="003253BA" w:rsidRDefault="001F3793">
            <w:pPr>
              <w:ind w:firstLine="432"/>
              <w:jc w:val="center"/>
              <w:rPr>
                <w:highlight w:val="magenta"/>
              </w:rPr>
            </w:pPr>
            <w:r w:rsidRPr="003253BA">
              <w:rPr>
                <w:b/>
                <w:bCs/>
                <w:color w:val="000000"/>
                <w:sz w:val="20"/>
                <w:szCs w:val="20"/>
                <w:highlight w:val="magenta"/>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17AE4146" w14:textId="77777777" w:rsidR="001F3793" w:rsidRPr="003253BA" w:rsidRDefault="001F3793">
            <w:pPr>
              <w:ind w:firstLine="432"/>
              <w:jc w:val="center"/>
              <w:rPr>
                <w:highlight w:val="magenta"/>
              </w:rPr>
            </w:pPr>
            <w:r w:rsidRPr="003253BA">
              <w:rPr>
                <w:b/>
                <w:bCs/>
                <w:color w:val="000000"/>
                <w:sz w:val="20"/>
                <w:szCs w:val="20"/>
                <w:highlight w:val="magenta"/>
              </w:rPr>
              <w:t>Cost of Projects</w:t>
            </w:r>
          </w:p>
        </w:tc>
      </w:tr>
      <w:tr w:rsidR="001F3793" w:rsidRPr="003253BA" w14:paraId="52230A12"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EB9F0C" w14:textId="77777777" w:rsidR="001F3793" w:rsidRPr="003253BA" w:rsidRDefault="001F3793">
            <w:pPr>
              <w:ind w:firstLine="432"/>
              <w:rPr>
                <w:highlight w:val="magenta"/>
              </w:rPr>
            </w:pPr>
            <w:r w:rsidRPr="003253BA">
              <w:rPr>
                <w:color w:val="000000"/>
                <w:sz w:val="20"/>
                <w:szCs w:val="20"/>
                <w:highlight w:val="magenta"/>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67416094" w14:textId="77777777" w:rsidR="001F3793" w:rsidRPr="003253BA" w:rsidRDefault="001F3793">
            <w:pPr>
              <w:ind w:firstLine="432"/>
              <w:jc w:val="right"/>
              <w:rPr>
                <w:highlight w:val="magenta"/>
              </w:rPr>
            </w:pPr>
            <w:r w:rsidRPr="003253BA">
              <w:rPr>
                <w:color w:val="000000"/>
                <w:sz w:val="20"/>
                <w:szCs w:val="20"/>
                <w:highlight w:val="magenta"/>
              </w:rPr>
              <w:t>$21,400,000</w:t>
            </w:r>
          </w:p>
        </w:tc>
      </w:tr>
      <w:tr w:rsidR="001F3793" w:rsidRPr="003253BA" w14:paraId="4BADF6E6"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5463B7E" w14:textId="77777777" w:rsidR="001F3793" w:rsidRPr="003253BA" w:rsidRDefault="001F3793">
            <w:pPr>
              <w:ind w:firstLine="432"/>
              <w:rPr>
                <w:highlight w:val="magenta"/>
              </w:rPr>
            </w:pPr>
            <w:r w:rsidRPr="003253BA">
              <w:rPr>
                <w:color w:val="000000"/>
                <w:sz w:val="20"/>
                <w:szCs w:val="20"/>
                <w:highlight w:val="magenta"/>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2651A48" w14:textId="77777777" w:rsidR="001F3793" w:rsidRPr="003253BA" w:rsidRDefault="001F3793">
            <w:pPr>
              <w:ind w:firstLine="432"/>
              <w:jc w:val="right"/>
              <w:rPr>
                <w:highlight w:val="magenta"/>
              </w:rPr>
            </w:pPr>
            <w:r w:rsidRPr="003253BA">
              <w:rPr>
                <w:color w:val="000000"/>
                <w:sz w:val="20"/>
                <w:szCs w:val="20"/>
                <w:highlight w:val="magenta"/>
              </w:rPr>
              <w:t>$</w:t>
            </w:r>
            <w:r w:rsidRPr="003253BA">
              <w:rPr>
                <w:sz w:val="20"/>
                <w:szCs w:val="20"/>
                <w:highlight w:val="magenta"/>
              </w:rPr>
              <w:t>8,022,756</w:t>
            </w:r>
          </w:p>
        </w:tc>
      </w:tr>
      <w:tr w:rsidR="001F3793" w:rsidRPr="003253BA" w14:paraId="0E39DD96"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E5BEFA" w14:textId="77777777" w:rsidR="001F3793" w:rsidRPr="003253BA" w:rsidRDefault="001F3793">
            <w:pPr>
              <w:ind w:firstLine="432"/>
              <w:rPr>
                <w:highlight w:val="magenta"/>
              </w:rPr>
            </w:pPr>
            <w:r w:rsidRPr="003253BA">
              <w:rPr>
                <w:color w:val="000000"/>
                <w:sz w:val="20"/>
                <w:szCs w:val="20"/>
                <w:highlight w:val="magenta"/>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67DC6C76" w14:textId="77777777" w:rsidR="001F3793" w:rsidRPr="003253BA" w:rsidRDefault="001F3793">
            <w:pPr>
              <w:ind w:firstLine="432"/>
              <w:jc w:val="right"/>
              <w:rPr>
                <w:highlight w:val="magenta"/>
              </w:rPr>
            </w:pPr>
            <w:r w:rsidRPr="003253BA">
              <w:rPr>
                <w:color w:val="000000"/>
                <w:sz w:val="20"/>
                <w:szCs w:val="20"/>
                <w:highlight w:val="magenta"/>
              </w:rPr>
              <w:t>$19,</w:t>
            </w:r>
            <w:r w:rsidRPr="003253BA">
              <w:rPr>
                <w:sz w:val="20"/>
                <w:szCs w:val="20"/>
                <w:highlight w:val="magenta"/>
              </w:rPr>
              <w:t>350</w:t>
            </w:r>
            <w:r w:rsidRPr="003253BA">
              <w:rPr>
                <w:color w:val="000000"/>
                <w:sz w:val="20"/>
                <w:szCs w:val="20"/>
                <w:highlight w:val="magenta"/>
              </w:rPr>
              <w:t>,000</w:t>
            </w:r>
          </w:p>
        </w:tc>
      </w:tr>
      <w:tr w:rsidR="001F3793" w:rsidRPr="003253BA" w14:paraId="23227E75"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CF67A7D" w14:textId="77777777" w:rsidR="001F3793" w:rsidRPr="003253BA" w:rsidRDefault="001F3793">
            <w:pPr>
              <w:ind w:firstLine="432"/>
              <w:rPr>
                <w:color w:val="000000"/>
                <w:sz w:val="20"/>
                <w:szCs w:val="20"/>
                <w:highlight w:val="magenta"/>
              </w:rPr>
            </w:pPr>
            <w:r w:rsidRPr="003253BA">
              <w:rPr>
                <w:color w:val="000000"/>
                <w:sz w:val="20"/>
                <w:szCs w:val="20"/>
                <w:highlight w:val="magenta"/>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6C5F3AF" w14:textId="77777777" w:rsidR="001F3793" w:rsidRPr="003253BA" w:rsidRDefault="001F3793">
            <w:pPr>
              <w:ind w:firstLine="432"/>
              <w:jc w:val="right"/>
              <w:rPr>
                <w:color w:val="000000"/>
                <w:sz w:val="20"/>
                <w:szCs w:val="20"/>
                <w:highlight w:val="magenta"/>
              </w:rPr>
            </w:pPr>
            <w:r w:rsidRPr="003253BA">
              <w:rPr>
                <w:color w:val="000000"/>
                <w:sz w:val="20"/>
                <w:szCs w:val="20"/>
                <w:highlight w:val="magenta"/>
              </w:rPr>
              <w:t>$17,608,309</w:t>
            </w:r>
          </w:p>
        </w:tc>
      </w:tr>
      <w:tr w:rsidR="001F3793" w:rsidRPr="003253BA" w14:paraId="0C3C815B"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5A07F8" w14:textId="77777777" w:rsidR="001F3793" w:rsidRPr="003253BA" w:rsidRDefault="001F3793">
            <w:pPr>
              <w:ind w:firstLine="432"/>
              <w:rPr>
                <w:color w:val="000000"/>
                <w:sz w:val="20"/>
                <w:szCs w:val="20"/>
                <w:highlight w:val="magenta"/>
              </w:rPr>
            </w:pPr>
            <w:r w:rsidRPr="003253BA">
              <w:rPr>
                <w:color w:val="000000"/>
                <w:sz w:val="20"/>
                <w:szCs w:val="20"/>
                <w:highlight w:val="magenta"/>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1F0C183" w14:textId="77777777" w:rsidR="001F3793" w:rsidRPr="003253BA" w:rsidRDefault="001F3793">
            <w:pPr>
              <w:ind w:firstLine="432"/>
              <w:jc w:val="right"/>
              <w:rPr>
                <w:color w:val="000000"/>
                <w:sz w:val="20"/>
                <w:szCs w:val="20"/>
                <w:highlight w:val="magenta"/>
              </w:rPr>
            </w:pPr>
            <w:r w:rsidRPr="003253BA">
              <w:rPr>
                <w:color w:val="000000"/>
                <w:sz w:val="20"/>
                <w:szCs w:val="20"/>
                <w:highlight w:val="magenta"/>
              </w:rPr>
              <w:t>$50,000,000</w:t>
            </w:r>
          </w:p>
        </w:tc>
      </w:tr>
      <w:tr w:rsidR="001F3793" w14:paraId="40BDC39C"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83B2D79" w14:textId="77777777" w:rsidR="001F3793" w:rsidRPr="003253BA" w:rsidRDefault="001F3793">
            <w:pPr>
              <w:ind w:firstLine="432"/>
              <w:rPr>
                <w:sz w:val="24"/>
                <w:highlight w:val="magenta"/>
              </w:rPr>
            </w:pPr>
            <w:r w:rsidRPr="003253BA">
              <w:rPr>
                <w:color w:val="000000"/>
                <w:sz w:val="20"/>
                <w:szCs w:val="20"/>
                <w:highlight w:val="magenta"/>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614C21E9" w14:textId="77777777" w:rsidR="001F3793" w:rsidRDefault="001F3793">
            <w:pPr>
              <w:ind w:firstLine="432"/>
              <w:jc w:val="right"/>
            </w:pPr>
            <w:r w:rsidRPr="003253BA">
              <w:rPr>
                <w:color w:val="000000"/>
                <w:sz w:val="20"/>
                <w:szCs w:val="20"/>
                <w:highlight w:val="magenta"/>
              </w:rPr>
              <w:t>$116,381,065</w:t>
            </w:r>
          </w:p>
        </w:tc>
      </w:tr>
      <w:tr w:rsidR="001F3793" w14:paraId="7D9D1402"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B06140F" w14:textId="77777777" w:rsidR="001F3793" w:rsidRDefault="001F3793">
            <w:pPr>
              <w:ind w:firstLine="432"/>
            </w:pPr>
            <w:r>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33C5BDD" w14:textId="77777777" w:rsidR="001F3793" w:rsidRDefault="001F3793">
            <w:pPr>
              <w:ind w:firstLine="432"/>
              <w:jc w:val="right"/>
            </w:pPr>
            <w:r>
              <w:rPr>
                <w:color w:val="000000"/>
                <w:sz w:val="20"/>
                <w:szCs w:val="20"/>
              </w:rPr>
              <w:t> </w:t>
            </w:r>
          </w:p>
        </w:tc>
      </w:tr>
    </w:tbl>
    <w:p w14:paraId="09ECEAC1" w14:textId="6CE0A23C" w:rsidR="00725A0C" w:rsidRPr="005E7334" w:rsidRDefault="001F3793">
      <w:pPr>
        <w:numPr>
          <w:ilvl w:val="0"/>
          <w:numId w:val="19"/>
        </w:numPr>
        <w:spacing w:line="276" w:lineRule="auto"/>
        <w:jc w:val="both"/>
        <w:rPr>
          <w:rFonts w:eastAsia="Times New Roman"/>
          <w:highlight w:val="yellow"/>
          <w:rPrChange w:id="88" w:author="Altman, Steve" w:date="2025-09-08T11:06:00Z" w16du:dateUtc="2025-09-08T16:06:00Z">
            <w:rPr>
              <w:rFonts w:eastAsia="Times New Roman"/>
              <w:highlight w:val="green"/>
            </w:rPr>
          </w:rPrChange>
        </w:rPr>
        <w:pPrChange w:id="89" w:author="Altman, Steve" w:date="2025-09-08T11:31:00Z" w16du:dateUtc="2025-09-08T16:31:00Z">
          <w:pPr>
            <w:pStyle w:val="ListParagraph"/>
            <w:numPr>
              <w:numId w:val="19"/>
            </w:numPr>
            <w:spacing w:line="276" w:lineRule="auto"/>
            <w:ind w:left="720" w:hanging="360"/>
          </w:pPr>
        </w:pPrChange>
      </w:pPr>
      <w:r>
        <w:rPr>
          <w:rFonts w:eastAsia="Times New Roman"/>
          <w:b/>
          <w:bCs/>
          <w:color w:val="0A2F41"/>
        </w:rPr>
        <w:lastRenderedPageBreak/>
        <w:br w:type="page"/>
      </w:r>
    </w:p>
    <w:p w14:paraId="60F698D2" w14:textId="77777777" w:rsidR="00725A0C" w:rsidRDefault="00725A0C" w:rsidP="00725A0C">
      <w:pPr>
        <w:spacing w:after="120" w:line="276" w:lineRule="auto"/>
        <w:jc w:val="both"/>
      </w:pPr>
    </w:p>
    <w:p w14:paraId="6992B39B" w14:textId="77777777" w:rsidR="00AB1234" w:rsidRDefault="00AB1234" w:rsidP="009601BC">
      <w:pPr>
        <w:spacing w:after="120" w:line="276" w:lineRule="auto"/>
        <w:jc w:val="both"/>
        <w:rPr>
          <w:rFonts w:cs="Arial"/>
          <w:szCs w:val="22"/>
        </w:rPr>
      </w:pPr>
    </w:p>
    <w:p w14:paraId="0CD71AA0" w14:textId="3F99D8C7" w:rsidR="006A6280" w:rsidRPr="00C2481A" w:rsidRDefault="006A6280" w:rsidP="00AB1234">
      <w:pPr>
        <w:pStyle w:val="Heading2"/>
        <w:spacing w:before="0"/>
      </w:pPr>
      <w:r w:rsidRPr="00C2481A">
        <w:t>Illinois State Water Survey</w:t>
      </w:r>
      <w:r>
        <w:t xml:space="preserve"> </w:t>
      </w:r>
    </w:p>
    <w:p w14:paraId="33251FE7" w14:textId="77777777" w:rsidR="006A6280" w:rsidRPr="00C2481A" w:rsidRDefault="006A6280" w:rsidP="0044510C">
      <w:pPr>
        <w:pStyle w:val="Heading3"/>
        <w:spacing w:after="120"/>
        <w:rPr>
          <w:rFonts w:cs="Arial"/>
          <w:szCs w:val="20"/>
        </w:rPr>
      </w:pPr>
      <w:r w:rsidRPr="00C2481A">
        <w:rPr>
          <w:rFonts w:cs="Arial"/>
          <w:szCs w:val="20"/>
        </w:rPr>
        <w:t>Prairie Research Institute</w:t>
      </w:r>
    </w:p>
    <w:p w14:paraId="748BF924" w14:textId="732D09CB" w:rsidR="00D9726C" w:rsidRPr="00C2481A" w:rsidRDefault="006A6280" w:rsidP="006A6280">
      <w:pPr>
        <w:spacing w:after="200" w:line="276" w:lineRule="auto"/>
        <w:jc w:val="both"/>
        <w:rPr>
          <w:rFonts w:cs="Arial"/>
          <w:szCs w:val="22"/>
        </w:rPr>
      </w:pPr>
      <w:r w:rsidRPr="00C2481A">
        <w:rPr>
          <w:rFonts w:cs="Arial"/>
          <w:szCs w:val="22"/>
        </w:rPr>
        <w:t>The Illinois State Water Survey (ISWS), the Illinois Natural History Survey, the Illinois State Geological Survey, the Illinois Sustainable Technology Center, and the Illinois State Archeology Survey are collectively referred to as the Illinois State Scientific Surveys.  As of July 1, 2008, the ISWS joined the other state surveys to form the Prairie Research Institute (formerly the Institute of Natural Resource Sustainability) within the University of Illinois. The institute serve</w:t>
      </w:r>
      <w:r w:rsidR="009B314C">
        <w:rPr>
          <w:rFonts w:cs="Arial"/>
          <w:szCs w:val="22"/>
        </w:rPr>
        <w:t>s</w:t>
      </w:r>
      <w:r w:rsidRPr="00C2481A">
        <w:rPr>
          <w:rFonts w:cs="Arial"/>
          <w:szCs w:val="22"/>
        </w:rPr>
        <w:t xml:space="preserve"> as a focal point for applied energy, environmental science, and sustainability programs, taking advantage of the surveys’ complementary goals and missions of providing the scientific underpinnings for energy, sustainability, environmental policy, and natural resource management, ensuring that the natural environment is developed to enhance the well-being of citizens and communities. </w:t>
      </w:r>
    </w:p>
    <w:p w14:paraId="354EB65A" w14:textId="77777777" w:rsidR="006A6280" w:rsidRPr="00C2481A" w:rsidRDefault="006A6280" w:rsidP="0044510C">
      <w:pPr>
        <w:pStyle w:val="Heading3"/>
        <w:spacing w:after="120"/>
        <w:rPr>
          <w:rFonts w:cs="Arial"/>
          <w:szCs w:val="20"/>
        </w:rPr>
      </w:pPr>
      <w:r>
        <w:rPr>
          <w:rFonts w:cs="Arial"/>
          <w:szCs w:val="20"/>
        </w:rPr>
        <w:t>Illinois State Water Survey</w:t>
      </w:r>
    </w:p>
    <w:p w14:paraId="269E668D" w14:textId="0F550D1C" w:rsidR="00A65412" w:rsidRDefault="00A65412" w:rsidP="00A65412">
      <w:pPr>
        <w:spacing w:after="200" w:line="276" w:lineRule="auto"/>
        <w:jc w:val="both"/>
        <w:rPr>
          <w:rFonts w:cs="Arial"/>
          <w:szCs w:val="22"/>
        </w:rPr>
      </w:pPr>
      <w:r w:rsidRPr="00F67B4D">
        <w:rPr>
          <w:rFonts w:eastAsiaTheme="majorEastAsia" w:cstheme="majorBidi"/>
          <w:b/>
          <w:noProof/>
          <w:color w:val="1F4E79" w:themeColor="accent1" w:themeShade="80"/>
          <w:szCs w:val="21"/>
        </w:rPr>
        <mc:AlternateContent>
          <mc:Choice Requires="wps">
            <w:drawing>
              <wp:anchor distT="0" distB="0" distL="114300" distR="114300" simplePos="0" relativeHeight="251658242" behindDoc="1" locked="0" layoutInCell="1" allowOverlap="1" wp14:anchorId="0156D457" wp14:editId="4CBE7034">
                <wp:simplePos x="0" y="0"/>
                <wp:positionH relativeFrom="margin">
                  <wp:align>right</wp:align>
                </wp:positionH>
                <wp:positionV relativeFrom="paragraph">
                  <wp:posOffset>823595</wp:posOffset>
                </wp:positionV>
                <wp:extent cx="3086100" cy="2524125"/>
                <wp:effectExtent l="95250" t="76200" r="95250" b="123825"/>
                <wp:wrapTight wrapText="bothSides">
                  <wp:wrapPolygon edited="1">
                    <wp:start x="-533" y="-708"/>
                    <wp:lineTo x="-667" y="21423"/>
                    <wp:lineTo x="-667" y="24698"/>
                    <wp:lineTo x="21733" y="24787"/>
                    <wp:lineTo x="22133" y="19652"/>
                    <wp:lineTo x="22000" y="-708"/>
                    <wp:lineTo x="-533" y="-708"/>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52412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9" w:history="1">
                              <w:r w:rsidRPr="000A04DF">
                                <w:rPr>
                                  <w:rStyle w:val="Hyperlink"/>
                                  <w:sz w:val="20"/>
                                  <w:szCs w:val="20"/>
                                </w:rPr>
                                <w:t>https://www.isws.illinois.edu/about/illinois-state-hydrologist</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D457" id="_x0000_t202" coordsize="21600,21600" o:spt="202" path="m,l,21600r21600,l21600,xe">
                <v:stroke joinstyle="miter"/>
                <v:path gradientshapeok="t" o:connecttype="rect"/>
              </v:shapetype>
              <v:shape id="Text Box 1" o:spid="_x0000_s1026" type="#_x0000_t202" style="position:absolute;left:0;text-align:left;margin-left:191.8pt;margin-top:64.85pt;width:243pt;height:198.7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" fillcolor="#d6dce5" stroked="f" strokeweight="1pt">
                <v:shadow on="t" color="black" opacity="20971f" offset="0,2.2pt"/>
                <v:textbo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30" w:history="1">
                        <w:r w:rsidRPr="000A04DF">
                          <w:rPr>
                            <w:rStyle w:val="Hyperlink"/>
                            <w:sz w:val="20"/>
                            <w:szCs w:val="20"/>
                          </w:rPr>
                          <w:t>https://www.isws.illinois.edu/about/illinois-state-hydrologist</w:t>
                        </w:r>
                      </w:hyperlink>
                    </w:p>
                  </w:txbxContent>
                </v:textbox>
                <w10:wrap type="tight" anchorx="margin"/>
              </v:shape>
            </w:pict>
          </mc:Fallback>
        </mc:AlternateContent>
      </w:r>
      <w:r w:rsidR="006A6280" w:rsidRPr="00C2481A">
        <w:rPr>
          <w:rFonts w:cs="Arial"/>
          <w:szCs w:val="22"/>
        </w:rPr>
        <w:t xml:space="preserve">The ISWS is the primary agency for research and information on surface water, groundwater, and the atmosphere. The ISWS is a premier organization with </w:t>
      </w:r>
      <w:r w:rsidR="006A6280">
        <w:rPr>
          <w:rFonts w:cs="Arial"/>
          <w:szCs w:val="22"/>
        </w:rPr>
        <w:t>125</w:t>
      </w:r>
      <w:r w:rsidR="006A6280" w:rsidRPr="00C2481A">
        <w:rPr>
          <w:rFonts w:cs="Arial"/>
          <w:szCs w:val="22"/>
        </w:rPr>
        <w:t xml:space="preserve"> years of experience in all aspects of water resources.  Located on the University of Illinois campus, the ISWS conducts research and monitors and provides information on the availability, use, and quality of surface water, groundwater, and atmospheric resources, including state and regional data on weather, climate, air quality, water supplies, and flood hazard identification.  ISWS staff </w:t>
      </w:r>
      <w:r w:rsidR="006A6280" w:rsidRPr="00A37D68">
        <w:rPr>
          <w:rFonts w:cs="Arial"/>
          <w:noProof/>
          <w:szCs w:val="22"/>
        </w:rPr>
        <w:t>apply</w:t>
      </w:r>
      <w:r w:rsidR="006A6280" w:rsidRPr="00C2481A">
        <w:rPr>
          <w:rFonts w:cs="Arial"/>
          <w:szCs w:val="22"/>
        </w:rPr>
        <w:t xml:space="preserve"> state-of-the-art science to solve real-world problems. Most staff are funded by grants and contracts through the University of Illinois.</w:t>
      </w:r>
    </w:p>
    <w:p w14:paraId="1C1D6EE7" w14:textId="57E5652D" w:rsidR="006A6280" w:rsidRPr="00743578" w:rsidRDefault="006A6280" w:rsidP="00A65412">
      <w:pPr>
        <w:spacing w:after="200" w:line="276" w:lineRule="auto"/>
        <w:jc w:val="both"/>
        <w:rPr>
          <w:rFonts w:cs="Arial"/>
          <w:szCs w:val="22"/>
        </w:rPr>
      </w:pPr>
      <w:r w:rsidRPr="00C2481A">
        <w:rPr>
          <w:rFonts w:cs="Arial"/>
          <w:szCs w:val="22"/>
        </w:rPr>
        <w:t>The ISWS is home to the State Climatologist Office</w:t>
      </w:r>
      <w:r w:rsidR="00B15D74">
        <w:rPr>
          <w:rFonts w:cs="Arial"/>
          <w:szCs w:val="22"/>
        </w:rPr>
        <w:t xml:space="preserve"> and </w:t>
      </w:r>
      <w:r w:rsidRPr="00C2481A">
        <w:rPr>
          <w:rFonts w:cs="Arial"/>
          <w:szCs w:val="22"/>
        </w:rPr>
        <w:t>the State Hydrologist</w:t>
      </w:r>
      <w:r w:rsidR="00B15D74">
        <w:rPr>
          <w:rFonts w:cs="Arial"/>
          <w:szCs w:val="22"/>
        </w:rPr>
        <w:t>.</w:t>
      </w:r>
    </w:p>
    <w:p w14:paraId="63753EE7" w14:textId="47E93783" w:rsidR="006A6280" w:rsidRDefault="006A6280" w:rsidP="0044510C">
      <w:pPr>
        <w:pStyle w:val="Heading3"/>
        <w:spacing w:after="120" w:line="240" w:lineRule="auto"/>
        <w:rPr>
          <w:rFonts w:cs="Arial"/>
          <w:szCs w:val="20"/>
        </w:rPr>
      </w:pPr>
      <w:r w:rsidRPr="00C2481A">
        <w:rPr>
          <w:rFonts w:cs="Arial"/>
          <w:szCs w:val="20"/>
        </w:rPr>
        <w:t>Coordinated Hazard Assessment and Mapping Program</w:t>
      </w:r>
      <w:r>
        <w:rPr>
          <w:rFonts w:cs="Arial"/>
          <w:szCs w:val="20"/>
        </w:rPr>
        <w:t xml:space="preserve"> (CHAMP)</w:t>
      </w:r>
      <w:r w:rsidRPr="00C2481A">
        <w:rPr>
          <w:rFonts w:cs="Arial"/>
          <w:szCs w:val="20"/>
        </w:rPr>
        <w:t xml:space="preserve"> Section</w:t>
      </w:r>
    </w:p>
    <w:p w14:paraId="596482B1" w14:textId="6423D0E5" w:rsidR="009601BC" w:rsidRDefault="005976E0" w:rsidP="009601BC">
      <w:pPr>
        <w:spacing w:line="276" w:lineRule="auto"/>
        <w:jc w:val="both"/>
        <w:rPr>
          <w:rFonts w:cs="Arial"/>
          <w:szCs w:val="22"/>
        </w:rPr>
      </w:pPr>
      <w:r w:rsidRPr="0094402F">
        <w:rPr>
          <w:rFonts w:eastAsiaTheme="majorEastAsia" w:cstheme="majorBidi"/>
          <w:b/>
          <w:noProof/>
          <w:color w:val="1F4E79" w:themeColor="accent1" w:themeShade="80"/>
          <w:szCs w:val="21"/>
        </w:rPr>
        <mc:AlternateContent>
          <mc:Choice Requires="wps">
            <w:drawing>
              <wp:anchor distT="0" distB="0" distL="114300" distR="114300" simplePos="0" relativeHeight="251658244" behindDoc="1" locked="0" layoutInCell="1" allowOverlap="1" wp14:anchorId="3B0BBA21" wp14:editId="27AC46A0">
                <wp:simplePos x="0" y="0"/>
                <wp:positionH relativeFrom="margin">
                  <wp:posOffset>3406140</wp:posOffset>
                </wp:positionH>
                <wp:positionV relativeFrom="paragraph">
                  <wp:posOffset>624840</wp:posOffset>
                </wp:positionV>
                <wp:extent cx="2401570" cy="956945"/>
                <wp:effectExtent l="76200" t="101600" r="87630" b="160655"/>
                <wp:wrapTight wrapText="bothSides">
                  <wp:wrapPolygon edited="1">
                    <wp:start x="-533" y="-708"/>
                    <wp:lineTo x="-667" y="21423"/>
                    <wp:lineTo x="-667" y="24698"/>
                    <wp:lineTo x="21733" y="24787"/>
                    <wp:lineTo x="22133" y="19652"/>
                    <wp:lineTo x="22000" y="-708"/>
                    <wp:lineTo x="-533" y="-708"/>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570" cy="95694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BBA21" id="Text Box 6" o:spid="_x0000_s1027" type="#_x0000_t202" style="position:absolute;left:0;text-align:left;margin-left:268.2pt;margin-top:49.2pt;width:189.1pt;height:75.3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" fillcolor="#d6dce5" stroked="f" strokeweight="1pt">
                <v:shadow on="t" color="black" opacity="20971f" offset="0,2.2pt"/>
                <v:textbo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v:textbox>
                <w10:wrap type="tight" anchorx="margin"/>
              </v:shape>
            </w:pict>
          </mc:Fallback>
        </mc:AlternateContent>
      </w:r>
      <w:r w:rsidR="00D43E4E" w:rsidRPr="00C2481A">
        <w:t>The CHAMP Section</w:t>
      </w:r>
      <w:r w:rsidR="00D43E4E">
        <w:t xml:space="preserve"> of ISWS</w:t>
      </w:r>
      <w:r w:rsidR="00D43E4E" w:rsidRPr="00C2481A">
        <w:t xml:space="preserve"> focuses on natural hazard identification</w:t>
      </w:r>
      <w:r w:rsidR="00D43E4E">
        <w:t>, risk assessment,</w:t>
      </w:r>
      <w:r w:rsidR="00D43E4E" w:rsidRPr="00C2481A">
        <w:t xml:space="preserve"> and mitigation.  In concert with the ISWS mission, CHAMP conducts research and provides information on surface water resources and hazards</w:t>
      </w:r>
      <w:r w:rsidR="00D43E4E">
        <w:rPr>
          <w:rFonts w:cs="Arial"/>
        </w:rPr>
        <w:t xml:space="preserve">.  </w:t>
      </w:r>
    </w:p>
    <w:p w14:paraId="069E3C81" w14:textId="7536D0BF" w:rsidR="00D43E4E" w:rsidRDefault="00D43E4E" w:rsidP="006A6280">
      <w:pPr>
        <w:spacing w:line="276" w:lineRule="auto"/>
        <w:jc w:val="both"/>
        <w:rPr>
          <w:rFonts w:cs="Arial"/>
          <w:szCs w:val="22"/>
        </w:rPr>
      </w:pPr>
    </w:p>
    <w:p w14:paraId="78B59A7E" w14:textId="62D0576C" w:rsidR="00564CE8" w:rsidRDefault="00796934" w:rsidP="00375215">
      <w:pPr>
        <w:spacing w:line="276" w:lineRule="auto"/>
      </w:pPr>
      <w:bookmarkStart w:id="90" w:name="_Hlk532474048"/>
      <w:r>
        <w:t>T</w:t>
      </w:r>
      <w:r w:rsidR="00752BBB">
        <w:t xml:space="preserve">he CHAMP Section </w:t>
      </w:r>
      <w:r w:rsidR="00890C41">
        <w:t xml:space="preserve">is </w:t>
      </w:r>
      <w:r w:rsidR="00752BBB">
        <w:t xml:space="preserve">dedicated to preventing losses from natural hazards through hazard </w:t>
      </w:r>
      <w:r w:rsidR="00752BBB">
        <w:lastRenderedPageBreak/>
        <w:t>identification, risk assessment, mitigation</w:t>
      </w:r>
      <w:r w:rsidR="00D77918">
        <w:t>,</w:t>
      </w:r>
      <w:r>
        <w:t xml:space="preserve"> and communication</w:t>
      </w:r>
      <w:r w:rsidR="005976E0">
        <w:t>.  Activities</w:t>
      </w:r>
      <w:r>
        <w:t xml:space="preserve"> </w:t>
      </w:r>
      <w:r w:rsidR="00886485">
        <w:t>includ</w:t>
      </w:r>
      <w:r w:rsidR="005976E0">
        <w:t>e</w:t>
      </w:r>
      <w:r w:rsidR="00886485">
        <w:t xml:space="preserve"> but </w:t>
      </w:r>
      <w:r w:rsidR="00890C41">
        <w:t xml:space="preserve">are </w:t>
      </w:r>
      <w:r w:rsidR="00886485">
        <w:t>not limited to</w:t>
      </w:r>
      <w:r w:rsidR="00752BBB">
        <w:t>:</w:t>
      </w:r>
    </w:p>
    <w:p w14:paraId="75724857" w14:textId="748374EE" w:rsidR="00886485" w:rsidRPr="001C04FA" w:rsidRDefault="005976E0" w:rsidP="003C1FAF">
      <w:pPr>
        <w:pStyle w:val="ListParagraph"/>
        <w:numPr>
          <w:ilvl w:val="0"/>
          <w:numId w:val="20"/>
        </w:numPr>
        <w:spacing w:line="276" w:lineRule="auto"/>
      </w:pPr>
      <w:r>
        <w:rPr>
          <w:rFonts w:cs="Arial"/>
        </w:rPr>
        <w:t>E</w:t>
      </w:r>
      <w:r w:rsidR="00886485" w:rsidRPr="001D36C5">
        <w:rPr>
          <w:rFonts w:cs="Arial"/>
        </w:rPr>
        <w:t xml:space="preserve">ngineering and mapping tasks to prepare the Digital Flood Insurance Rate Maps (DFIRMs) and technical data for Flood Insurance Studies (FIS). </w:t>
      </w:r>
    </w:p>
    <w:p w14:paraId="30E072D0" w14:textId="197C08D6" w:rsidR="00886485" w:rsidRPr="001C04FA" w:rsidRDefault="005976E0" w:rsidP="003C1FAF">
      <w:pPr>
        <w:pStyle w:val="ListParagraph"/>
        <w:numPr>
          <w:ilvl w:val="0"/>
          <w:numId w:val="20"/>
        </w:numPr>
        <w:spacing w:line="276" w:lineRule="auto"/>
      </w:pPr>
      <w:r>
        <w:rPr>
          <w:rFonts w:cs="Arial"/>
        </w:rPr>
        <w:t>H</w:t>
      </w:r>
      <w:r w:rsidR="00886485" w:rsidRPr="001D36C5">
        <w:rPr>
          <w:rFonts w:cs="Arial"/>
        </w:rPr>
        <w:t>ydrologic and hydraulic studies to identify flood hazards</w:t>
      </w:r>
      <w:r>
        <w:rPr>
          <w:rFonts w:cs="Arial"/>
        </w:rPr>
        <w:t xml:space="preserve"> and </w:t>
      </w:r>
      <w:r w:rsidR="00886485" w:rsidRPr="001D36C5">
        <w:rPr>
          <w:rFonts w:cs="Arial"/>
        </w:rPr>
        <w:t>manage stormwater</w:t>
      </w:r>
      <w:r w:rsidR="00886485">
        <w:rPr>
          <w:rFonts w:cs="Arial"/>
        </w:rPr>
        <w:t>.</w:t>
      </w:r>
    </w:p>
    <w:p w14:paraId="42D05896" w14:textId="1AC92015" w:rsidR="0023754B" w:rsidRDefault="003F399F" w:rsidP="003C1FAF">
      <w:pPr>
        <w:pStyle w:val="ListParagraph"/>
        <w:numPr>
          <w:ilvl w:val="0"/>
          <w:numId w:val="20"/>
        </w:numPr>
        <w:spacing w:line="276" w:lineRule="auto"/>
      </w:pPr>
      <w:r w:rsidRPr="0094402F">
        <w:t xml:space="preserve">ISWS Flood Information Services and Web Resources </w:t>
      </w:r>
      <w:r w:rsidR="00F67B4D">
        <w:t>– M</w:t>
      </w:r>
      <w:r w:rsidRPr="00C2481A">
        <w:t xml:space="preserve">aintains the Illinois Floodplain </w:t>
      </w:r>
      <w:r>
        <w:t>Maps website, home to Risk MAP w</w:t>
      </w:r>
      <w:r w:rsidRPr="00C2481A">
        <w:t>atershed</w:t>
      </w:r>
      <w:r>
        <w:t>-</w:t>
      </w:r>
      <w:r w:rsidRPr="00C2481A">
        <w:t>base</w:t>
      </w:r>
      <w:r>
        <w:t>d</w:t>
      </w:r>
      <w:r w:rsidRPr="00C2481A">
        <w:t xml:space="preserve"> outreach and products</w:t>
      </w:r>
      <w:r w:rsidR="00F67B4D">
        <w:t xml:space="preserve">. </w:t>
      </w:r>
      <w:r w:rsidRPr="00C2481A">
        <w:t>The site has four main pages</w:t>
      </w:r>
      <w:r w:rsidR="007A247D" w:rsidRPr="00C2481A">
        <w:rPr>
          <w:rFonts w:eastAsia="Arial Unicode MS" w:cs="Arial"/>
          <w:szCs w:val="22"/>
        </w:rPr>
        <w:t xml:space="preserve"> (</w:t>
      </w:r>
      <w:hyperlink w:history="1">
        <w:r w:rsidR="007A247D" w:rsidRPr="00C2481A">
          <w:rPr>
            <w:rStyle w:val="Hyperlink"/>
            <w:rFonts w:eastAsia="Arial Unicode MS" w:cs="Arial"/>
            <w:szCs w:val="22"/>
          </w:rPr>
          <w:t>http://www.illinois floodmaps.org/</w:t>
        </w:r>
      </w:hyperlink>
      <w:r w:rsidR="007A247D">
        <w:rPr>
          <w:rFonts w:eastAsia="Arial Unicode MS" w:cs="Arial"/>
          <w:szCs w:val="22"/>
        </w:rPr>
        <w:t>)</w:t>
      </w:r>
      <w:r w:rsidR="0023754B">
        <w:t xml:space="preserve"> to support communities, FEMA, and local elected officials:</w:t>
      </w:r>
    </w:p>
    <w:p w14:paraId="62AE0F18" w14:textId="730E6184" w:rsidR="0098761B" w:rsidRDefault="0023754B" w:rsidP="003C1FAF">
      <w:pPr>
        <w:pStyle w:val="ListParagraph"/>
        <w:numPr>
          <w:ilvl w:val="1"/>
          <w:numId w:val="20"/>
        </w:numPr>
        <w:spacing w:line="276" w:lineRule="auto"/>
      </w:pPr>
      <w:r>
        <w:t>DFIRMs page - Track</w:t>
      </w:r>
      <w:r w:rsidR="0098761B">
        <w:t>s</w:t>
      </w:r>
      <w:r>
        <w:t xml:space="preserve"> the status of the DFIRM mapping</w:t>
      </w:r>
      <w:r w:rsidR="0098761B">
        <w:t xml:space="preserve"> and provides links to additional resources</w:t>
      </w:r>
    </w:p>
    <w:p w14:paraId="5EF44D30" w14:textId="6DB6A39F" w:rsidR="003F399F" w:rsidRDefault="0023754B" w:rsidP="003C1FAF">
      <w:pPr>
        <w:pStyle w:val="ListParagraph"/>
        <w:numPr>
          <w:ilvl w:val="1"/>
          <w:numId w:val="20"/>
        </w:numPr>
        <w:spacing w:line="276" w:lineRule="auto"/>
      </w:pPr>
      <w:r>
        <w:t>Outreach page – Risk MAP products</w:t>
      </w:r>
      <w:r w:rsidR="0098761B">
        <w:t xml:space="preserve"> made publicly available including Discovery Maps, associated databases, outreach materials</w:t>
      </w:r>
      <w:r w:rsidR="00D77918">
        <w:t>,</w:t>
      </w:r>
      <w:r w:rsidR="0098761B">
        <w:t xml:space="preserve"> and useful websites</w:t>
      </w:r>
    </w:p>
    <w:p w14:paraId="56A6C472" w14:textId="50774333" w:rsidR="0023754B" w:rsidRDefault="0023754B" w:rsidP="003C1FAF">
      <w:pPr>
        <w:pStyle w:val="ListParagraph"/>
        <w:numPr>
          <w:ilvl w:val="1"/>
          <w:numId w:val="20"/>
        </w:numPr>
        <w:spacing w:line="276" w:lineRule="auto"/>
      </w:pPr>
      <w:r>
        <w:t>Services page –</w:t>
      </w:r>
      <w:r w:rsidR="0098761B">
        <w:t xml:space="preserve"> Provides additional services and project updates to communities including in-progress hydrologic and hydraulic studies</w:t>
      </w:r>
      <w:r w:rsidR="00885855">
        <w:t xml:space="preserve"> and</w:t>
      </w:r>
      <w:r w:rsidR="0098761B">
        <w:t xml:space="preserve"> building footprint polygons </w:t>
      </w:r>
      <w:r w:rsidR="00885855">
        <w:t>for every county using LiDAR</w:t>
      </w:r>
      <w:r w:rsidR="00B25D25">
        <w:t>,</w:t>
      </w:r>
      <w:r w:rsidR="005304C2">
        <w:t xml:space="preserve"> </w:t>
      </w:r>
      <w:r w:rsidR="00204ECE">
        <w:t>and Topographic</w:t>
      </w:r>
      <w:r w:rsidR="005304C2">
        <w:t xml:space="preserve"> Wetness Index </w:t>
      </w:r>
      <w:r w:rsidR="00DD1DA8">
        <w:t>analyses</w:t>
      </w:r>
      <w:r w:rsidR="005304C2">
        <w:t xml:space="preserve"> for all counties</w:t>
      </w:r>
      <w:r w:rsidR="00B25D25">
        <w:t xml:space="preserve"> are posted</w:t>
      </w:r>
    </w:p>
    <w:p w14:paraId="5D949547" w14:textId="4A6A5F1C" w:rsidR="0023754B" w:rsidRDefault="0023754B" w:rsidP="003C1FAF">
      <w:pPr>
        <w:pStyle w:val="ListParagraph"/>
        <w:numPr>
          <w:ilvl w:val="1"/>
          <w:numId w:val="20"/>
        </w:numPr>
        <w:spacing w:line="276" w:lineRule="auto"/>
      </w:pPr>
      <w:r>
        <w:t xml:space="preserve">MT-2 </w:t>
      </w:r>
      <w:r w:rsidR="007B06F5">
        <w:t>Letter of Map Revision (</w:t>
      </w:r>
      <w:r w:rsidR="00204ECE">
        <w:t>LOMR) page</w:t>
      </w:r>
      <w:r>
        <w:t xml:space="preserve"> </w:t>
      </w:r>
      <w:r w:rsidR="00885855">
        <w:t>–</w:t>
      </w:r>
      <w:r>
        <w:t xml:space="preserve"> </w:t>
      </w:r>
      <w:r w:rsidR="00885855">
        <w:t xml:space="preserve">Provides useful information including checklists and relevant websites when preparing an MT-2 application </w:t>
      </w:r>
    </w:p>
    <w:p w14:paraId="626C0AB7" w14:textId="1E777333" w:rsidR="003F399F" w:rsidRDefault="003F399F" w:rsidP="003C1FAF">
      <w:pPr>
        <w:pStyle w:val="ListParagraph"/>
        <w:numPr>
          <w:ilvl w:val="0"/>
          <w:numId w:val="20"/>
        </w:numPr>
        <w:spacing w:line="276" w:lineRule="auto"/>
      </w:pPr>
      <w:r w:rsidRPr="00D477CC">
        <w:t>Structure Specific Risk Assessment Data and Website</w:t>
      </w:r>
      <w:r>
        <w:t xml:space="preserve"> </w:t>
      </w:r>
      <w:r w:rsidR="00EC0A1C">
        <w:t>–</w:t>
      </w:r>
      <w:r>
        <w:t xml:space="preserve"> </w:t>
      </w:r>
      <w:r w:rsidR="00EC0A1C">
        <w:t xml:space="preserve">Hosts </w:t>
      </w:r>
      <w:r>
        <w:t xml:space="preserve">the Structures at Flood Risk in Illinois (SAFR) website </w:t>
      </w:r>
      <w:r w:rsidR="00EC0A1C">
        <w:t xml:space="preserve">in support of the IDNR/OWR goal of a statewide database of structures in and near the </w:t>
      </w:r>
      <w:r w:rsidR="007B06F5">
        <w:t>Special Flood Hazard Area (</w:t>
      </w:r>
      <w:r w:rsidR="00EC0A1C">
        <w:t>SFHA</w:t>
      </w:r>
      <w:r w:rsidR="007B06F5">
        <w:t>)</w:t>
      </w:r>
      <w:r>
        <w:t>.  This website provides visualization of structures at risk</w:t>
      </w:r>
      <w:r w:rsidR="00D77918">
        <w:t xml:space="preserve"> </w:t>
      </w:r>
      <w:r>
        <w:t>and a rich array of pr</w:t>
      </w:r>
      <w:r w:rsidR="00EC0A1C">
        <w:t xml:space="preserve">oducts that can be downloaded. </w:t>
      </w:r>
    </w:p>
    <w:p w14:paraId="7C7BE4DC" w14:textId="059ECC1D" w:rsidR="003F399F" w:rsidRPr="000F6CCD" w:rsidRDefault="003F399F" w:rsidP="003C1FAF">
      <w:pPr>
        <w:pStyle w:val="ListParagraph"/>
        <w:numPr>
          <w:ilvl w:val="0"/>
          <w:numId w:val="20"/>
        </w:numPr>
        <w:spacing w:line="276" w:lineRule="auto"/>
      </w:pPr>
      <w:r>
        <w:t xml:space="preserve">Hazard Mitigation Plan Assistance </w:t>
      </w:r>
      <w:r w:rsidR="00EC0A1C">
        <w:t>–</w:t>
      </w:r>
      <w:r>
        <w:t xml:space="preserve"> </w:t>
      </w:r>
      <w:r w:rsidR="00EC0A1C">
        <w:rPr>
          <w:rFonts w:cs="Arial"/>
        </w:rPr>
        <w:t xml:space="preserve">Contributed to the </w:t>
      </w:r>
      <w:r w:rsidRPr="000F6CCD">
        <w:rPr>
          <w:rFonts w:cs="Arial"/>
        </w:rPr>
        <w:t>Illinois Natural Hazard Mitigation Plan update</w:t>
      </w:r>
      <w:r w:rsidR="00EC0A1C" w:rsidRPr="0094402F">
        <w:rPr>
          <w:rFonts w:cs="Arial"/>
        </w:rPr>
        <w:t>, including</w:t>
      </w:r>
      <w:r w:rsidR="00FB434E" w:rsidRPr="0094402F">
        <w:rPr>
          <w:rFonts w:cs="Arial"/>
        </w:rPr>
        <w:t xml:space="preserve"> information on </w:t>
      </w:r>
      <w:r w:rsidRPr="0094402F">
        <w:rPr>
          <w:rFonts w:cs="Arial"/>
        </w:rPr>
        <w:t xml:space="preserve">climate change and </w:t>
      </w:r>
      <w:r w:rsidR="00EC0A1C">
        <w:rPr>
          <w:rFonts w:cs="Arial"/>
        </w:rPr>
        <w:t xml:space="preserve">mitigation success stories using </w:t>
      </w:r>
      <w:r w:rsidR="00EC0A1C" w:rsidRPr="000F6CCD">
        <w:rPr>
          <w:rFonts w:cs="Arial"/>
        </w:rPr>
        <w:t>Loss Avoidance</w:t>
      </w:r>
      <w:r w:rsidR="008D4D98">
        <w:rPr>
          <w:rFonts w:cs="Arial"/>
        </w:rPr>
        <w:t xml:space="preserve"> Studies</w:t>
      </w:r>
      <w:r w:rsidR="00EC0A1C" w:rsidRPr="000F6CCD">
        <w:rPr>
          <w:rFonts w:cs="Arial"/>
        </w:rPr>
        <w:t>.</w:t>
      </w:r>
      <w:r w:rsidR="00FB434E">
        <w:rPr>
          <w:rFonts w:cs="Arial"/>
        </w:rPr>
        <w:t xml:space="preserve"> </w:t>
      </w:r>
      <w:r w:rsidR="00490412" w:rsidRPr="000F6CCD">
        <w:rPr>
          <w:rFonts w:cs="Arial"/>
        </w:rPr>
        <w:t>Assist</w:t>
      </w:r>
      <w:r w:rsidRPr="000F6CCD">
        <w:rPr>
          <w:rFonts w:cs="Arial"/>
        </w:rPr>
        <w:t xml:space="preserve"> counties by preparing </w:t>
      </w:r>
      <w:proofErr w:type="spellStart"/>
      <w:r w:rsidRPr="000F6CCD">
        <w:rPr>
          <w:rFonts w:cs="Arial"/>
        </w:rPr>
        <w:t>Hazus</w:t>
      </w:r>
      <w:proofErr w:type="spellEnd"/>
      <w:r w:rsidRPr="000F6CCD">
        <w:rPr>
          <w:rFonts w:cs="Arial"/>
        </w:rPr>
        <w:t xml:space="preserve"> reports</w:t>
      </w:r>
      <w:r w:rsidR="008D4D98">
        <w:rPr>
          <w:rFonts w:cs="Arial"/>
        </w:rPr>
        <w:t xml:space="preserve"> to supplement their local hazard mitigation plans</w:t>
      </w:r>
      <w:r w:rsidR="009D73A7">
        <w:rPr>
          <w:rFonts w:cs="Arial"/>
        </w:rPr>
        <w:t xml:space="preserve">. Assist counties with FEMA mitigation </w:t>
      </w:r>
      <w:r w:rsidR="00005D72">
        <w:rPr>
          <w:rFonts w:cs="Arial"/>
        </w:rPr>
        <w:t xml:space="preserve">planning </w:t>
      </w:r>
      <w:r w:rsidR="009D73A7">
        <w:rPr>
          <w:rFonts w:cs="Arial"/>
        </w:rPr>
        <w:t xml:space="preserve">grant applications. </w:t>
      </w:r>
    </w:p>
    <w:p w14:paraId="531B5C2E" w14:textId="06FC82D0" w:rsidR="00564CE8" w:rsidRPr="00CE3483" w:rsidRDefault="00331189" w:rsidP="00CE3483">
      <w:pPr>
        <w:pStyle w:val="Heading2"/>
        <w:jc w:val="center"/>
        <w:rPr>
          <w:rFonts w:eastAsiaTheme="minorHAnsi" w:cs="Times New Roman"/>
          <w:b w:val="0"/>
          <w:bCs w:val="0"/>
          <w:sz w:val="22"/>
          <w:szCs w:val="24"/>
        </w:rPr>
      </w:pPr>
      <w:r w:rsidRPr="00CE3483">
        <w:rPr>
          <w:color w:val="262626" w:themeColor="text1" w:themeTint="D9"/>
          <w:sz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Showcase of Recent Accomplishments</w:t>
      </w:r>
    </w:p>
    <w:p w14:paraId="4C7172CA" w14:textId="380916B4" w:rsidR="00331189" w:rsidRDefault="00E659C6" w:rsidP="00B62FDB">
      <w:pPr>
        <w:spacing w:after="120" w:line="276" w:lineRule="auto"/>
      </w:pPr>
      <w:r>
        <w:t xml:space="preserve">The following section offers a few diverse accomplishments that IDNR/OWR and ISWS want to highlight. While not all directly stem from previous FEMA CTP funding, all are related to studying risk, educating the public, and reducing risk. </w:t>
      </w:r>
      <w:r w:rsidR="00A808C2">
        <w:t>More information and o</w:t>
      </w:r>
      <w:r>
        <w:t>ther recent accomplishments can be found in Section 3 under their respective agency.</w:t>
      </w:r>
      <w:r w:rsidR="001C0869" w:rsidRPr="001C0869">
        <w:rPr>
          <w:noProof/>
        </w:rPr>
        <w:t xml:space="preserve"> </w:t>
      </w:r>
    </w:p>
    <w:p w14:paraId="632995BA" w14:textId="7D70008E" w:rsidR="004774DF" w:rsidRDefault="00E31543" w:rsidP="003C1FAF">
      <w:pPr>
        <w:pStyle w:val="ListParagraph"/>
        <w:numPr>
          <w:ilvl w:val="0"/>
          <w:numId w:val="21"/>
        </w:numPr>
        <w:spacing w:line="276" w:lineRule="auto"/>
      </w:pPr>
      <w:r w:rsidRPr="00E31543">
        <w:t>5th Annual CTP Recognition Program</w:t>
      </w:r>
      <w:r w:rsidR="004774DF">
        <w:t>, First Place Award Winners, ISWS/IDNR</w:t>
      </w:r>
    </w:p>
    <w:p w14:paraId="18C517E2" w14:textId="5A98F6EC" w:rsidR="00E31543" w:rsidRDefault="00E31543" w:rsidP="003C1FAF">
      <w:pPr>
        <w:pStyle w:val="ListParagraph"/>
        <w:numPr>
          <w:ilvl w:val="1"/>
          <w:numId w:val="21"/>
        </w:numPr>
        <w:spacing w:line="276" w:lineRule="auto"/>
      </w:pPr>
      <w:r w:rsidRPr="00E31543">
        <w:t>In 2021, FEMA recognized the Illinois Department of Natural Resources and Illinois State Water Survey for the fifth annual CTP Recognition Award for developing structure-specific risk data statewide and creat</w:t>
      </w:r>
      <w:r>
        <w:t>ing</w:t>
      </w:r>
      <w:r w:rsidRPr="00E31543">
        <w:t xml:space="preserve"> the Structures at Flood Risk (SAFR) website. </w:t>
      </w:r>
    </w:p>
    <w:p w14:paraId="1D8ABF4C" w14:textId="6DBF68EF" w:rsidR="0044099E" w:rsidRPr="006D4877" w:rsidRDefault="00C037A9" w:rsidP="003C1FAF">
      <w:pPr>
        <w:pStyle w:val="ListParagraph"/>
        <w:numPr>
          <w:ilvl w:val="0"/>
          <w:numId w:val="21"/>
        </w:numPr>
        <w:spacing w:line="276" w:lineRule="auto"/>
      </w:pPr>
      <w:r>
        <w:t xml:space="preserve">Recent </w:t>
      </w:r>
      <w:r w:rsidR="0044099E" w:rsidRPr="006D4877">
        <w:t xml:space="preserve">ISWS Publications – </w:t>
      </w:r>
    </w:p>
    <w:p w14:paraId="442838D5" w14:textId="402B995C" w:rsidR="009D73A7" w:rsidRPr="00CE3483" w:rsidRDefault="00AF67AD" w:rsidP="003C1FAF">
      <w:pPr>
        <w:pStyle w:val="ListParagraph"/>
        <w:numPr>
          <w:ilvl w:val="1"/>
          <w:numId w:val="20"/>
        </w:numPr>
        <w:spacing w:line="276" w:lineRule="auto"/>
        <w:rPr>
          <w:rFonts w:cs="Arial"/>
          <w:szCs w:val="22"/>
        </w:rPr>
      </w:pPr>
      <w:r w:rsidRPr="00CE3483">
        <w:rPr>
          <w:rFonts w:cs="Arial"/>
          <w:i/>
          <w:color w:val="333333"/>
          <w:szCs w:val="22"/>
        </w:rPr>
        <w:t>Precipitatio</w:t>
      </w:r>
      <w:r w:rsidRPr="00D463FC">
        <w:rPr>
          <w:rFonts w:cs="Arial"/>
          <w:i/>
          <w:color w:val="333333"/>
          <w:szCs w:val="22"/>
        </w:rPr>
        <w:t>n Frequency Study for Illinois.</w:t>
      </w:r>
      <w:r w:rsidRPr="007A5C51">
        <w:rPr>
          <w:rFonts w:cs="Arial"/>
          <w:color w:val="333333"/>
          <w:szCs w:val="22"/>
        </w:rPr>
        <w:t xml:space="preserve"> 2020. </w:t>
      </w:r>
      <w:r w:rsidR="00340F86" w:rsidRPr="007A5C51">
        <w:rPr>
          <w:rFonts w:cs="Arial"/>
          <w:color w:val="333333"/>
          <w:szCs w:val="22"/>
        </w:rPr>
        <w:t>Angel, J. R., M. Markus, K. A. Wang, B. M. Kerschner, S. Singh. Illinois State Water Survey Bulletin 75, Champaign, IL.</w:t>
      </w:r>
      <w:r w:rsidR="00340F86" w:rsidRPr="007A5C51">
        <w:rPr>
          <w:rFonts w:cs="Arial"/>
          <w:szCs w:val="22"/>
        </w:rPr>
        <w:t xml:space="preserve"> </w:t>
      </w:r>
      <w:hyperlink r:id="rId31" w:history="1">
        <w:r w:rsidR="00340F86" w:rsidRPr="00D463FC">
          <w:rPr>
            <w:rStyle w:val="Hyperlink"/>
            <w:rFonts w:cs="Arial"/>
            <w:szCs w:val="22"/>
          </w:rPr>
          <w:t>http://hdl.handle.net/2142/106653</w:t>
        </w:r>
      </w:hyperlink>
      <w:r w:rsidR="00340F86" w:rsidRPr="00D463FC">
        <w:rPr>
          <w:rFonts w:cs="Arial"/>
          <w:szCs w:val="22"/>
        </w:rPr>
        <w:t xml:space="preserve"> </w:t>
      </w:r>
    </w:p>
    <w:p w14:paraId="61691FA2" w14:textId="2FF98CFC" w:rsidR="00B675DC" w:rsidRPr="00CE3483" w:rsidRDefault="00925893" w:rsidP="003C1FAF">
      <w:pPr>
        <w:pStyle w:val="ListParagraph"/>
        <w:numPr>
          <w:ilvl w:val="1"/>
          <w:numId w:val="20"/>
        </w:numPr>
        <w:spacing w:after="120"/>
        <w:rPr>
          <w:rFonts w:cs="Arial"/>
          <w:szCs w:val="22"/>
        </w:rPr>
      </w:pPr>
      <w:r w:rsidRPr="00CE3483">
        <w:rPr>
          <w:rFonts w:cs="Arial"/>
          <w:i/>
          <w:iCs/>
          <w:color w:val="333333"/>
          <w:szCs w:val="22"/>
          <w:lang w:val="en"/>
        </w:rPr>
        <w:lastRenderedPageBreak/>
        <w:t>Structure-Specific Flood Risk Assessment Studies</w:t>
      </w:r>
      <w:r w:rsidRPr="00CE3483">
        <w:rPr>
          <w:rFonts w:cs="Arial"/>
          <w:color w:val="333333"/>
          <w:szCs w:val="22"/>
          <w:lang w:val="en"/>
        </w:rPr>
        <w:t xml:space="preserve">, </w:t>
      </w:r>
      <w:r w:rsidR="0017699C" w:rsidRPr="00CE3483">
        <w:rPr>
          <w:rFonts w:cs="Arial"/>
          <w:color w:val="333333"/>
          <w:szCs w:val="22"/>
          <w:lang w:val="en"/>
        </w:rPr>
        <w:t>2109. Graff, L., McConkey, S., McVay, B., Illinois State Water Survey Contract Report 2019-09, Champaign, IL.</w:t>
      </w:r>
      <w:r w:rsidR="00AF67AD" w:rsidRPr="00CE3483">
        <w:rPr>
          <w:rFonts w:cs="Arial"/>
          <w:color w:val="333333"/>
          <w:szCs w:val="22"/>
          <w:lang w:val="en"/>
        </w:rPr>
        <w:t xml:space="preserve"> </w:t>
      </w:r>
      <w:hyperlink r:id="rId32" w:history="1">
        <w:r w:rsidR="00AF67AD" w:rsidRPr="00CE3483">
          <w:rPr>
            <w:rFonts w:cs="Arial"/>
            <w:color w:val="003C7D"/>
            <w:szCs w:val="22"/>
            <w:lang w:val="en"/>
          </w:rPr>
          <w:t>http://hdl.handle.net/2142/103055</w:t>
        </w:r>
      </w:hyperlink>
    </w:p>
    <w:p w14:paraId="64836A39" w14:textId="2938E431" w:rsidR="001C1ACC" w:rsidRPr="00D463FC" w:rsidRDefault="001C1ACC" w:rsidP="00CE3483">
      <w:pPr>
        <w:pStyle w:val="ListParagraph"/>
        <w:spacing w:after="120"/>
        <w:ind w:left="1440"/>
        <w:rPr>
          <w:rFonts w:cs="Arial"/>
          <w:szCs w:val="22"/>
        </w:rPr>
      </w:pPr>
    </w:p>
    <w:p w14:paraId="647D7030" w14:textId="21DDAAE2" w:rsidR="00104FFF" w:rsidRPr="006D4877" w:rsidRDefault="00104FFF" w:rsidP="003C1FAF">
      <w:pPr>
        <w:pStyle w:val="ListParagraph"/>
        <w:numPr>
          <w:ilvl w:val="0"/>
          <w:numId w:val="20"/>
        </w:numPr>
        <w:spacing w:after="120" w:line="276" w:lineRule="auto"/>
        <w:contextualSpacing w:val="0"/>
      </w:pPr>
      <w:r w:rsidRPr="0094402F">
        <w:rPr>
          <w:noProof/>
        </w:rPr>
        <mc:AlternateContent>
          <mc:Choice Requires="wps">
            <w:drawing>
              <wp:anchor distT="0" distB="0" distL="114300" distR="114300" simplePos="0" relativeHeight="251658246" behindDoc="1" locked="0" layoutInCell="1" allowOverlap="1" wp14:anchorId="14FEF770" wp14:editId="3EDF7994">
                <wp:simplePos x="0" y="0"/>
                <wp:positionH relativeFrom="margin">
                  <wp:posOffset>3232150</wp:posOffset>
                </wp:positionH>
                <wp:positionV relativeFrom="paragraph">
                  <wp:posOffset>476427</wp:posOffset>
                </wp:positionV>
                <wp:extent cx="3081655" cy="3799840"/>
                <wp:effectExtent l="95250" t="76200" r="99695" b="105410"/>
                <wp:wrapTight wrapText="bothSides">
                  <wp:wrapPolygon edited="0">
                    <wp:start x="-534" y="-433"/>
                    <wp:lineTo x="-668" y="21441"/>
                    <wp:lineTo x="-267" y="22091"/>
                    <wp:lineTo x="21765" y="22091"/>
                    <wp:lineTo x="22165" y="20683"/>
                    <wp:lineTo x="22032" y="-433"/>
                    <wp:lineTo x="-534" y="-433"/>
                  </wp:wrapPolygon>
                </wp:wrapTigh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3799840"/>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777770854" name="Picture 77777085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91" w:name="_Toc146207542"/>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91"/>
                          </w:p>
                          <w:p w14:paraId="0F638CD3" w14:textId="66387B4B" w:rsidR="00EB3684" w:rsidRDefault="00EB3684" w:rsidP="00CE3483">
                            <w:pPr>
                              <w:keepNext/>
                              <w:spacing w:before="240" w:after="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F770" id="Text Box 17" o:spid="_x0000_s1028" type="#_x0000_t202" style="position:absolute;left:0;text-align:left;margin-left:254.5pt;margin-top:37.5pt;width:242.65pt;height:299.2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" fillcolor="#d6dce5" stroked="f" strokeweight="1pt">
                <v:shadow on="t" color="black" opacity="20971f" offset="0,2.2pt"/>
                <v:textbo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777770854" name="Picture 77777085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92" w:name="_Toc146207542"/>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92"/>
                    </w:p>
                    <w:p w14:paraId="0F638CD3" w14:textId="66387B4B" w:rsidR="00EB3684" w:rsidRDefault="00EB3684" w:rsidP="00CE3483">
                      <w:pPr>
                        <w:keepNext/>
                        <w:spacing w:before="240" w:after="120"/>
                        <w:jc w:val="center"/>
                      </w:pPr>
                    </w:p>
                  </w:txbxContent>
                </v:textbox>
                <w10:wrap type="tight" anchorx="margin"/>
              </v:shape>
            </w:pict>
          </mc:Fallback>
        </mc:AlternateContent>
      </w:r>
      <w:r w:rsidR="000E4EA4" w:rsidRPr="006D4877">
        <w:t xml:space="preserve">Structure Specific Risk Assessment Data and Website – </w:t>
      </w:r>
      <w:r w:rsidR="00C0765D">
        <w:t>ISWS h</w:t>
      </w:r>
      <w:r w:rsidR="000E4EA4" w:rsidRPr="006D4877">
        <w:t xml:space="preserve">osts the Structures at Flood Risk in Illinois (SAFR) website in support of the IDNR/OWR goal of a statewide database of structures in and near the SFHA.  This website provides visualization of structures at risk, </w:t>
      </w:r>
      <w:r w:rsidR="000E4EA4" w:rsidRPr="006D4877">
        <w:rPr>
          <w:noProof/>
        </w:rPr>
        <w:t>structure-specific</w:t>
      </w:r>
      <w:r w:rsidR="000E4EA4" w:rsidRPr="006D4877">
        <w:t xml:space="preserve"> surveyed elevation data, possible damage costs for various frequency storms</w:t>
      </w:r>
      <w:r w:rsidR="00D77918">
        <w:t>,</w:t>
      </w:r>
      <w:r w:rsidR="000E4EA4" w:rsidRPr="006D4877">
        <w:t xml:space="preserve"> and </w:t>
      </w:r>
      <w:r w:rsidR="00D77918">
        <w:t>various</w:t>
      </w:r>
      <w:r w:rsidR="000E4EA4" w:rsidRPr="006D4877">
        <w:t xml:space="preserve"> products that can be downloade</w:t>
      </w:r>
      <w:r w:rsidR="00C037A9">
        <w:t>d.</w:t>
      </w:r>
    </w:p>
    <w:p w14:paraId="2295B46F" w14:textId="3F6FFBB4" w:rsidR="00104FFF" w:rsidRPr="000873A7" w:rsidRDefault="000E4EA4" w:rsidP="003C1FAF">
      <w:pPr>
        <w:pStyle w:val="ListParagraph"/>
        <w:numPr>
          <w:ilvl w:val="0"/>
          <w:numId w:val="20"/>
        </w:numPr>
        <w:spacing w:after="120" w:line="276" w:lineRule="auto"/>
        <w:contextualSpacing w:val="0"/>
        <w:rPr>
          <w:rFonts w:cs="Arial"/>
          <w:szCs w:val="22"/>
        </w:rPr>
      </w:pPr>
      <w:r w:rsidRPr="006D4877">
        <w:t>Urban Flooding Awareness Act Report</w:t>
      </w:r>
      <w:r w:rsidR="006D24F2">
        <w:t xml:space="preserve"> - </w:t>
      </w:r>
      <w:r w:rsidR="00524B2F">
        <w:t>IDNR/OWR and ISWS with input from other state agencies prepared the Urban Flooding Awareness Act Report in 2015.  This report address</w:t>
      </w:r>
      <w:r w:rsidR="00B675DC">
        <w:t>es</w:t>
      </w:r>
      <w:r w:rsidR="00524B2F">
        <w:t xml:space="preserve"> the increasing impact of urban flooding, in particular flooding outside the mapped floodplain.  Some of the flooding may be described as pluvial flooding.  Illinois’ research on urban flooding positions the state to address</w:t>
      </w:r>
      <w:r w:rsidR="00104FFF">
        <w:t xml:space="preserve"> </w:t>
      </w:r>
      <w:r w:rsidR="00524B2F">
        <w:t>the urban</w:t>
      </w:r>
      <w:r w:rsidR="00D77918">
        <w:t>/</w:t>
      </w:r>
      <w:r w:rsidR="00524B2F">
        <w:t xml:space="preserve">pluvial flooding problem in the future.  </w:t>
      </w:r>
      <w:r w:rsidR="00D77918">
        <w:t>Many</w:t>
      </w:r>
      <w:r w:rsidR="000E7250">
        <w:t xml:space="preserve"> </w:t>
      </w:r>
      <w:r w:rsidR="00104FFF">
        <w:t>r</w:t>
      </w:r>
      <w:r w:rsidR="000E7250">
        <w:t>ecommendations were listed in the report.</w:t>
      </w:r>
    </w:p>
    <w:p w14:paraId="041FB739" w14:textId="229E9D29" w:rsidR="001C1ACC" w:rsidRPr="00104FFF" w:rsidRDefault="000E7250" w:rsidP="003C1FAF">
      <w:pPr>
        <w:pStyle w:val="ListParagraph"/>
        <w:numPr>
          <w:ilvl w:val="0"/>
          <w:numId w:val="20"/>
        </w:numPr>
        <w:spacing w:after="120" w:line="276" w:lineRule="auto"/>
        <w:contextualSpacing w:val="0"/>
      </w:pPr>
      <w:r>
        <w:t xml:space="preserve">In 2018 </w:t>
      </w:r>
      <w:r w:rsidRPr="000873A7">
        <w:rPr>
          <w:rFonts w:cs="Arial"/>
          <w:szCs w:val="22"/>
        </w:rPr>
        <w:t xml:space="preserve">IDNR/OWR coordinated with the Center for </w:t>
      </w:r>
      <w:r w:rsidR="00D77918" w:rsidRPr="000873A7">
        <w:rPr>
          <w:rFonts w:cs="Arial"/>
          <w:szCs w:val="22"/>
        </w:rPr>
        <w:t>N</w:t>
      </w:r>
      <w:r w:rsidRPr="000873A7">
        <w:rPr>
          <w:rFonts w:cs="Arial"/>
          <w:szCs w:val="22"/>
        </w:rPr>
        <w:t xml:space="preserve">eighborhood Technology (CNT) on SB1337 sponsored by Senator Resin (previously Steans SB1507) and HB2756 (Representative Cassidy and Fortner sponsors) concerning county stormwater authority statewide.  A bill expanding the authority to counties with </w:t>
      </w:r>
      <w:r w:rsidR="008A0AB0" w:rsidRPr="000873A7">
        <w:rPr>
          <w:rFonts w:cs="Arial"/>
          <w:szCs w:val="22"/>
        </w:rPr>
        <w:t>population</w:t>
      </w:r>
      <w:r w:rsidRPr="000873A7">
        <w:rPr>
          <w:rFonts w:cs="Arial"/>
          <w:szCs w:val="22"/>
        </w:rPr>
        <w:t xml:space="preserve"> centers exceeding 50,000 passed </w:t>
      </w:r>
      <w:r w:rsidR="00D77918" w:rsidRPr="000873A7">
        <w:rPr>
          <w:rFonts w:cs="Arial"/>
          <w:szCs w:val="22"/>
        </w:rPr>
        <w:t xml:space="preserve">on </w:t>
      </w:r>
      <w:r w:rsidRPr="000873A7">
        <w:rPr>
          <w:rFonts w:cs="Arial"/>
          <w:szCs w:val="22"/>
        </w:rPr>
        <w:t xml:space="preserve">August </w:t>
      </w:r>
      <w:r w:rsidR="00005D72" w:rsidRPr="000873A7">
        <w:rPr>
          <w:rFonts w:cs="Arial"/>
          <w:szCs w:val="22"/>
        </w:rPr>
        <w:t xml:space="preserve">10, </w:t>
      </w:r>
      <w:r w:rsidRPr="000873A7">
        <w:rPr>
          <w:rFonts w:cs="Arial"/>
          <w:szCs w:val="22"/>
        </w:rPr>
        <w:t xml:space="preserve">2018.  </w:t>
      </w:r>
    </w:p>
    <w:p w14:paraId="560D5F52" w14:textId="5F4DFA7F" w:rsidR="000E7250" w:rsidRPr="008B4A1B" w:rsidRDefault="0017699C" w:rsidP="003C1FAF">
      <w:pPr>
        <w:pStyle w:val="ListParagraph"/>
        <w:numPr>
          <w:ilvl w:val="0"/>
          <w:numId w:val="22"/>
        </w:numPr>
        <w:spacing w:after="120" w:line="276" w:lineRule="auto"/>
        <w:ind w:left="720"/>
        <w:contextualSpacing w:val="0"/>
        <w:rPr>
          <w:rFonts w:cs="Arial"/>
        </w:rPr>
      </w:pPr>
      <w:r w:rsidRPr="00CE3483">
        <w:rPr>
          <w:rFonts w:eastAsia="Calibri" w:cs="Arial"/>
          <w:szCs w:val="22"/>
        </w:rPr>
        <w:t xml:space="preserve">The </w:t>
      </w:r>
      <w:r w:rsidR="000E7250" w:rsidRPr="00CE3483">
        <w:rPr>
          <w:rFonts w:eastAsia="Calibri" w:cs="Arial"/>
          <w:szCs w:val="22"/>
        </w:rPr>
        <w:t xml:space="preserve">Illinois State Water Survey </w:t>
      </w:r>
      <w:r w:rsidRPr="00CE3483">
        <w:rPr>
          <w:rFonts w:eastAsia="Calibri" w:cs="Arial"/>
          <w:szCs w:val="22"/>
        </w:rPr>
        <w:t>has completed topographic wetness index analyses for each county</w:t>
      </w:r>
      <w:r w:rsidR="00832713" w:rsidRPr="00CE3483">
        <w:rPr>
          <w:rFonts w:eastAsia="Calibri" w:cs="Arial"/>
          <w:szCs w:val="22"/>
        </w:rPr>
        <w:t xml:space="preserve"> under a grant funded by the Natural Resource Conservation Service. </w:t>
      </w:r>
      <w:r w:rsidRPr="00CE3483">
        <w:rPr>
          <w:rFonts w:eastAsia="Calibri" w:cs="Arial"/>
          <w:szCs w:val="22"/>
        </w:rPr>
        <w:t xml:space="preserve">  These are available </w:t>
      </w:r>
      <w:r w:rsidR="006E3F31">
        <w:rPr>
          <w:rFonts w:eastAsia="Calibri" w:cs="Arial"/>
          <w:szCs w:val="22"/>
        </w:rPr>
        <w:t xml:space="preserve">in an interactive viewer and </w:t>
      </w:r>
      <w:r w:rsidRPr="00CE3483">
        <w:rPr>
          <w:rFonts w:eastAsia="Calibri" w:cs="Arial"/>
          <w:szCs w:val="22"/>
        </w:rPr>
        <w:t>as shapefiles</w:t>
      </w:r>
      <w:r w:rsidR="00832713" w:rsidRPr="00CE3483">
        <w:rPr>
          <w:rFonts w:eastAsia="Calibri" w:cs="Arial"/>
          <w:szCs w:val="22"/>
        </w:rPr>
        <w:t xml:space="preserve"> at the ISWS web page</w:t>
      </w:r>
      <w:r w:rsidRPr="00CE3483">
        <w:rPr>
          <w:rFonts w:eastAsia="Calibri" w:cs="Arial"/>
          <w:szCs w:val="22"/>
        </w:rPr>
        <w:t xml:space="preserve"> </w:t>
      </w:r>
      <w:hyperlink r:id="rId34" w:history="1">
        <w:r w:rsidR="00832713" w:rsidRPr="009F2420">
          <w:rPr>
            <w:rStyle w:val="Hyperlink"/>
            <w:rFonts w:cs="Arial"/>
          </w:rPr>
          <w:t>http://illinoisfloodmaps.org/twi.aspx</w:t>
        </w:r>
      </w:hyperlink>
      <w:r w:rsidR="00832713" w:rsidRPr="008B4A1B">
        <w:rPr>
          <w:rFonts w:cs="Arial"/>
        </w:rPr>
        <w:t xml:space="preserve">.  </w:t>
      </w:r>
      <w:r w:rsidR="00832713" w:rsidRPr="00CE3483">
        <w:rPr>
          <w:rFonts w:eastAsia="Calibri" w:cs="Arial"/>
          <w:szCs w:val="22"/>
        </w:rPr>
        <w:t>T</w:t>
      </w:r>
      <w:r w:rsidR="000E7250" w:rsidRPr="00CE3483">
        <w:rPr>
          <w:rFonts w:eastAsia="Calibri" w:cs="Arial"/>
          <w:szCs w:val="22"/>
        </w:rPr>
        <w:t xml:space="preserve">opographic wetness indices </w:t>
      </w:r>
      <w:r w:rsidR="00832713" w:rsidRPr="00CE3483">
        <w:rPr>
          <w:rFonts w:eastAsia="Calibri" w:cs="Arial"/>
          <w:szCs w:val="22"/>
        </w:rPr>
        <w:t xml:space="preserve">can be </w:t>
      </w:r>
      <w:r w:rsidR="000E7250" w:rsidRPr="00CE3483">
        <w:rPr>
          <w:rFonts w:eastAsia="Calibri" w:cs="Arial"/>
          <w:szCs w:val="22"/>
        </w:rPr>
        <w:t>used for the identification of areas likely prone to urban flooding. This would afford communities the ability to identify areas requiring special consideration for below-ground construction.</w:t>
      </w:r>
    </w:p>
    <w:p w14:paraId="0D254E4F" w14:textId="3715EDBB" w:rsidR="001C0869" w:rsidRDefault="0075444E" w:rsidP="003C1FAF">
      <w:pPr>
        <w:pStyle w:val="ListParagraph"/>
        <w:numPr>
          <w:ilvl w:val="0"/>
          <w:numId w:val="23"/>
        </w:numPr>
        <w:tabs>
          <w:tab w:val="left" w:pos="2880"/>
        </w:tabs>
        <w:spacing w:after="120" w:line="276" w:lineRule="auto"/>
        <w:contextualSpacing w:val="0"/>
        <w:jc w:val="both"/>
        <w:rPr>
          <w:rFonts w:cs="Arial"/>
          <w:szCs w:val="22"/>
        </w:rPr>
      </w:pPr>
      <w:r w:rsidRPr="006D24F2">
        <w:rPr>
          <w:rFonts w:cs="Arial"/>
          <w:szCs w:val="22"/>
        </w:rPr>
        <w:t xml:space="preserve">IDNR/OWR encourages communities to join </w:t>
      </w:r>
      <w:r w:rsidR="00D77918">
        <w:rPr>
          <w:rFonts w:cs="Arial"/>
          <w:szCs w:val="22"/>
        </w:rPr>
        <w:t xml:space="preserve">the </w:t>
      </w:r>
      <w:r w:rsidR="001C0869" w:rsidRPr="006D24F2">
        <w:rPr>
          <w:rFonts w:cs="Arial"/>
          <w:szCs w:val="22"/>
        </w:rPr>
        <w:t xml:space="preserve">Community Rating System (CRS):  Illinois now has </w:t>
      </w:r>
      <w:r w:rsidR="006D24F2" w:rsidRPr="00CE3483">
        <w:rPr>
          <w:rFonts w:cs="Arial"/>
          <w:szCs w:val="22"/>
        </w:rPr>
        <w:t>70</w:t>
      </w:r>
      <w:r w:rsidR="006D24F2" w:rsidRPr="006D24F2">
        <w:rPr>
          <w:rFonts w:cs="Arial"/>
          <w:szCs w:val="22"/>
        </w:rPr>
        <w:t xml:space="preserve"> </w:t>
      </w:r>
      <w:r w:rsidR="001C0869" w:rsidRPr="006D24F2">
        <w:rPr>
          <w:rFonts w:cs="Arial"/>
          <w:szCs w:val="22"/>
        </w:rPr>
        <w:t>communities in CRS with an average rating of Class 6. Nearly 50 percent of all flood insurance policies in Illinois are discounted due to proactive floodplain management programs. Ottawa, Illinois reached a Class 2 rating in 2018.</w:t>
      </w:r>
    </w:p>
    <w:p w14:paraId="6E7E4A43" w14:textId="39FFE32B" w:rsidR="00104FFF" w:rsidRPr="00AF716A" w:rsidRDefault="001C1ACC" w:rsidP="003C1FAF">
      <w:pPr>
        <w:pStyle w:val="ListParagraph"/>
        <w:numPr>
          <w:ilvl w:val="0"/>
          <w:numId w:val="23"/>
        </w:numPr>
        <w:spacing w:after="120" w:line="276" w:lineRule="auto"/>
        <w:contextualSpacing w:val="0"/>
        <w:rPr>
          <w:rFonts w:ascii="Calibri" w:hAnsi="Calibri"/>
          <w:szCs w:val="23"/>
        </w:rPr>
      </w:pPr>
      <w:r w:rsidRPr="00AF716A">
        <w:rPr>
          <w:szCs w:val="23"/>
        </w:rPr>
        <w:lastRenderedPageBreak/>
        <w:t>Community Adoption of Floodplain Ordinances.  In addition to annual performance commitments agreed upon between FEMA and the IDNR/OWR thr</w:t>
      </w:r>
      <w:r w:rsidR="00D77918" w:rsidRPr="00AF716A">
        <w:rPr>
          <w:szCs w:val="23"/>
        </w:rPr>
        <w:t>ough</w:t>
      </w:r>
      <w:r w:rsidRPr="00AF716A">
        <w:rPr>
          <w:szCs w:val="23"/>
        </w:rPr>
        <w:t xml:space="preserve"> the CAP/SSSE program, there are several specifically required metrics which all states must meet.   One of these national metrics is that 93% of participating communities </w:t>
      </w:r>
      <w:r w:rsidR="00D77918" w:rsidRPr="00AF716A">
        <w:rPr>
          <w:szCs w:val="23"/>
        </w:rPr>
        <w:t>that</w:t>
      </w:r>
      <w:r w:rsidRPr="00AF716A">
        <w:rPr>
          <w:szCs w:val="23"/>
        </w:rPr>
        <w:t xml:space="preserve"> receive new floodplain maps must updated ordinances and adopt the new maps.   Illinois remains one of the few states (perhaps the only state?) in the nation to maintain a 100% community adoption rate.   Illinois not only meets this FEMA metric every year but typically exceeds the metric through new communities joining the NFIP.</w:t>
      </w:r>
    </w:p>
    <w:p w14:paraId="6E00C15F" w14:textId="4B1590F3" w:rsidR="006D2E57" w:rsidRPr="0041571E" w:rsidRDefault="00D44A1E" w:rsidP="003C1FAF">
      <w:pPr>
        <w:pStyle w:val="ListParagraph"/>
        <w:numPr>
          <w:ilvl w:val="0"/>
          <w:numId w:val="23"/>
        </w:numPr>
        <w:spacing w:after="120" w:line="276" w:lineRule="auto"/>
        <w:contextualSpacing w:val="0"/>
      </w:pPr>
      <w:r w:rsidRPr="001D3763">
        <w:t>Illinois, Rock, Pecatonica, and Mississippi Rive</w:t>
      </w:r>
      <w:r w:rsidR="00FB406C">
        <w:t>r Flooding (March April 2019). OWR contacted</w:t>
      </w:r>
      <w:r w:rsidR="00134AC5">
        <w:t xml:space="preserve"> 12 communities and determined that d</w:t>
      </w:r>
      <w:r w:rsidRPr="001D3763">
        <w:t>espite major flood stages, damages were found to be minimal due to previous mitigation projects and strict enforcem</w:t>
      </w:r>
      <w:r w:rsidR="00FB406C">
        <w:t>ent of floodplain regulations.</w:t>
      </w:r>
    </w:p>
    <w:p w14:paraId="15669BD6" w14:textId="0E5188EB" w:rsidR="0041571E" w:rsidRPr="006D2E57" w:rsidRDefault="00703F09" w:rsidP="003C1FAF">
      <w:pPr>
        <w:pStyle w:val="ListParagraph"/>
        <w:numPr>
          <w:ilvl w:val="0"/>
          <w:numId w:val="23"/>
        </w:numPr>
        <w:spacing w:after="120" w:line="276" w:lineRule="auto"/>
        <w:contextualSpacing w:val="0"/>
        <w:rPr>
          <w:rFonts w:cs="Arial"/>
        </w:rPr>
      </w:pPr>
      <w:r w:rsidRPr="0094402F">
        <w:rPr>
          <w:noProof/>
        </w:rPr>
        <mc:AlternateContent>
          <mc:Choice Requires="wps">
            <w:drawing>
              <wp:anchor distT="0" distB="0" distL="114300" distR="114300" simplePos="0" relativeHeight="251658247" behindDoc="1" locked="0" layoutInCell="1" allowOverlap="1" wp14:anchorId="1CC29063" wp14:editId="45217FE4">
                <wp:simplePos x="0" y="0"/>
                <wp:positionH relativeFrom="page">
                  <wp:posOffset>4452620</wp:posOffset>
                </wp:positionH>
                <wp:positionV relativeFrom="paragraph">
                  <wp:posOffset>276225</wp:posOffset>
                </wp:positionV>
                <wp:extent cx="2404745" cy="1086485"/>
                <wp:effectExtent l="95250" t="76200" r="90805" b="113665"/>
                <wp:wrapTight wrapText="bothSides">
                  <wp:wrapPolygon edited="1">
                    <wp:start x="-533" y="-708"/>
                    <wp:lineTo x="-667" y="21423"/>
                    <wp:lineTo x="-667" y="24698"/>
                    <wp:lineTo x="21733" y="24787"/>
                    <wp:lineTo x="22133" y="19652"/>
                    <wp:lineTo x="22000" y="-708"/>
                    <wp:lineTo x="-533" y="-708"/>
                  </wp:wrapPolygon>
                </wp:wrapTight>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108648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35" w:history="1">
                              <w:r w:rsidRPr="00234AB7">
                                <w:rPr>
                                  <w:rStyle w:val="Hyperlink"/>
                                  <w:rFonts w:cs="Arial"/>
                                  <w:szCs w:val="22"/>
                                </w:rPr>
                                <w:t>https://clearinghouse.isgs.illinois.edu/data/elevation/illinois-height-modernization-ilhmp-lidar-data</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29063" id="Text Box 13" o:spid="_x0000_s1029" type="#_x0000_t202" style="position:absolute;left:0;text-align:left;margin-left:350.6pt;margin-top:21.75pt;width:189.35pt;height:85.5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" fillcolor="#d6dce5" stroked="f" strokeweight="1pt">
                <v:shadow on="t" color="black" opacity="20971f" offset="0,2.2pt"/>
                <v:textbo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36" w:history="1">
                        <w:r w:rsidRPr="00234AB7">
                          <w:rPr>
                            <w:rStyle w:val="Hyperlink"/>
                            <w:rFonts w:cs="Arial"/>
                            <w:szCs w:val="22"/>
                          </w:rPr>
                          <w:t>https://clearinghouse.isgs.illinois.edu/data/elevation/illinois-height-modernization-ilhmp-lidar-data</w:t>
                        </w:r>
                      </w:hyperlink>
                    </w:p>
                  </w:txbxContent>
                </v:textbox>
                <w10:wrap type="tight" anchorx="page"/>
              </v:shape>
            </w:pict>
          </mc:Fallback>
        </mc:AlternateContent>
      </w:r>
      <w:r w:rsidR="0041571E">
        <w:t>Illinois had a Federal Disaster Declaration following flooding during the fall or 2019 IDNR contacted over 50 communities and assisted with or reviewed damage assessments of over 500 buildings.</w:t>
      </w:r>
    </w:p>
    <w:p w14:paraId="5CA5F3B8" w14:textId="624F1124" w:rsidR="006D2E57" w:rsidRDefault="006D2E57" w:rsidP="003C1FAF">
      <w:pPr>
        <w:pStyle w:val="ListParagraph"/>
        <w:numPr>
          <w:ilvl w:val="0"/>
          <w:numId w:val="20"/>
        </w:numPr>
        <w:spacing w:after="120" w:line="276" w:lineRule="auto"/>
        <w:contextualSpacing w:val="0"/>
        <w:jc w:val="both"/>
        <w:rPr>
          <w:rFonts w:cs="Arial"/>
          <w:szCs w:val="22"/>
        </w:rPr>
      </w:pPr>
      <w:r w:rsidRPr="006D2E57">
        <w:rPr>
          <w:rFonts w:cs="Arial"/>
        </w:rPr>
        <w:t xml:space="preserve">Completion of Statewide LiDAR Data Acquisition </w:t>
      </w:r>
      <w:r w:rsidR="008A0AB0">
        <w:rPr>
          <w:rFonts w:cs="Arial"/>
        </w:rPr>
        <w:t>–</w:t>
      </w:r>
      <w:r w:rsidR="008A0AB0" w:rsidRPr="006D2E57">
        <w:rPr>
          <w:rFonts w:cs="Arial"/>
        </w:rPr>
        <w:t xml:space="preserve"> </w:t>
      </w:r>
      <w:r w:rsidR="008A0AB0">
        <w:rPr>
          <w:rFonts w:cs="Arial"/>
          <w:szCs w:val="22"/>
        </w:rPr>
        <w:t>LiDAR</w:t>
      </w:r>
      <w:r w:rsidR="0039721B">
        <w:rPr>
          <w:rFonts w:cs="Arial"/>
          <w:szCs w:val="22"/>
        </w:rPr>
        <w:t xml:space="preserve"> is available for all Illinois Counties as shown in Figure 1. </w:t>
      </w:r>
      <w:r w:rsidRPr="00351099">
        <w:rPr>
          <w:rFonts w:cs="Arial"/>
          <w:szCs w:val="22"/>
        </w:rPr>
        <w:t>New data acquisition</w:t>
      </w:r>
      <w:r>
        <w:rPr>
          <w:rFonts w:cs="Arial"/>
          <w:szCs w:val="22"/>
        </w:rPr>
        <w:t>s</w:t>
      </w:r>
      <w:r w:rsidRPr="00351099">
        <w:rPr>
          <w:rFonts w:cs="Arial"/>
          <w:szCs w:val="22"/>
        </w:rPr>
        <w:t xml:space="preserve"> </w:t>
      </w:r>
      <w:r>
        <w:rPr>
          <w:rFonts w:cs="Arial"/>
          <w:szCs w:val="22"/>
        </w:rPr>
        <w:t>have</w:t>
      </w:r>
      <w:r w:rsidRPr="00351099">
        <w:rPr>
          <w:rFonts w:cs="Arial"/>
          <w:szCs w:val="22"/>
        </w:rPr>
        <w:t xml:space="preserve"> been prioritized for counties that have older LiDAR with lower quality levels.  </w:t>
      </w:r>
      <w:r w:rsidR="0039721B">
        <w:rPr>
          <w:rFonts w:cs="Arial"/>
          <w:szCs w:val="22"/>
        </w:rPr>
        <w:t>Q</w:t>
      </w:r>
      <w:r w:rsidRPr="00351099">
        <w:rPr>
          <w:rFonts w:cs="Arial"/>
          <w:szCs w:val="22"/>
        </w:rPr>
        <w:t xml:space="preserve">uality assurance checks are </w:t>
      </w:r>
      <w:r>
        <w:rPr>
          <w:rFonts w:cs="Arial"/>
          <w:szCs w:val="22"/>
        </w:rPr>
        <w:t>conducted for all collections</w:t>
      </w:r>
      <w:r w:rsidRPr="00351099">
        <w:rPr>
          <w:rFonts w:cs="Arial"/>
          <w:szCs w:val="22"/>
        </w:rPr>
        <w:t xml:space="preserve"> by Illinois State Geological Survey staff</w:t>
      </w:r>
      <w:r>
        <w:rPr>
          <w:rFonts w:cs="Arial"/>
          <w:szCs w:val="22"/>
        </w:rPr>
        <w:t>.</w:t>
      </w:r>
      <w:r w:rsidR="00CC46AA">
        <w:rPr>
          <w:rFonts w:cs="Arial"/>
          <w:szCs w:val="22"/>
        </w:rPr>
        <w:t xml:space="preserve"> (Please see the appendix for additional information and figures.)</w:t>
      </w:r>
    </w:p>
    <w:p w14:paraId="62CF4E5B" w14:textId="29A8CBB7" w:rsidR="00606F3A" w:rsidRPr="00CC46AA" w:rsidRDefault="006D2E57" w:rsidP="003C1FAF">
      <w:pPr>
        <w:pStyle w:val="ListParagraph"/>
        <w:numPr>
          <w:ilvl w:val="1"/>
          <w:numId w:val="20"/>
        </w:numPr>
        <w:spacing w:before="120" w:line="276" w:lineRule="auto"/>
        <w:contextualSpacing w:val="0"/>
        <w:rPr>
          <w:szCs w:val="22"/>
        </w:rPr>
      </w:pPr>
      <w:r w:rsidRPr="006D2E57">
        <w:rPr>
          <w:rFonts w:cs="Arial"/>
          <w:szCs w:val="22"/>
        </w:rPr>
        <w:t>The Illinois Height Modernization Program (ILHMP) at the Illinois State Geological Survey has established data</w:t>
      </w:r>
      <w:r w:rsidR="00D77918">
        <w:rPr>
          <w:rFonts w:cs="Arial"/>
          <w:szCs w:val="22"/>
        </w:rPr>
        <w:t>-</w:t>
      </w:r>
      <w:r w:rsidRPr="006D2E57">
        <w:rPr>
          <w:rFonts w:cs="Arial"/>
          <w:szCs w:val="22"/>
        </w:rPr>
        <w:t xml:space="preserve">sharing agreements to archive and distribute elevation data. Data are offered as originally delivered LAS tiles or as the derivative products of DEM/DTM or </w:t>
      </w:r>
      <w:r w:rsidR="00CC46AA">
        <w:rPr>
          <w:rFonts w:cs="Arial"/>
          <w:szCs w:val="22"/>
        </w:rPr>
        <w:t>DSM.</w:t>
      </w:r>
    </w:p>
    <w:p w14:paraId="760E68E8" w14:textId="390FCD66" w:rsidR="005A27C9" w:rsidRDefault="00CC46AA" w:rsidP="00D9708D">
      <w:pPr>
        <w:ind w:firstLine="432"/>
      </w:pPr>
      <w:r>
        <w:br w:type="page"/>
      </w:r>
      <w:r w:rsidR="002C5645" w:rsidRPr="002712F1">
        <w:lastRenderedPageBreak/>
        <w:t xml:space="preserve"> </w:t>
      </w:r>
    </w:p>
    <w:p w14:paraId="7E9AE383" w14:textId="38FC8AD4" w:rsidR="005A27C9" w:rsidRDefault="00F93CF6" w:rsidP="00D9708D">
      <w:pPr>
        <w:ind w:firstLine="432"/>
      </w:pPr>
      <w:r>
        <w:rPr>
          <w:noProof/>
        </w:rPr>
        <w:drawing>
          <wp:inline distT="0" distB="0" distL="0" distR="0" wp14:anchorId="04204172" wp14:editId="6AE0526F">
            <wp:extent cx="5943600" cy="7684770"/>
            <wp:effectExtent l="0" t="0" r="0" b="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pic:nvPicPr>
                  <pic:blipFill>
                    <a:blip r:embed="rId37"/>
                    <a:stretch>
                      <a:fillRect/>
                    </a:stretch>
                  </pic:blipFill>
                  <pic:spPr>
                    <a:xfrm>
                      <a:off x="0" y="0"/>
                      <a:ext cx="5943600" cy="7684770"/>
                    </a:xfrm>
                    <a:prstGeom prst="rect">
                      <a:avLst/>
                    </a:prstGeom>
                  </pic:spPr>
                </pic:pic>
              </a:graphicData>
            </a:graphic>
          </wp:inline>
        </w:drawing>
      </w:r>
    </w:p>
    <w:p w14:paraId="6B7B1CF0" w14:textId="77777777" w:rsidR="005A27C9" w:rsidRDefault="005A27C9" w:rsidP="00D9708D">
      <w:pPr>
        <w:ind w:firstLine="432"/>
      </w:pPr>
    </w:p>
    <w:p w14:paraId="68DF47F0" w14:textId="51D28894" w:rsidR="005A27C9" w:rsidRDefault="00D71AC5" w:rsidP="00D71AC5">
      <w:pPr>
        <w:pStyle w:val="Caption"/>
      </w:pPr>
      <w:bookmarkStart w:id="93" w:name="_Toc146207543"/>
      <w:r>
        <w:t xml:space="preserve">Figure </w:t>
      </w:r>
      <w:r>
        <w:fldChar w:fldCharType="begin"/>
      </w:r>
      <w:r>
        <w:instrText>SEQ Figure \* ARABIC</w:instrText>
      </w:r>
      <w:r>
        <w:fldChar w:fldCharType="separate"/>
      </w:r>
      <w:r w:rsidR="00225999">
        <w:rPr>
          <w:noProof/>
        </w:rPr>
        <w:t>2</w:t>
      </w:r>
      <w:r>
        <w:fldChar w:fldCharType="end"/>
      </w:r>
      <w:r>
        <w:t xml:space="preserve"> LiDAR Status in Illinois</w:t>
      </w:r>
      <w:bookmarkEnd w:id="93"/>
    </w:p>
    <w:p w14:paraId="63F979A9" w14:textId="77777777" w:rsidR="005A27C9" w:rsidRDefault="005A27C9" w:rsidP="00D9708D">
      <w:pPr>
        <w:ind w:firstLine="432"/>
      </w:pPr>
    </w:p>
    <w:p w14:paraId="6550E08C" w14:textId="17263F54" w:rsidR="006248C5" w:rsidRPr="00553B7C" w:rsidRDefault="006248C5" w:rsidP="002D2E8B">
      <w:pPr>
        <w:pStyle w:val="Heading2"/>
        <w:spacing w:before="0"/>
      </w:pPr>
      <w:r>
        <w:t>Completed and Ongoing</w:t>
      </w:r>
      <w:r w:rsidR="003C43AB">
        <w:t xml:space="preserve"> CTP</w:t>
      </w:r>
      <w:r>
        <w:t xml:space="preserve"> Projects</w:t>
      </w:r>
    </w:p>
    <w:p w14:paraId="5BDB1F65" w14:textId="16704154" w:rsidR="00563230" w:rsidRDefault="00563230" w:rsidP="00563230">
      <w:pPr>
        <w:spacing w:line="276" w:lineRule="auto"/>
        <w:jc w:val="both"/>
        <w:rPr>
          <w:rFonts w:eastAsia="Arial Unicode MS" w:cs="Arial"/>
          <w:szCs w:val="22"/>
        </w:rPr>
      </w:pPr>
      <w:r w:rsidRPr="00C2481A">
        <w:rPr>
          <w:rFonts w:eastAsia="Arial Unicode MS" w:cs="Arial"/>
          <w:szCs w:val="22"/>
        </w:rPr>
        <w:t xml:space="preserve">ISWS staff perform </w:t>
      </w:r>
      <w:r>
        <w:rPr>
          <w:rFonts w:eastAsia="Arial Unicode MS" w:cs="Arial"/>
          <w:szCs w:val="22"/>
        </w:rPr>
        <w:t>the full spectrum of activities funded under CTP grants.</w:t>
      </w:r>
      <w:r w:rsidRPr="00C2481A">
        <w:rPr>
          <w:rFonts w:eastAsia="Arial Unicode MS" w:cs="Arial"/>
          <w:szCs w:val="22"/>
        </w:rPr>
        <w:t xml:space="preserve"> ISWS works collaboratively with the IDNR/OWR and with other agencies such as the USACE to perform project work.  Below is a list of the tasks performed by ISWS</w:t>
      </w:r>
      <w:r>
        <w:rPr>
          <w:rFonts w:eastAsia="Arial Unicode MS" w:cs="Arial"/>
          <w:szCs w:val="22"/>
        </w:rPr>
        <w:t xml:space="preserve"> </w:t>
      </w:r>
      <w:r w:rsidRPr="00C2481A">
        <w:rPr>
          <w:rFonts w:eastAsia="Arial Unicode MS" w:cs="Arial"/>
          <w:szCs w:val="22"/>
        </w:rPr>
        <w:t>and IDNR/OWR.</w:t>
      </w:r>
    </w:p>
    <w:p w14:paraId="68D0850F" w14:textId="77777777" w:rsidR="00563230" w:rsidRDefault="00563230" w:rsidP="00563230">
      <w:pPr>
        <w:spacing w:line="276" w:lineRule="auto"/>
        <w:jc w:val="both"/>
        <w:rPr>
          <w:rFonts w:eastAsia="Arial Unicode MS" w:cs="Arial"/>
          <w:szCs w:val="22"/>
        </w:rPr>
      </w:pPr>
    </w:p>
    <w:p w14:paraId="7C6CFDFC" w14:textId="466BBE27" w:rsidR="009C3C9E" w:rsidRPr="00CE3483" w:rsidRDefault="00E662D1">
      <w:pPr>
        <w:pStyle w:val="Heading3"/>
        <w:sectPr w:rsidR="009C3C9E" w:rsidRPr="00CE3483" w:rsidSect="00FE700D">
          <w:headerReference w:type="default" r:id="rId38"/>
          <w:headerReference w:type="first" r:id="rId39"/>
          <w:footerReference w:type="first" r:id="rId40"/>
          <w:pgSz w:w="12240" w:h="15840"/>
          <w:pgMar w:top="1440" w:right="1440" w:bottom="1440" w:left="1440" w:header="720" w:footer="720" w:gutter="0"/>
          <w:cols w:space="720"/>
          <w:titlePg/>
          <w:docGrid w:linePitch="360"/>
        </w:sectPr>
      </w:pPr>
      <w:r w:rsidRPr="0075444E">
        <w:t>CTP Risk MAP Activities and Level of Involvement</w:t>
      </w:r>
      <w:r w:rsidR="005976E0" w:rsidRPr="0075444E">
        <w:t xml:space="preserve"> </w:t>
      </w:r>
      <w:r w:rsidR="005976E0" w:rsidRPr="00CE3483">
        <w:t>(ISWS unless otherwise noted)</w:t>
      </w:r>
    </w:p>
    <w:p w14:paraId="7C58AC5F"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Planning (IDNR/OWR and ISWS)</w:t>
      </w:r>
    </w:p>
    <w:p w14:paraId="70D9B437"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Discovery</w:t>
      </w:r>
    </w:p>
    <w:p w14:paraId="6AE39DF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 xml:space="preserve">Deployment and Mitigation Action </w:t>
      </w:r>
    </w:p>
    <w:p w14:paraId="3930BE10"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Hydrology and hydraulics (IDNR/OWR and ISWS)</w:t>
      </w:r>
    </w:p>
    <w:p w14:paraId="1DF84CD9"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Floodplain mapping and Flood Insurance Study writing</w:t>
      </w:r>
    </w:p>
    <w:p w14:paraId="59A8DCE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DFIRM database development</w:t>
      </w:r>
    </w:p>
    <w:p w14:paraId="3E303D80" w14:textId="2182D3DA" w:rsidR="00E662D1" w:rsidRPr="000169A3"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Community Flood Risk Review Meetings</w:t>
      </w:r>
    </w:p>
    <w:p w14:paraId="33061735" w14:textId="29A517CA" w:rsidR="000169A3" w:rsidRPr="0094402F" w:rsidRDefault="000169A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bCs/>
          <w:szCs w:val="22"/>
        </w:rPr>
        <w:t>Resilience Meetings</w:t>
      </w:r>
    </w:p>
    <w:p w14:paraId="5BB42353" w14:textId="7584A465" w:rsidR="00E662D1" w:rsidRPr="0094402F" w:rsidRDefault="0041354B"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Pr>
          <w:rFonts w:eastAsiaTheme="minorEastAsia" w:cs="Arial"/>
          <w:bCs/>
          <w:szCs w:val="22"/>
        </w:rPr>
        <w:t>Flood Risk</w:t>
      </w:r>
      <w:r w:rsidR="00E662D1" w:rsidRPr="0094402F">
        <w:rPr>
          <w:rFonts w:eastAsiaTheme="minorEastAsia" w:cs="Arial"/>
          <w:bCs/>
          <w:szCs w:val="22"/>
        </w:rPr>
        <w:t xml:space="preserve"> Products (Changes Since Last FIRM; Depth and Analysis Grids; </w:t>
      </w:r>
      <w:proofErr w:type="spellStart"/>
      <w:r w:rsidR="00E662D1" w:rsidRPr="0094402F">
        <w:rPr>
          <w:rFonts w:eastAsiaTheme="minorEastAsia" w:cs="Arial"/>
          <w:bCs/>
          <w:szCs w:val="22"/>
        </w:rPr>
        <w:t>H</w:t>
      </w:r>
      <w:r w:rsidR="00E75542">
        <w:rPr>
          <w:rFonts w:eastAsiaTheme="minorEastAsia" w:cs="Arial"/>
          <w:bCs/>
          <w:szCs w:val="22"/>
        </w:rPr>
        <w:t>azus</w:t>
      </w:r>
      <w:proofErr w:type="spellEnd"/>
      <w:r w:rsidR="008A68B2">
        <w:rPr>
          <w:rFonts w:eastAsiaTheme="minorEastAsia" w:cs="Arial"/>
          <w:bCs/>
          <w:szCs w:val="22"/>
        </w:rPr>
        <w:t>)</w:t>
      </w:r>
    </w:p>
    <w:p w14:paraId="28BC2077" w14:textId="07D21990" w:rsidR="00E662D1" w:rsidRPr="0094402F" w:rsidRDefault="00E662D1" w:rsidP="00CE3483">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Preliminary Map Products</w:t>
      </w:r>
      <w:r w:rsidR="0041354B">
        <w:rPr>
          <w:rFonts w:eastAsiaTheme="minorEastAsia" w:cs="Arial"/>
          <w:bCs/>
          <w:szCs w:val="22"/>
        </w:rPr>
        <w:t xml:space="preserve"> (FIRM,</w:t>
      </w:r>
      <w:r w:rsidR="00D77918">
        <w:rPr>
          <w:rFonts w:eastAsiaTheme="minorEastAsia" w:cs="Arial"/>
          <w:bCs/>
          <w:szCs w:val="22"/>
        </w:rPr>
        <w:t xml:space="preserve"> </w:t>
      </w:r>
      <w:r w:rsidR="0041354B">
        <w:rPr>
          <w:rFonts w:eastAsiaTheme="minorEastAsia" w:cs="Arial"/>
          <w:bCs/>
          <w:szCs w:val="22"/>
        </w:rPr>
        <w:t>FIS, database)</w:t>
      </w:r>
    </w:p>
    <w:p w14:paraId="54362BA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Public Open House and Community Officials Meeting</w:t>
      </w:r>
    </w:p>
    <w:p w14:paraId="3D349462"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Manage Comments and Appeals</w:t>
      </w:r>
    </w:p>
    <w:p w14:paraId="252D45BA" w14:textId="222B6C00" w:rsidR="00E662D1" w:rsidRPr="0094402F" w:rsidRDefault="00EB179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noProof/>
          <w:szCs w:val="22"/>
        </w:rPr>
        <w:t>Ordi</w:t>
      </w:r>
      <w:r w:rsidR="00D77918">
        <w:rPr>
          <w:rFonts w:eastAsiaTheme="minorEastAsia" w:cs="Arial"/>
          <w:noProof/>
          <w:szCs w:val="22"/>
        </w:rPr>
        <w:t>n</w:t>
      </w:r>
      <w:r>
        <w:rPr>
          <w:rFonts w:eastAsiaTheme="minorEastAsia" w:cs="Arial"/>
          <w:noProof/>
          <w:szCs w:val="22"/>
        </w:rPr>
        <w:t xml:space="preserve">ance </w:t>
      </w:r>
      <w:r w:rsidR="00E662D1" w:rsidRPr="0094402F">
        <w:rPr>
          <w:rFonts w:eastAsiaTheme="minorEastAsia" w:cs="Arial"/>
          <w:noProof/>
          <w:szCs w:val="22"/>
        </w:rPr>
        <w:t>Adoption -</w:t>
      </w:r>
      <w:r w:rsidR="00E662D1" w:rsidRPr="0094402F">
        <w:rPr>
          <w:rFonts w:eastAsiaTheme="minorEastAsia" w:cs="Arial"/>
          <w:szCs w:val="22"/>
        </w:rPr>
        <w:t xml:space="preserve"> IDNR/OWR</w:t>
      </w:r>
    </w:p>
    <w:p w14:paraId="54D8A70B"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Effective DFIRMs – Revalidation Letters</w:t>
      </w:r>
    </w:p>
    <w:p w14:paraId="168D2CDC" w14:textId="77777777" w:rsidR="00E662D1" w:rsidRPr="0051756B" w:rsidRDefault="00E662D1" w:rsidP="00191B3F">
      <w:pPr>
        <w:numPr>
          <w:ilvl w:val="0"/>
          <w:numId w:val="3"/>
        </w:numPr>
        <w:tabs>
          <w:tab w:val="clear" w:pos="720"/>
          <w:tab w:val="num" w:pos="360"/>
          <w:tab w:val="left" w:pos="540"/>
          <w:tab w:val="left" w:pos="810"/>
        </w:tabs>
        <w:spacing w:line="276" w:lineRule="auto"/>
        <w:ind w:left="360"/>
        <w:contextualSpacing/>
        <w:textAlignment w:val="baseline"/>
        <w:rPr>
          <w:rFonts w:eastAsia="Times New Roman" w:cs="Arial"/>
          <w:szCs w:val="22"/>
        </w:rPr>
        <w:sectPr w:rsidR="00E662D1" w:rsidRPr="0051756B" w:rsidSect="00081466">
          <w:headerReference w:type="default" r:id="rId41"/>
          <w:headerReference w:type="first" r:id="rId42"/>
          <w:type w:val="continuous"/>
          <w:pgSz w:w="12240" w:h="15840"/>
          <w:pgMar w:top="1440" w:right="1440" w:bottom="1440" w:left="1440" w:header="720" w:footer="720" w:gutter="0"/>
          <w:pgNumType w:start="1"/>
          <w:cols w:num="2" w:space="720"/>
          <w:docGrid w:linePitch="360"/>
        </w:sectPr>
      </w:pPr>
      <w:r w:rsidRPr="0094402F">
        <w:rPr>
          <w:rFonts w:eastAsiaTheme="minorEastAsia" w:cs="Arial"/>
          <w:bCs/>
          <w:szCs w:val="22"/>
        </w:rPr>
        <w:t xml:space="preserve">LOMR delegation (MT-2 application </w:t>
      </w:r>
      <w:r w:rsidRPr="00C2481A">
        <w:rPr>
          <w:rFonts w:eastAsiaTheme="minorEastAsia" w:cs="Arial"/>
          <w:bCs/>
          <w:color w:val="000000" w:themeColor="text1"/>
          <w:szCs w:val="22"/>
        </w:rPr>
        <w:t>review)</w:t>
      </w:r>
    </w:p>
    <w:p w14:paraId="7B2C5C42" w14:textId="2E6AB1CA" w:rsidR="005976E0" w:rsidRDefault="00E662D1" w:rsidP="00CE3483">
      <w:pPr>
        <w:pStyle w:val="Heading3"/>
        <w:rPr>
          <w:b w:val="0"/>
          <w:bCs w:val="0"/>
        </w:rPr>
        <w:sectPr w:rsidR="005976E0" w:rsidSect="007F2499">
          <w:headerReference w:type="default" r:id="rId43"/>
          <w:footerReference w:type="default" r:id="rId44"/>
          <w:headerReference w:type="first" r:id="rId45"/>
          <w:type w:val="continuous"/>
          <w:pgSz w:w="12240" w:h="15840" w:code="1"/>
          <w:pgMar w:top="1440" w:right="1440" w:bottom="1440" w:left="1440" w:header="720" w:footer="720" w:gutter="0"/>
          <w:cols w:space="720"/>
          <w:docGrid w:linePitch="360"/>
        </w:sectPr>
      </w:pPr>
      <w:r w:rsidRPr="00C2481A">
        <w:t>CTP Program Management</w:t>
      </w:r>
      <w:r w:rsidR="00D024EA">
        <w:t xml:space="preserve"> </w:t>
      </w:r>
      <w:r w:rsidR="005976E0">
        <w:t>(IDNR/OWR unless otherwise noted)</w:t>
      </w:r>
    </w:p>
    <w:p w14:paraId="5F63F7E2"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Global Program Management Activities</w:t>
      </w:r>
    </w:p>
    <w:p w14:paraId="1929818E"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Outreach for Mapping</w:t>
      </w:r>
    </w:p>
    <w:p w14:paraId="685BE000"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Training to State and Local Officials</w:t>
      </w:r>
    </w:p>
    <w:p w14:paraId="27AD61C7"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Flood Hazard Risk Assessments </w:t>
      </w:r>
      <w:r w:rsidRPr="0094402F">
        <w:rPr>
          <w:rFonts w:eastAsiaTheme="minorEastAsia" w:cs="Arial"/>
          <w:bCs/>
          <w:szCs w:val="22"/>
        </w:rPr>
        <w:t>(IDNR/OWR and ISWS)</w:t>
      </w:r>
    </w:p>
    <w:p w14:paraId="418CD9D9" w14:textId="77777777" w:rsidR="00E662D1" w:rsidRPr="0094402F" w:rsidRDefault="00E662D1" w:rsidP="00CE3483">
      <w:pPr>
        <w:pStyle w:val="BodyText"/>
        <w:numPr>
          <w:ilvl w:val="0"/>
          <w:numId w:val="6"/>
        </w:numPr>
        <w:tabs>
          <w:tab w:val="left" w:pos="-1080"/>
          <w:tab w:val="left" w:pos="-720"/>
          <w:tab w:val="left" w:pos="0"/>
          <w:tab w:val="left" w:pos="360"/>
          <w:tab w:val="left" w:pos="2160"/>
        </w:tabs>
        <w:spacing w:line="276" w:lineRule="auto"/>
        <w:ind w:left="360"/>
        <w:rPr>
          <w:rFonts w:cs="Arial"/>
          <w:szCs w:val="22"/>
        </w:rPr>
      </w:pPr>
      <w:r w:rsidRPr="0094402F">
        <w:rPr>
          <w:rFonts w:cs="Arial"/>
          <w:szCs w:val="22"/>
        </w:rPr>
        <w:t xml:space="preserve">Mitigation Planning Technical Assistance </w:t>
      </w:r>
    </w:p>
    <w:p w14:paraId="538E2968"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Staffing</w:t>
      </w:r>
    </w:p>
    <w:p w14:paraId="0FD750E1"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Technical Pilot Projects</w:t>
      </w:r>
    </w:p>
    <w:p w14:paraId="52466FE6"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Mentoring</w:t>
      </w:r>
    </w:p>
    <w:p w14:paraId="733FB22D"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Minimal Map Printing</w:t>
      </w:r>
    </w:p>
    <w:p w14:paraId="6DA3709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CNMS </w:t>
      </w:r>
      <w:r w:rsidRPr="0094402F">
        <w:rPr>
          <w:rFonts w:eastAsiaTheme="minorEastAsia" w:cs="Arial"/>
          <w:bCs/>
          <w:szCs w:val="22"/>
        </w:rPr>
        <w:t>(IDNR/OWR and ISWS)</w:t>
      </w:r>
    </w:p>
    <w:p w14:paraId="32224D35" w14:textId="77777777" w:rsidR="00E662D1" w:rsidRDefault="00E662D1" w:rsidP="00E662D1">
      <w:pPr>
        <w:pStyle w:val="Heading3"/>
        <w:sectPr w:rsidR="00E662D1" w:rsidSect="00324F10">
          <w:headerReference w:type="default" r:id="rId46"/>
          <w:headerReference w:type="first" r:id="rId47"/>
          <w:type w:val="continuous"/>
          <w:pgSz w:w="12240" w:h="15840" w:code="1"/>
          <w:pgMar w:top="1440" w:right="1440" w:bottom="1440" w:left="1440" w:header="720" w:footer="720" w:gutter="0"/>
          <w:cols w:num="2" w:space="720"/>
          <w:docGrid w:linePitch="360"/>
        </w:sectPr>
      </w:pPr>
    </w:p>
    <w:p w14:paraId="68F8BEB2" w14:textId="77777777" w:rsidR="00E662D1" w:rsidRDefault="00E662D1" w:rsidP="00E662D1">
      <w:pPr>
        <w:pStyle w:val="Heading3"/>
      </w:pPr>
    </w:p>
    <w:p w14:paraId="29B8A7B4" w14:textId="77777777" w:rsidR="00E662D1" w:rsidRPr="00C2481A" w:rsidRDefault="00E662D1" w:rsidP="0044510C">
      <w:pPr>
        <w:pStyle w:val="Heading3"/>
        <w:spacing w:after="120"/>
      </w:pPr>
      <w:r w:rsidRPr="00C2481A">
        <w:t xml:space="preserve">Risk MAP </w:t>
      </w:r>
      <w:r>
        <w:t>Projects</w:t>
      </w:r>
    </w:p>
    <w:p w14:paraId="2C067397" w14:textId="4443BD45" w:rsidR="00E662D1" w:rsidRDefault="00E662D1" w:rsidP="00E662D1">
      <w:pPr>
        <w:spacing w:after="200" w:line="276" w:lineRule="auto"/>
        <w:jc w:val="both"/>
        <w:rPr>
          <w:rFonts w:cs="Arial"/>
          <w:szCs w:val="22"/>
        </w:rPr>
      </w:pPr>
      <w:r>
        <w:rPr>
          <w:rFonts w:cs="Arial"/>
          <w:szCs w:val="22"/>
        </w:rPr>
        <w:t xml:space="preserve">ISWS/CHAMP has conducted </w:t>
      </w:r>
      <w:r w:rsidRPr="00C2481A">
        <w:rPr>
          <w:rFonts w:cs="Arial"/>
          <w:szCs w:val="22"/>
        </w:rPr>
        <w:t xml:space="preserve">Discovery in </w:t>
      </w:r>
      <w:r>
        <w:rPr>
          <w:rFonts w:cs="Arial"/>
          <w:szCs w:val="22"/>
        </w:rPr>
        <w:t>twelve</w:t>
      </w:r>
      <w:r w:rsidRPr="00C2481A">
        <w:rPr>
          <w:rFonts w:cs="Arial"/>
          <w:szCs w:val="22"/>
        </w:rPr>
        <w:t xml:space="preserve"> HUC8 watersheds</w:t>
      </w:r>
      <w:r>
        <w:rPr>
          <w:rFonts w:cs="Arial"/>
          <w:szCs w:val="22"/>
        </w:rPr>
        <w:t xml:space="preserve"> since 2010 under various Mapping Activity Statements.</w:t>
      </w:r>
      <w:r w:rsidRPr="00C2481A">
        <w:rPr>
          <w:rFonts w:cs="Arial"/>
          <w:szCs w:val="22"/>
        </w:rPr>
        <w:t xml:space="preserve"> There are four counties</w:t>
      </w:r>
      <w:r w:rsidR="00E05E9D">
        <w:rPr>
          <w:rFonts w:cs="Arial"/>
          <w:szCs w:val="22"/>
        </w:rPr>
        <w:t>, Champaign, DuPage, Peoria</w:t>
      </w:r>
      <w:r w:rsidR="00D77918">
        <w:rPr>
          <w:rFonts w:cs="Arial"/>
          <w:szCs w:val="22"/>
        </w:rPr>
        <w:t>,</w:t>
      </w:r>
      <w:r w:rsidR="00E05E9D">
        <w:rPr>
          <w:rFonts w:cs="Arial"/>
          <w:szCs w:val="22"/>
        </w:rPr>
        <w:t xml:space="preserve"> and Tazewell,</w:t>
      </w:r>
      <w:r w:rsidRPr="00C2481A">
        <w:rPr>
          <w:rFonts w:cs="Arial"/>
          <w:szCs w:val="22"/>
        </w:rPr>
        <w:t xml:space="preserve"> which did not have effective FIRMs at the initiation of the Risk MAP program and </w:t>
      </w:r>
      <w:r w:rsidR="006F59A4">
        <w:rPr>
          <w:rFonts w:cs="Arial"/>
          <w:szCs w:val="22"/>
        </w:rPr>
        <w:t>we</w:t>
      </w:r>
      <w:r w:rsidRPr="00C2481A">
        <w:rPr>
          <w:rFonts w:cs="Arial"/>
          <w:szCs w:val="22"/>
        </w:rPr>
        <w:t xml:space="preserve">re considered “conversion counties” as certain Risk </w:t>
      </w:r>
      <w:r w:rsidR="00EB407E">
        <w:rPr>
          <w:rFonts w:cs="Arial"/>
          <w:szCs w:val="22"/>
        </w:rPr>
        <w:t xml:space="preserve">MAP activities were performed. </w:t>
      </w:r>
    </w:p>
    <w:p w14:paraId="0E8D4179" w14:textId="59BE6F27" w:rsidR="00E662D1" w:rsidRPr="00C2481A" w:rsidRDefault="00E662D1" w:rsidP="00E662D1">
      <w:pPr>
        <w:spacing w:after="200" w:line="276" w:lineRule="auto"/>
        <w:jc w:val="both"/>
        <w:rPr>
          <w:rFonts w:cs="Arial"/>
          <w:szCs w:val="22"/>
        </w:rPr>
      </w:pPr>
      <w:r w:rsidRPr="00C2481A">
        <w:rPr>
          <w:rFonts w:cs="Arial"/>
          <w:szCs w:val="22"/>
        </w:rPr>
        <w:t>IDNR/OWR participate</w:t>
      </w:r>
      <w:r>
        <w:rPr>
          <w:rFonts w:cs="Arial"/>
          <w:szCs w:val="22"/>
        </w:rPr>
        <w:t>s</w:t>
      </w:r>
      <w:r w:rsidRPr="00C2481A">
        <w:rPr>
          <w:rFonts w:cs="Arial"/>
          <w:szCs w:val="22"/>
        </w:rPr>
        <w:t xml:space="preserve"> in Discovery meetings as the State NFIP coordinator to evaluate future study and hazard mapping needs. The IDNR/OWR participation in Risk MAP activities is described in </w:t>
      </w:r>
      <w:r w:rsidR="00F922E9">
        <w:rPr>
          <w:rFonts w:cs="Arial"/>
          <w:szCs w:val="22"/>
        </w:rPr>
        <w:t xml:space="preserve">their annual Project Management Statement of Work. </w:t>
      </w:r>
    </w:p>
    <w:p w14:paraId="79758F13" w14:textId="1B15835D" w:rsidR="000F6CCD" w:rsidRDefault="00B87E66" w:rsidP="000F6CCD">
      <w:pPr>
        <w:spacing w:line="276" w:lineRule="auto"/>
        <w:jc w:val="both"/>
        <w:rPr>
          <w:rFonts w:cs="Arial"/>
        </w:rPr>
      </w:pPr>
      <w:r>
        <w:rPr>
          <w:rFonts w:cs="Arial"/>
          <w:szCs w:val="22"/>
        </w:rPr>
        <w:fldChar w:fldCharType="begin"/>
      </w:r>
      <w:r>
        <w:rPr>
          <w:rFonts w:cs="Arial"/>
          <w:szCs w:val="22"/>
        </w:rPr>
        <w:instrText xml:space="preserve"> REF _Ref8823470 \h </w:instrText>
      </w:r>
      <w:r>
        <w:rPr>
          <w:rFonts w:cs="Arial"/>
          <w:szCs w:val="22"/>
        </w:rPr>
      </w:r>
      <w:r>
        <w:rPr>
          <w:rFonts w:cs="Arial"/>
          <w:szCs w:val="22"/>
        </w:rPr>
        <w:fldChar w:fldCharType="separate"/>
      </w:r>
      <w:r w:rsidR="00247F8F" w:rsidRPr="00247F8F">
        <w:rPr>
          <w:rFonts w:cs="Arial"/>
          <w:b/>
          <w:bCs/>
          <w:szCs w:val="22"/>
        </w:rPr>
        <w:t>https://www.illinoisfloodmaps.org/</w:t>
      </w:r>
      <w:r w:rsidR="00225999">
        <w:rPr>
          <w:rFonts w:cs="Arial"/>
          <w:b/>
          <w:bCs/>
          <w:szCs w:val="22"/>
        </w:rPr>
        <w:t>.</w:t>
      </w:r>
      <w:r>
        <w:rPr>
          <w:rFonts w:cs="Arial"/>
          <w:szCs w:val="22"/>
        </w:rPr>
        <w:fldChar w:fldCharType="end"/>
      </w:r>
      <w:r>
        <w:rPr>
          <w:rFonts w:cs="Arial"/>
          <w:szCs w:val="22"/>
        </w:rPr>
        <w:t xml:space="preserve"> </w:t>
      </w:r>
      <w:r w:rsidR="00E662D1" w:rsidRPr="00C2481A">
        <w:rPr>
          <w:rFonts w:cs="Arial"/>
          <w:szCs w:val="22"/>
        </w:rPr>
        <w:t xml:space="preserve">shows the counties where </w:t>
      </w:r>
      <w:r w:rsidR="0098545E">
        <w:rPr>
          <w:rFonts w:cs="Arial"/>
          <w:szCs w:val="22"/>
        </w:rPr>
        <w:t xml:space="preserve">digital FIRMs are </w:t>
      </w:r>
      <w:r w:rsidR="00721979">
        <w:rPr>
          <w:rFonts w:cs="Arial"/>
          <w:szCs w:val="22"/>
        </w:rPr>
        <w:t>effective,</w:t>
      </w:r>
      <w:r w:rsidR="0098545E">
        <w:rPr>
          <w:rFonts w:cs="Arial"/>
          <w:szCs w:val="22"/>
        </w:rPr>
        <w:t xml:space="preserve"> or data</w:t>
      </w:r>
      <w:r w:rsidR="00E662D1" w:rsidRPr="00C2481A">
        <w:rPr>
          <w:rFonts w:cs="Arial"/>
          <w:szCs w:val="22"/>
        </w:rPr>
        <w:t xml:space="preserve"> products have been funded through </w:t>
      </w:r>
      <w:r w:rsidR="00E662D1">
        <w:rPr>
          <w:rFonts w:cs="Arial"/>
          <w:szCs w:val="22"/>
        </w:rPr>
        <w:t>FFY20</w:t>
      </w:r>
      <w:r w:rsidR="003D5C7A">
        <w:rPr>
          <w:rFonts w:cs="Arial"/>
          <w:szCs w:val="22"/>
        </w:rPr>
        <w:t>20</w:t>
      </w:r>
      <w:r w:rsidR="00E662D1" w:rsidRPr="00C2481A">
        <w:rPr>
          <w:rFonts w:cs="Arial"/>
          <w:szCs w:val="22"/>
        </w:rPr>
        <w:t>.</w:t>
      </w:r>
      <w:r w:rsidR="00466B88">
        <w:rPr>
          <w:rFonts w:cs="Arial"/>
          <w:szCs w:val="22"/>
        </w:rPr>
        <w:t xml:space="preserve"> </w:t>
      </w:r>
      <w:r w:rsidR="000F6CCD" w:rsidRPr="00DF1984">
        <w:rPr>
          <w:rFonts w:cs="Arial"/>
        </w:rPr>
        <w:t>ISWS/CHAMP has successfully completed FEMA MAS/SOW tasks funded in FFY2008, FFY2009, FFY2010, FFY2011, FFY2012</w:t>
      </w:r>
      <w:r w:rsidR="000F6CCD">
        <w:rPr>
          <w:rFonts w:cs="Arial"/>
        </w:rPr>
        <w:t>, FFY2013</w:t>
      </w:r>
      <w:r w:rsidR="00832713">
        <w:rPr>
          <w:rFonts w:cs="Arial"/>
        </w:rPr>
        <w:t>, FFY2014</w:t>
      </w:r>
      <w:r w:rsidR="000F6CCD" w:rsidRPr="00DF1984">
        <w:rPr>
          <w:rFonts w:cs="Arial"/>
        </w:rPr>
        <w:t xml:space="preserve"> and </w:t>
      </w:r>
      <w:r w:rsidR="00832713" w:rsidRPr="00DF1984">
        <w:rPr>
          <w:rFonts w:cs="Arial"/>
        </w:rPr>
        <w:t>FFY201</w:t>
      </w:r>
      <w:r w:rsidR="00832713">
        <w:rPr>
          <w:rFonts w:cs="Arial"/>
        </w:rPr>
        <w:t>6</w:t>
      </w:r>
      <w:r w:rsidR="000F6CCD" w:rsidRPr="00DF1984">
        <w:rPr>
          <w:rFonts w:cs="Arial"/>
        </w:rPr>
        <w:t xml:space="preserve">. The University of Illinois provides account management support, and all </w:t>
      </w:r>
      <w:r w:rsidR="000F6CCD" w:rsidRPr="00DF1984">
        <w:rPr>
          <w:rFonts w:cs="Arial"/>
        </w:rPr>
        <w:lastRenderedPageBreak/>
        <w:t>periodic audits hav</w:t>
      </w:r>
      <w:r w:rsidR="004E4527">
        <w:rPr>
          <w:rFonts w:cs="Arial"/>
        </w:rPr>
        <w:t xml:space="preserve">e passed </w:t>
      </w:r>
      <w:r w:rsidR="00D463FC">
        <w:rPr>
          <w:rFonts w:cs="Arial"/>
        </w:rPr>
        <w:t>w</w:t>
      </w:r>
      <w:r w:rsidR="004E4527">
        <w:rPr>
          <w:rFonts w:cs="Arial"/>
        </w:rPr>
        <w:t xml:space="preserve">ithout any </w:t>
      </w:r>
      <w:r w:rsidR="00D463FC">
        <w:rPr>
          <w:rFonts w:cs="Arial"/>
        </w:rPr>
        <w:t xml:space="preserve">negative </w:t>
      </w:r>
      <w:r w:rsidR="004E4527">
        <w:rPr>
          <w:rFonts w:cs="Arial"/>
        </w:rPr>
        <w:t xml:space="preserve">findings. </w:t>
      </w:r>
      <w:r w:rsidR="000F6CCD" w:rsidRPr="00DF1984">
        <w:rPr>
          <w:rFonts w:cs="Arial"/>
        </w:rPr>
        <w:t>Current work funded under FFY2015, FFY2017</w:t>
      </w:r>
      <w:r w:rsidR="00832713">
        <w:rPr>
          <w:rFonts w:cs="Arial"/>
        </w:rPr>
        <w:t>, FFY2018</w:t>
      </w:r>
      <w:r w:rsidR="00784FDF">
        <w:rPr>
          <w:rFonts w:cs="Arial"/>
        </w:rPr>
        <w:t xml:space="preserve">, </w:t>
      </w:r>
      <w:r w:rsidR="00832713">
        <w:rPr>
          <w:rFonts w:cs="Arial"/>
        </w:rPr>
        <w:t>FFY2019</w:t>
      </w:r>
      <w:r w:rsidR="00784FDF">
        <w:rPr>
          <w:rFonts w:cs="Arial"/>
        </w:rPr>
        <w:t>, and FFY2020</w:t>
      </w:r>
      <w:r w:rsidR="00832713">
        <w:rPr>
          <w:rFonts w:cs="Arial"/>
        </w:rPr>
        <w:t xml:space="preserve"> </w:t>
      </w:r>
      <w:r w:rsidR="000F6CCD" w:rsidRPr="00A37D68">
        <w:rPr>
          <w:rFonts w:cs="Arial"/>
          <w:noProof/>
        </w:rPr>
        <w:t>is</w:t>
      </w:r>
      <w:r w:rsidR="000F6CCD" w:rsidRPr="00DF1984">
        <w:rPr>
          <w:rFonts w:cs="Arial"/>
        </w:rPr>
        <w:t xml:space="preserve"> listed </w:t>
      </w:r>
      <w:r w:rsidR="001146F1">
        <w:rPr>
          <w:rFonts w:cs="Arial"/>
        </w:rPr>
        <w:t xml:space="preserve">in </w:t>
      </w:r>
      <w:r w:rsidR="009500B0">
        <w:rPr>
          <w:rFonts w:cs="Arial"/>
        </w:rPr>
        <w:fldChar w:fldCharType="begin"/>
      </w:r>
      <w:r w:rsidR="009500B0">
        <w:rPr>
          <w:rFonts w:cs="Arial"/>
        </w:rPr>
        <w:instrText xml:space="preserve"> REF _Ref8822481 \h </w:instrText>
      </w:r>
      <w:r w:rsidR="009500B0">
        <w:rPr>
          <w:rFonts w:cs="Arial"/>
        </w:rPr>
      </w:r>
      <w:r w:rsidR="009500B0">
        <w:rPr>
          <w:rFonts w:cs="Arial"/>
        </w:rPr>
        <w:fldChar w:fldCharType="separate"/>
      </w:r>
      <w:r w:rsidR="00225999">
        <w:t xml:space="preserve">Table </w:t>
      </w:r>
      <w:r w:rsidR="00225999">
        <w:rPr>
          <w:noProof/>
        </w:rPr>
        <w:t>1</w:t>
      </w:r>
      <w:r w:rsidR="009500B0">
        <w:rPr>
          <w:rFonts w:cs="Arial"/>
        </w:rPr>
        <w:fldChar w:fldCharType="end"/>
      </w:r>
      <w:r w:rsidR="001146F1">
        <w:rPr>
          <w:rFonts w:cs="Arial"/>
        </w:rPr>
        <w:t>.</w:t>
      </w:r>
    </w:p>
    <w:p w14:paraId="1652783D" w14:textId="77777777" w:rsidR="00E662D1" w:rsidRDefault="00E662D1" w:rsidP="007A5C51">
      <w:pPr>
        <w:pStyle w:val="Table"/>
        <w:jc w:val="left"/>
        <w:sectPr w:rsidR="00E662D1" w:rsidSect="00805E97">
          <w:headerReference w:type="default" r:id="rId48"/>
          <w:headerReference w:type="first" r:id="rId49"/>
          <w:type w:val="continuous"/>
          <w:pgSz w:w="12240" w:h="15840" w:code="1"/>
          <w:pgMar w:top="1440" w:right="1440" w:bottom="1440" w:left="1440" w:header="720" w:footer="720" w:gutter="0"/>
          <w:pgNumType w:start="12"/>
          <w:cols w:space="720"/>
          <w:docGrid w:linePitch="360"/>
        </w:sectPr>
      </w:pPr>
    </w:p>
    <w:p w14:paraId="1229B614" w14:textId="6B9E4793" w:rsidR="00E662D1" w:rsidRPr="002712F1" w:rsidRDefault="00E662D1" w:rsidP="007A5C51">
      <w:pPr>
        <w:pStyle w:val="Table"/>
        <w:jc w:val="left"/>
      </w:pPr>
    </w:p>
    <w:p w14:paraId="67621068" w14:textId="6FB0B70A" w:rsidR="00D9708D" w:rsidRDefault="00D9708D" w:rsidP="00D9708D">
      <w:pPr>
        <w:pStyle w:val="Caption"/>
        <w:keepNext/>
      </w:pPr>
      <w:bookmarkStart w:id="194" w:name="_Ref8822481"/>
      <w:bookmarkStart w:id="195" w:name="_Toc146207550"/>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1</w:t>
      </w:r>
      <w:r w:rsidR="002823F3">
        <w:rPr>
          <w:noProof/>
        </w:rPr>
        <w:fldChar w:fldCharType="end"/>
      </w:r>
      <w:bookmarkEnd w:id="194"/>
      <w:r>
        <w:t xml:space="preserve">. Summary of Current </w:t>
      </w:r>
      <w:r w:rsidR="00EF556B">
        <w:t xml:space="preserve">ISWS </w:t>
      </w:r>
      <w:r>
        <w:t>CTP Projects</w:t>
      </w:r>
      <w:bookmarkEnd w:id="195"/>
    </w:p>
    <w:tbl>
      <w:tblPr>
        <w:tblW w:w="13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4"/>
        <w:gridCol w:w="1346"/>
        <w:gridCol w:w="4386"/>
        <w:gridCol w:w="4286"/>
      </w:tblGrid>
      <w:tr w:rsidR="00E662D1" w:rsidRPr="009D379B" w14:paraId="28895614" w14:textId="77777777" w:rsidTr="004D4FC3">
        <w:trPr>
          <w:cantSplit/>
          <w:trHeight w:val="368"/>
          <w:tblHeader/>
          <w:jc w:val="center"/>
        </w:trPr>
        <w:tc>
          <w:tcPr>
            <w:tcW w:w="3374" w:type="dxa"/>
            <w:tcBorders>
              <w:bottom w:val="double" w:sz="4" w:space="0" w:color="auto"/>
            </w:tcBorders>
            <w:shd w:val="clear" w:color="auto" w:fill="E7E6E6" w:themeFill="background2"/>
            <w:vAlign w:val="bottom"/>
          </w:tcPr>
          <w:p w14:paraId="653AD22A" w14:textId="77777777" w:rsidR="00E662D1" w:rsidRPr="009D379B" w:rsidRDefault="00E662D1" w:rsidP="000F6CCD">
            <w:pPr>
              <w:jc w:val="center"/>
              <w:rPr>
                <w:rFonts w:eastAsia="Times New Roman" w:cs="Arial"/>
                <w:b/>
                <w:sz w:val="20"/>
                <w:szCs w:val="20"/>
              </w:rPr>
            </w:pPr>
            <w:r w:rsidRPr="009D379B">
              <w:rPr>
                <w:rFonts w:eastAsia="Times New Roman" w:cs="Arial"/>
                <w:b/>
                <w:sz w:val="20"/>
                <w:szCs w:val="20"/>
              </w:rPr>
              <w:t>MAS Number</w:t>
            </w:r>
          </w:p>
        </w:tc>
        <w:tc>
          <w:tcPr>
            <w:tcW w:w="1346" w:type="dxa"/>
            <w:tcBorders>
              <w:bottom w:val="double" w:sz="4" w:space="0" w:color="auto"/>
            </w:tcBorders>
            <w:shd w:val="clear" w:color="auto" w:fill="E7E6E6" w:themeFill="background2"/>
            <w:vAlign w:val="bottom"/>
          </w:tcPr>
          <w:p w14:paraId="1C9D8F3E" w14:textId="77777777" w:rsidR="00E662D1" w:rsidRPr="009D379B" w:rsidRDefault="00E662D1" w:rsidP="000F6CCD">
            <w:pPr>
              <w:jc w:val="center"/>
              <w:rPr>
                <w:rFonts w:eastAsia="Times New Roman" w:cs="Arial"/>
                <w:b/>
                <w:sz w:val="20"/>
                <w:szCs w:val="20"/>
              </w:rPr>
            </w:pPr>
            <w:r w:rsidRPr="009D379B">
              <w:rPr>
                <w:rFonts w:eastAsia="Times New Roman" w:cs="Arial"/>
                <w:b/>
                <w:sz w:val="20"/>
                <w:szCs w:val="20"/>
              </w:rPr>
              <w:t>MIP Case Number</w:t>
            </w:r>
          </w:p>
        </w:tc>
        <w:tc>
          <w:tcPr>
            <w:tcW w:w="4386" w:type="dxa"/>
            <w:tcBorders>
              <w:bottom w:val="double" w:sz="4" w:space="0" w:color="auto"/>
            </w:tcBorders>
            <w:shd w:val="clear" w:color="auto" w:fill="E7E6E6" w:themeFill="background2"/>
            <w:vAlign w:val="bottom"/>
          </w:tcPr>
          <w:p w14:paraId="638D0C45" w14:textId="77777777" w:rsidR="00E662D1" w:rsidRPr="009D379B" w:rsidRDefault="00E662D1" w:rsidP="000F6CCD">
            <w:pPr>
              <w:jc w:val="center"/>
              <w:rPr>
                <w:rFonts w:eastAsia="Times New Roman" w:cs="Arial"/>
                <w:b/>
                <w:sz w:val="20"/>
                <w:szCs w:val="20"/>
              </w:rPr>
            </w:pPr>
            <w:r w:rsidRPr="009D379B">
              <w:rPr>
                <w:rFonts w:eastAsia="Times New Roman" w:cs="Arial"/>
                <w:b/>
                <w:sz w:val="20"/>
                <w:szCs w:val="20"/>
              </w:rPr>
              <w:t>Project Name</w:t>
            </w:r>
          </w:p>
        </w:tc>
        <w:tc>
          <w:tcPr>
            <w:tcW w:w="4286" w:type="dxa"/>
            <w:tcBorders>
              <w:bottom w:val="double" w:sz="4" w:space="0" w:color="auto"/>
            </w:tcBorders>
            <w:shd w:val="clear" w:color="auto" w:fill="E7E6E6" w:themeFill="background2"/>
            <w:vAlign w:val="bottom"/>
          </w:tcPr>
          <w:p w14:paraId="351CAF99" w14:textId="77777777" w:rsidR="00E662D1" w:rsidRPr="009D379B" w:rsidRDefault="00E662D1" w:rsidP="000F6CCD">
            <w:pPr>
              <w:rPr>
                <w:rFonts w:eastAsia="Times New Roman" w:cs="Arial"/>
                <w:b/>
                <w:sz w:val="20"/>
                <w:szCs w:val="20"/>
              </w:rPr>
            </w:pPr>
            <w:r w:rsidRPr="009D379B">
              <w:rPr>
                <w:rFonts w:eastAsia="Times New Roman" w:cs="Arial"/>
                <w:b/>
                <w:sz w:val="20"/>
                <w:szCs w:val="20"/>
              </w:rPr>
              <w:t>Comments</w:t>
            </w:r>
          </w:p>
        </w:tc>
      </w:tr>
      <w:tr w:rsidR="00E662D1" w:rsidRPr="009D379B" w14:paraId="3D28D26A" w14:textId="77777777" w:rsidTr="004D4FC3">
        <w:trPr>
          <w:cantSplit/>
          <w:trHeight w:val="288"/>
          <w:jc w:val="center"/>
        </w:trPr>
        <w:tc>
          <w:tcPr>
            <w:tcW w:w="3374" w:type="dxa"/>
            <w:tcBorders>
              <w:top w:val="double" w:sz="4" w:space="0" w:color="auto"/>
            </w:tcBorders>
            <w:shd w:val="clear" w:color="auto" w:fill="auto"/>
            <w:vAlign w:val="center"/>
          </w:tcPr>
          <w:p w14:paraId="37B7FA68" w14:textId="5D0DAA1D" w:rsidR="00E662D1" w:rsidRPr="009D379B" w:rsidRDefault="00E662D1" w:rsidP="000F6CCD">
            <w:pPr>
              <w:jc w:val="center"/>
              <w:rPr>
                <w:rFonts w:eastAsia="Times New Roman" w:cs="Arial"/>
                <w:sz w:val="20"/>
                <w:szCs w:val="20"/>
              </w:rPr>
            </w:pPr>
            <w:r>
              <w:rPr>
                <w:rFonts w:eastAsia="Times New Roman" w:cs="Arial"/>
                <w:sz w:val="20"/>
                <w:szCs w:val="20"/>
              </w:rPr>
              <w:t>IDNR/OWR 20</w:t>
            </w:r>
            <w:r w:rsidR="00D92AAC">
              <w:rPr>
                <w:rFonts w:eastAsia="Times New Roman" w:cs="Arial"/>
                <w:sz w:val="20"/>
                <w:szCs w:val="20"/>
              </w:rPr>
              <w:t>2</w:t>
            </w:r>
            <w:r w:rsidR="00B52E78">
              <w:rPr>
                <w:rFonts w:eastAsia="Times New Roman" w:cs="Arial"/>
                <w:sz w:val="20"/>
                <w:szCs w:val="20"/>
              </w:rPr>
              <w:t>3</w:t>
            </w:r>
            <w:r>
              <w:rPr>
                <w:rFonts w:eastAsia="Times New Roman" w:cs="Arial"/>
                <w:sz w:val="20"/>
                <w:szCs w:val="20"/>
              </w:rPr>
              <w:t xml:space="preserve">-01 </w:t>
            </w:r>
          </w:p>
        </w:tc>
        <w:tc>
          <w:tcPr>
            <w:tcW w:w="1346" w:type="dxa"/>
            <w:tcBorders>
              <w:top w:val="double" w:sz="4" w:space="0" w:color="auto"/>
            </w:tcBorders>
            <w:shd w:val="clear" w:color="auto" w:fill="auto"/>
            <w:vAlign w:val="center"/>
          </w:tcPr>
          <w:p w14:paraId="280E4A04" w14:textId="77777777" w:rsidR="00E662D1" w:rsidRPr="009D379B" w:rsidRDefault="00E662D1" w:rsidP="000F6CCD">
            <w:pPr>
              <w:jc w:val="center"/>
              <w:rPr>
                <w:rFonts w:eastAsia="Times New Roman" w:cs="Arial"/>
                <w:sz w:val="20"/>
                <w:szCs w:val="20"/>
              </w:rPr>
            </w:pPr>
            <w:r>
              <w:rPr>
                <w:rFonts w:eastAsia="Times New Roman" w:cs="Arial"/>
                <w:sz w:val="20"/>
                <w:szCs w:val="20"/>
              </w:rPr>
              <w:t>NA</w:t>
            </w:r>
          </w:p>
        </w:tc>
        <w:tc>
          <w:tcPr>
            <w:tcW w:w="4386" w:type="dxa"/>
            <w:tcBorders>
              <w:top w:val="double" w:sz="4" w:space="0" w:color="auto"/>
            </w:tcBorders>
            <w:shd w:val="clear" w:color="auto" w:fill="auto"/>
            <w:vAlign w:val="center"/>
          </w:tcPr>
          <w:p w14:paraId="473A33F3" w14:textId="77777777" w:rsidR="00E662D1" w:rsidRPr="009D379B" w:rsidRDefault="00E662D1" w:rsidP="000F6CCD">
            <w:pPr>
              <w:rPr>
                <w:rFonts w:eastAsia="Times New Roman" w:cs="Arial"/>
                <w:sz w:val="20"/>
                <w:szCs w:val="20"/>
              </w:rPr>
            </w:pPr>
            <w:r>
              <w:rPr>
                <w:rFonts w:eastAsia="Times New Roman" w:cs="Arial"/>
                <w:sz w:val="20"/>
                <w:szCs w:val="20"/>
              </w:rPr>
              <w:t>Program Management</w:t>
            </w:r>
          </w:p>
        </w:tc>
        <w:tc>
          <w:tcPr>
            <w:tcW w:w="4286" w:type="dxa"/>
            <w:tcBorders>
              <w:top w:val="double" w:sz="4" w:space="0" w:color="auto"/>
            </w:tcBorders>
            <w:shd w:val="clear" w:color="auto" w:fill="auto"/>
            <w:vAlign w:val="center"/>
          </w:tcPr>
          <w:p w14:paraId="1EE7C978" w14:textId="28BAC815" w:rsidR="00E662D1" w:rsidRPr="00A26BB5" w:rsidRDefault="00A26BB5" w:rsidP="000873A7">
            <w:pPr>
              <w:rPr>
                <w:rFonts w:eastAsia="Times New Roman" w:cs="Arial"/>
                <w:sz w:val="20"/>
                <w:szCs w:val="20"/>
              </w:rPr>
            </w:pPr>
            <w:r w:rsidRPr="00A26BB5">
              <w:rPr>
                <w:rFonts w:eastAsia="Times New Roman" w:cs="Arial"/>
                <w:sz w:val="20"/>
                <w:szCs w:val="20"/>
              </w:rPr>
              <w:t xml:space="preserve">In </w:t>
            </w:r>
            <w:r w:rsidR="006F59A4">
              <w:rPr>
                <w:rFonts w:eastAsia="Times New Roman" w:cs="Arial"/>
                <w:sz w:val="20"/>
                <w:szCs w:val="20"/>
              </w:rPr>
              <w:t>p</w:t>
            </w:r>
            <w:r w:rsidRPr="00A26BB5">
              <w:rPr>
                <w:rFonts w:eastAsia="Times New Roman" w:cs="Arial"/>
                <w:sz w:val="20"/>
                <w:szCs w:val="20"/>
              </w:rPr>
              <w:t>rogress</w:t>
            </w:r>
          </w:p>
        </w:tc>
      </w:tr>
      <w:tr w:rsidR="00784FDF" w14:paraId="26157DE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495846F" w14:textId="1C766B88" w:rsidR="00784FDF" w:rsidRPr="007A5C51" w:rsidRDefault="002B1837" w:rsidP="007A5C51">
            <w:pPr>
              <w:jc w:val="center"/>
              <w:rPr>
                <w:rFonts w:eastAsia="Times New Roman" w:cs="Arial"/>
                <w:sz w:val="20"/>
                <w:szCs w:val="20"/>
              </w:rPr>
            </w:pPr>
            <w:r>
              <w:rPr>
                <w:rFonts w:eastAsia="Times New Roman" w:cs="Arial"/>
                <w:sz w:val="20"/>
                <w:szCs w:val="20"/>
              </w:rPr>
              <w:t>ISWS 20-</w:t>
            </w:r>
            <w:r w:rsidR="0026315C">
              <w:rPr>
                <w:rFonts w:eastAsia="Times New Roman" w:cs="Arial"/>
                <w:sz w:val="20"/>
                <w:szCs w:val="20"/>
              </w:rPr>
              <w:t>01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7064754" w14:textId="4C74A6C3" w:rsidR="00784FDF" w:rsidRPr="007A5C51" w:rsidRDefault="0026315C" w:rsidP="007A5C51">
            <w:pPr>
              <w:jc w:val="center"/>
              <w:rPr>
                <w:rFonts w:eastAsia="Times New Roman" w:cs="Arial"/>
                <w:sz w:val="20"/>
                <w:szCs w:val="20"/>
              </w:rPr>
            </w:pPr>
            <w:r>
              <w:rPr>
                <w:rFonts w:eastAsia="Times New Roman" w:cs="Arial"/>
                <w:sz w:val="20"/>
                <w:szCs w:val="20"/>
              </w:rPr>
              <w:t>N/A</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6EB3369" w14:textId="014E063E" w:rsidR="00784FDF" w:rsidRPr="007A5C51" w:rsidRDefault="0026315C" w:rsidP="00293F05">
            <w:pPr>
              <w:rPr>
                <w:rFonts w:eastAsia="Times New Roman" w:cs="Arial"/>
                <w:sz w:val="20"/>
                <w:szCs w:val="20"/>
              </w:rPr>
            </w:pPr>
            <w:r>
              <w:rPr>
                <w:rFonts w:eastAsia="Times New Roman" w:cs="Arial"/>
                <w:sz w:val="20"/>
                <w:szCs w:val="20"/>
              </w:rPr>
              <w:t>Project Management</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8203171" w14:textId="458F9606" w:rsidR="00784FDF" w:rsidRDefault="00121EEC" w:rsidP="00293F05">
            <w:pPr>
              <w:rPr>
                <w:rFonts w:eastAsia="Times New Roman" w:cs="Arial"/>
                <w:sz w:val="20"/>
                <w:szCs w:val="20"/>
              </w:rPr>
            </w:pPr>
            <w:r w:rsidRPr="00121EEC">
              <w:rPr>
                <w:rFonts w:eastAsia="Times New Roman" w:cs="Arial"/>
                <w:sz w:val="20"/>
                <w:szCs w:val="20"/>
              </w:rPr>
              <w:t>In progress</w:t>
            </w:r>
          </w:p>
        </w:tc>
      </w:tr>
      <w:tr w:rsidR="00784FDF" w14:paraId="64B44CDF"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E8F8706" w14:textId="523D98DA" w:rsidR="00784FDF" w:rsidRPr="007A5C51" w:rsidRDefault="002B1837" w:rsidP="007A5C51">
            <w:pPr>
              <w:jc w:val="center"/>
              <w:rPr>
                <w:rFonts w:eastAsia="Times New Roman" w:cs="Arial"/>
                <w:sz w:val="20"/>
                <w:szCs w:val="20"/>
              </w:rPr>
            </w:pPr>
            <w:r>
              <w:rPr>
                <w:rFonts w:eastAsia="Times New Roman" w:cs="Arial"/>
                <w:sz w:val="20"/>
                <w:szCs w:val="20"/>
              </w:rPr>
              <w:t>ISWS 20-</w:t>
            </w:r>
            <w:r w:rsidR="0026315C">
              <w:rPr>
                <w:rFonts w:eastAsia="Times New Roman" w:cs="Arial"/>
                <w:sz w:val="20"/>
                <w:szCs w:val="20"/>
              </w:rPr>
              <w:t>02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33BBA16" w14:textId="4D246156" w:rsidR="00784FDF" w:rsidRPr="007A5C51" w:rsidRDefault="002515B9" w:rsidP="007A5C51">
            <w:pPr>
              <w:jc w:val="center"/>
              <w:rPr>
                <w:rFonts w:eastAsia="Times New Roman" w:cs="Arial"/>
                <w:sz w:val="20"/>
                <w:szCs w:val="20"/>
              </w:rPr>
            </w:pPr>
            <w:r w:rsidRPr="002515B9">
              <w:rPr>
                <w:rFonts w:eastAsia="Times New Roman" w:cs="Arial"/>
                <w:sz w:val="20"/>
                <w:szCs w:val="20"/>
              </w:rPr>
              <w:t>16-05-2969S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55EADB7" w14:textId="642F6568" w:rsidR="00784FDF" w:rsidRPr="007A5C51" w:rsidRDefault="0026315C" w:rsidP="00293F05">
            <w:pPr>
              <w:rPr>
                <w:rFonts w:eastAsia="Times New Roman" w:cs="Arial"/>
                <w:sz w:val="20"/>
                <w:szCs w:val="20"/>
              </w:rPr>
            </w:pPr>
            <w:r>
              <w:rPr>
                <w:rFonts w:eastAsia="Times New Roman" w:cs="Arial"/>
                <w:sz w:val="20"/>
                <w:szCs w:val="20"/>
              </w:rPr>
              <w:t>Clay County</w:t>
            </w:r>
            <w:r w:rsidR="002515B9">
              <w:rPr>
                <w:rFonts w:eastAsia="Times New Roman" w:cs="Arial"/>
                <w:sz w:val="20"/>
                <w:szCs w:val="20"/>
              </w:rPr>
              <w:t>wide DFIRM</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C3B2982" w14:textId="20589AE2" w:rsidR="00784FDF" w:rsidRDefault="00121EEC" w:rsidP="00293F05">
            <w:pPr>
              <w:rPr>
                <w:rFonts w:eastAsia="Times New Roman" w:cs="Arial"/>
                <w:sz w:val="20"/>
                <w:szCs w:val="20"/>
              </w:rPr>
            </w:pPr>
            <w:r w:rsidRPr="00121EEC">
              <w:rPr>
                <w:rFonts w:eastAsia="Times New Roman" w:cs="Arial"/>
                <w:sz w:val="20"/>
                <w:szCs w:val="20"/>
              </w:rPr>
              <w:t>In progress</w:t>
            </w:r>
          </w:p>
        </w:tc>
      </w:tr>
      <w:tr w:rsidR="00784FDF" w14:paraId="66D6F10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7ABCC69" w14:textId="0356CADF" w:rsidR="00784FDF" w:rsidRPr="007A5C51" w:rsidRDefault="002B1837" w:rsidP="007A5C51">
            <w:pPr>
              <w:jc w:val="center"/>
              <w:rPr>
                <w:rFonts w:eastAsia="Times New Roman" w:cs="Arial"/>
                <w:sz w:val="20"/>
                <w:szCs w:val="20"/>
              </w:rPr>
            </w:pPr>
            <w:r>
              <w:rPr>
                <w:rFonts w:eastAsia="Times New Roman" w:cs="Arial"/>
                <w:sz w:val="20"/>
                <w:szCs w:val="20"/>
              </w:rPr>
              <w:t>ISWS 20-</w:t>
            </w:r>
            <w:r w:rsidR="0026315C">
              <w:rPr>
                <w:rFonts w:eastAsia="Times New Roman" w:cs="Arial"/>
                <w:sz w:val="20"/>
                <w:szCs w:val="20"/>
              </w:rPr>
              <w:t>03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4CDAA6A" w14:textId="29FF8374" w:rsidR="00784FDF" w:rsidRPr="007A5C51" w:rsidRDefault="002515B9" w:rsidP="007A5C51">
            <w:pPr>
              <w:jc w:val="center"/>
              <w:rPr>
                <w:rFonts w:eastAsia="Times New Roman" w:cs="Arial"/>
                <w:sz w:val="20"/>
                <w:szCs w:val="20"/>
              </w:rPr>
            </w:pPr>
            <w:r w:rsidRPr="002515B9">
              <w:rPr>
                <w:rFonts w:eastAsia="Times New Roman" w:cs="Arial"/>
                <w:sz w:val="20"/>
                <w:szCs w:val="20"/>
              </w:rPr>
              <w:t>16-05-2969S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10F8F47" w14:textId="30A06417" w:rsidR="00784FDF" w:rsidRPr="007A5C51" w:rsidRDefault="0026315C" w:rsidP="00293F05">
            <w:pPr>
              <w:rPr>
                <w:rFonts w:eastAsia="Times New Roman" w:cs="Arial"/>
                <w:sz w:val="20"/>
                <w:szCs w:val="20"/>
              </w:rPr>
            </w:pPr>
            <w:r>
              <w:rPr>
                <w:rFonts w:eastAsia="Times New Roman" w:cs="Arial"/>
                <w:sz w:val="20"/>
                <w:szCs w:val="20"/>
              </w:rPr>
              <w:t>Effingham County</w:t>
            </w:r>
            <w:r w:rsidR="002515B9">
              <w:rPr>
                <w:rFonts w:eastAsia="Times New Roman" w:cs="Arial"/>
                <w:sz w:val="20"/>
                <w:szCs w:val="20"/>
              </w:rPr>
              <w:t>wide DFIRM</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CF890C6" w14:textId="58B7B724" w:rsidR="00784FDF" w:rsidRDefault="00121EEC" w:rsidP="00293F05">
            <w:pPr>
              <w:rPr>
                <w:rFonts w:eastAsia="Times New Roman" w:cs="Arial"/>
                <w:sz w:val="20"/>
                <w:szCs w:val="20"/>
              </w:rPr>
            </w:pPr>
            <w:r w:rsidRPr="00121EEC">
              <w:rPr>
                <w:rFonts w:eastAsia="Times New Roman" w:cs="Arial"/>
                <w:sz w:val="20"/>
                <w:szCs w:val="20"/>
              </w:rPr>
              <w:t>In progress</w:t>
            </w:r>
          </w:p>
        </w:tc>
      </w:tr>
      <w:tr w:rsidR="00784FDF" w14:paraId="690C50B6"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02A81B3" w14:textId="3B2F99C4" w:rsidR="00784FDF" w:rsidRPr="007A5C51" w:rsidRDefault="002B1837" w:rsidP="007A5C51">
            <w:pPr>
              <w:jc w:val="center"/>
              <w:rPr>
                <w:rFonts w:eastAsia="Times New Roman" w:cs="Arial"/>
                <w:sz w:val="20"/>
                <w:szCs w:val="20"/>
              </w:rPr>
            </w:pPr>
            <w:r>
              <w:rPr>
                <w:rFonts w:eastAsia="Times New Roman" w:cs="Arial"/>
                <w:sz w:val="20"/>
                <w:szCs w:val="20"/>
              </w:rPr>
              <w:t>ISWS 20-</w:t>
            </w:r>
            <w:r w:rsidR="00762704">
              <w:rPr>
                <w:rFonts w:eastAsia="Times New Roman" w:cs="Arial"/>
                <w:sz w:val="20"/>
                <w:szCs w:val="20"/>
              </w:rPr>
              <w:t>04</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9BE739E" w14:textId="02F1D2B5" w:rsidR="00784FDF" w:rsidRPr="007A5C51" w:rsidRDefault="002515B9" w:rsidP="007A5C51">
            <w:pPr>
              <w:jc w:val="center"/>
              <w:rPr>
                <w:rFonts w:eastAsia="Times New Roman" w:cs="Arial"/>
                <w:sz w:val="20"/>
                <w:szCs w:val="20"/>
              </w:rPr>
            </w:pPr>
            <w:r w:rsidRPr="002515B9">
              <w:rPr>
                <w:rFonts w:eastAsia="Times New Roman" w:cs="Arial"/>
                <w:sz w:val="20"/>
                <w:szCs w:val="20"/>
              </w:rPr>
              <w:t>16-05-2865S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A6621BB" w14:textId="6EABC3FB" w:rsidR="00784FDF" w:rsidRPr="007A5C51" w:rsidRDefault="00762704" w:rsidP="00293F05">
            <w:pPr>
              <w:rPr>
                <w:rFonts w:eastAsia="Times New Roman" w:cs="Arial"/>
                <w:sz w:val="20"/>
                <w:szCs w:val="20"/>
              </w:rPr>
            </w:pPr>
            <w:r>
              <w:rPr>
                <w:rFonts w:eastAsia="Times New Roman" w:cs="Arial"/>
                <w:sz w:val="20"/>
                <w:szCs w:val="20"/>
              </w:rPr>
              <w:t>Cook County</w:t>
            </w:r>
            <w:r w:rsidR="002515B9">
              <w:rPr>
                <w:rFonts w:eastAsia="Times New Roman" w:cs="Arial"/>
                <w:sz w:val="20"/>
                <w:szCs w:val="20"/>
              </w:rPr>
              <w:t xml:space="preserve"> PMR</w:t>
            </w:r>
            <w:r>
              <w:rPr>
                <w:rFonts w:eastAsia="Times New Roman" w:cs="Arial"/>
                <w:sz w:val="20"/>
                <w:szCs w:val="20"/>
              </w:rPr>
              <w:t>, Kane County</w:t>
            </w:r>
            <w:r w:rsidR="002515B9">
              <w:rPr>
                <w:rFonts w:eastAsia="Times New Roman" w:cs="Arial"/>
                <w:sz w:val="20"/>
                <w:szCs w:val="20"/>
              </w:rPr>
              <w:t xml:space="preserve"> PMR</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B28D8A6" w14:textId="200A0424" w:rsidR="00784FDF" w:rsidRDefault="00121EEC" w:rsidP="00293F05">
            <w:pPr>
              <w:rPr>
                <w:rFonts w:eastAsia="Times New Roman" w:cs="Arial"/>
                <w:sz w:val="20"/>
                <w:szCs w:val="20"/>
              </w:rPr>
            </w:pPr>
            <w:r w:rsidRPr="00121EEC">
              <w:rPr>
                <w:rFonts w:eastAsia="Times New Roman" w:cs="Arial"/>
                <w:sz w:val="20"/>
                <w:szCs w:val="20"/>
              </w:rPr>
              <w:t>In progress</w:t>
            </w:r>
          </w:p>
        </w:tc>
      </w:tr>
      <w:tr w:rsidR="00784FDF" w14:paraId="5267644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63B0674" w14:textId="6D0DBC39" w:rsidR="00784FDF" w:rsidRPr="007A5C51" w:rsidRDefault="002B1837" w:rsidP="007A5C51">
            <w:pPr>
              <w:jc w:val="center"/>
              <w:rPr>
                <w:rFonts w:eastAsia="Times New Roman" w:cs="Arial"/>
                <w:sz w:val="20"/>
                <w:szCs w:val="20"/>
              </w:rPr>
            </w:pPr>
            <w:r>
              <w:rPr>
                <w:rFonts w:eastAsia="Times New Roman" w:cs="Arial"/>
                <w:sz w:val="20"/>
                <w:szCs w:val="20"/>
              </w:rPr>
              <w:t>ISWS 20-</w:t>
            </w:r>
            <w:r w:rsidR="00762704">
              <w:rPr>
                <w:rFonts w:eastAsia="Times New Roman" w:cs="Arial"/>
                <w:sz w:val="20"/>
                <w:szCs w:val="20"/>
              </w:rPr>
              <w:t>05</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1737FC8" w14:textId="731F6380" w:rsidR="00784FDF" w:rsidRPr="007A5C51" w:rsidRDefault="00121EEC" w:rsidP="007A5C51">
            <w:pPr>
              <w:jc w:val="center"/>
              <w:rPr>
                <w:rFonts w:eastAsia="Times New Roman" w:cs="Arial"/>
                <w:sz w:val="20"/>
                <w:szCs w:val="20"/>
              </w:rPr>
            </w:pPr>
            <w:r w:rsidRPr="00121EEC">
              <w:rPr>
                <w:rFonts w:eastAsia="Times New Roman" w:cs="Arial"/>
                <w:sz w:val="20"/>
                <w:szCs w:val="20"/>
              </w:rPr>
              <w:t>18-05-0008S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6FA0E5F" w14:textId="39A1519F" w:rsidR="00784FDF" w:rsidRPr="007A5C51" w:rsidRDefault="00121EEC" w:rsidP="00293F05">
            <w:pPr>
              <w:rPr>
                <w:rFonts w:eastAsia="Times New Roman" w:cs="Arial"/>
                <w:sz w:val="20"/>
                <w:szCs w:val="20"/>
              </w:rPr>
            </w:pPr>
            <w:r>
              <w:rPr>
                <w:rFonts w:eastAsia="Times New Roman" w:cs="Arial"/>
                <w:sz w:val="20"/>
                <w:szCs w:val="20"/>
              </w:rPr>
              <w:t xml:space="preserve">Lower </w:t>
            </w:r>
            <w:r w:rsidR="00762704">
              <w:rPr>
                <w:rFonts w:eastAsia="Times New Roman" w:cs="Arial"/>
                <w:sz w:val="20"/>
                <w:szCs w:val="20"/>
              </w:rPr>
              <w:t>Rock River</w:t>
            </w:r>
            <w:r>
              <w:rPr>
                <w:rFonts w:eastAsia="Times New Roman" w:cs="Arial"/>
                <w:sz w:val="20"/>
                <w:szCs w:val="20"/>
              </w:rPr>
              <w:t xml:space="preserve"> HUC8 continued engagement</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2062FDF" w14:textId="780FF849" w:rsidR="00784FDF" w:rsidRDefault="00121EEC" w:rsidP="00293F05">
            <w:pPr>
              <w:rPr>
                <w:rFonts w:eastAsia="Times New Roman" w:cs="Arial"/>
                <w:sz w:val="20"/>
                <w:szCs w:val="20"/>
              </w:rPr>
            </w:pPr>
            <w:r w:rsidRPr="00121EEC">
              <w:rPr>
                <w:rFonts w:eastAsia="Times New Roman" w:cs="Arial"/>
                <w:sz w:val="20"/>
                <w:szCs w:val="20"/>
              </w:rPr>
              <w:t>In progress</w:t>
            </w:r>
          </w:p>
        </w:tc>
      </w:tr>
      <w:tr w:rsidR="00784FDF" w14:paraId="41C3188F"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E07C45F" w14:textId="1FE15D70" w:rsidR="00784FDF" w:rsidRPr="007A5C51" w:rsidRDefault="002B1837" w:rsidP="007A5C51">
            <w:pPr>
              <w:jc w:val="center"/>
              <w:rPr>
                <w:rFonts w:eastAsia="Times New Roman" w:cs="Arial"/>
                <w:sz w:val="20"/>
                <w:szCs w:val="20"/>
              </w:rPr>
            </w:pPr>
            <w:r>
              <w:rPr>
                <w:rFonts w:eastAsia="Times New Roman" w:cs="Arial"/>
                <w:sz w:val="20"/>
                <w:szCs w:val="20"/>
              </w:rPr>
              <w:t>ISWS 20-</w:t>
            </w:r>
            <w:r w:rsidR="00762704">
              <w:rPr>
                <w:rFonts w:eastAsia="Times New Roman" w:cs="Arial"/>
                <w:sz w:val="20"/>
                <w:szCs w:val="20"/>
              </w:rPr>
              <w:t>06</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B05360B" w14:textId="73DB6453" w:rsidR="00784FDF" w:rsidRPr="007A5C51" w:rsidRDefault="00121EEC" w:rsidP="007A5C51">
            <w:pPr>
              <w:jc w:val="center"/>
              <w:rPr>
                <w:rFonts w:eastAsia="Times New Roman" w:cs="Arial"/>
                <w:sz w:val="20"/>
                <w:szCs w:val="20"/>
              </w:rPr>
            </w:pPr>
            <w:r w:rsidRPr="00121EEC">
              <w:rPr>
                <w:rFonts w:eastAsia="Times New Roman" w:cs="Arial"/>
                <w:sz w:val="20"/>
                <w:szCs w:val="20"/>
              </w:rPr>
              <w:t>16-05-3000S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1F73369" w14:textId="418D740E" w:rsidR="00784FDF" w:rsidRPr="007A5C51" w:rsidRDefault="00762704" w:rsidP="00293F05">
            <w:pPr>
              <w:rPr>
                <w:rFonts w:eastAsia="Times New Roman" w:cs="Arial"/>
                <w:sz w:val="20"/>
                <w:szCs w:val="20"/>
              </w:rPr>
            </w:pPr>
            <w:r>
              <w:rPr>
                <w:rFonts w:eastAsia="Times New Roman" w:cs="Arial"/>
                <w:sz w:val="20"/>
                <w:szCs w:val="20"/>
              </w:rPr>
              <w:t>Turtle Creek</w:t>
            </w:r>
            <w:r w:rsidR="00121EEC">
              <w:rPr>
                <w:rFonts w:eastAsia="Times New Roman" w:cs="Arial"/>
                <w:sz w:val="20"/>
                <w:szCs w:val="20"/>
              </w:rPr>
              <w:t xml:space="preserve">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37C472B" w14:textId="74586CF5" w:rsidR="00784FDF" w:rsidRDefault="00121EEC" w:rsidP="00293F05">
            <w:pPr>
              <w:rPr>
                <w:rFonts w:eastAsia="Times New Roman" w:cs="Arial"/>
                <w:sz w:val="20"/>
                <w:szCs w:val="20"/>
              </w:rPr>
            </w:pPr>
            <w:r w:rsidRPr="00121EEC">
              <w:rPr>
                <w:rFonts w:eastAsia="Times New Roman" w:cs="Arial"/>
                <w:sz w:val="20"/>
                <w:szCs w:val="20"/>
              </w:rPr>
              <w:t>In progress</w:t>
            </w:r>
          </w:p>
        </w:tc>
      </w:tr>
      <w:tr w:rsidR="002B1837" w14:paraId="140551A5"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A561C44" w14:textId="299E9EF2" w:rsidR="002B1837" w:rsidRDefault="002B1837" w:rsidP="007A5C51">
            <w:pPr>
              <w:jc w:val="center"/>
              <w:rPr>
                <w:rFonts w:eastAsia="Times New Roman" w:cs="Arial"/>
                <w:sz w:val="20"/>
                <w:szCs w:val="20"/>
              </w:rPr>
            </w:pPr>
            <w:r>
              <w:rPr>
                <w:rFonts w:eastAsia="Times New Roman" w:cs="Arial"/>
                <w:sz w:val="20"/>
                <w:szCs w:val="20"/>
              </w:rPr>
              <w:t>ISWS 20-</w:t>
            </w:r>
            <w:r w:rsidR="00762704">
              <w:rPr>
                <w:rFonts w:eastAsia="Times New Roman" w:cs="Arial"/>
                <w:sz w:val="20"/>
                <w:szCs w:val="20"/>
              </w:rPr>
              <w:t>07</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48729BB" w14:textId="7DB94CCD" w:rsidR="002B1837" w:rsidRPr="007A5C51" w:rsidRDefault="00121EEC" w:rsidP="007A5C51">
            <w:pPr>
              <w:jc w:val="center"/>
              <w:rPr>
                <w:rFonts w:eastAsia="Times New Roman" w:cs="Arial"/>
                <w:sz w:val="20"/>
                <w:szCs w:val="20"/>
              </w:rPr>
            </w:pPr>
            <w:r w:rsidRPr="00121EEC">
              <w:rPr>
                <w:rFonts w:eastAsia="Times New Roman" w:cs="Arial"/>
                <w:sz w:val="20"/>
                <w:szCs w:val="20"/>
              </w:rPr>
              <w:t>21-05-0002S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058BA49" w14:textId="06DF0A36" w:rsidR="002B1837" w:rsidRPr="007A5C51" w:rsidRDefault="00762704" w:rsidP="00293F05">
            <w:pPr>
              <w:rPr>
                <w:rFonts w:eastAsia="Times New Roman" w:cs="Arial"/>
                <w:sz w:val="20"/>
                <w:szCs w:val="20"/>
              </w:rPr>
            </w:pPr>
            <w:r>
              <w:rPr>
                <w:rFonts w:eastAsia="Times New Roman" w:cs="Arial"/>
                <w:sz w:val="20"/>
                <w:szCs w:val="20"/>
              </w:rPr>
              <w:t>Bureau County</w:t>
            </w:r>
            <w:r w:rsidR="00121EEC">
              <w:rPr>
                <w:rFonts w:eastAsia="Times New Roman" w:cs="Arial"/>
                <w:sz w:val="20"/>
                <w:szCs w:val="20"/>
              </w:rPr>
              <w:t xml:space="preserve">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6EF43B5" w14:textId="3E00B7E5" w:rsidR="002B1837" w:rsidRDefault="00121EEC" w:rsidP="00293F05">
            <w:pPr>
              <w:rPr>
                <w:rFonts w:eastAsia="Times New Roman" w:cs="Arial"/>
                <w:sz w:val="20"/>
                <w:szCs w:val="20"/>
              </w:rPr>
            </w:pPr>
            <w:r w:rsidRPr="00121EEC">
              <w:rPr>
                <w:rFonts w:eastAsia="Times New Roman" w:cs="Arial"/>
                <w:sz w:val="20"/>
                <w:szCs w:val="20"/>
              </w:rPr>
              <w:t>In progress</w:t>
            </w:r>
          </w:p>
        </w:tc>
      </w:tr>
      <w:tr w:rsidR="002B1837" w14:paraId="531E1D8D"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25EDA6A" w14:textId="116E94CE" w:rsidR="002B1837" w:rsidRDefault="002B1837" w:rsidP="007A5C51">
            <w:pPr>
              <w:jc w:val="center"/>
              <w:rPr>
                <w:rFonts w:eastAsia="Times New Roman" w:cs="Arial"/>
                <w:sz w:val="20"/>
                <w:szCs w:val="20"/>
              </w:rPr>
            </w:pPr>
            <w:r>
              <w:rPr>
                <w:rFonts w:eastAsia="Times New Roman" w:cs="Arial"/>
                <w:sz w:val="20"/>
                <w:szCs w:val="20"/>
              </w:rPr>
              <w:t>ISWS 20-</w:t>
            </w:r>
            <w:r w:rsidR="003604E6">
              <w:rPr>
                <w:rFonts w:eastAsia="Times New Roman" w:cs="Arial"/>
                <w:sz w:val="20"/>
                <w:szCs w:val="20"/>
              </w:rPr>
              <w:t>08</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BEDE941" w14:textId="0AA44C02" w:rsidR="002B1837" w:rsidRPr="007A5C51" w:rsidRDefault="00121EEC" w:rsidP="007A5C51">
            <w:pPr>
              <w:jc w:val="center"/>
              <w:rPr>
                <w:rFonts w:eastAsia="Times New Roman" w:cs="Arial"/>
                <w:sz w:val="20"/>
                <w:szCs w:val="20"/>
              </w:rPr>
            </w:pPr>
            <w:r w:rsidRPr="00121EEC">
              <w:rPr>
                <w:rFonts w:eastAsia="Times New Roman" w:cs="Arial"/>
                <w:sz w:val="20"/>
                <w:szCs w:val="20"/>
              </w:rPr>
              <w:t>21-05-0003S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11A26CC" w14:textId="6328D31C" w:rsidR="002B1837" w:rsidRPr="007A5C51" w:rsidRDefault="003604E6" w:rsidP="00293F05">
            <w:pPr>
              <w:rPr>
                <w:rFonts w:eastAsia="Times New Roman" w:cs="Arial"/>
                <w:sz w:val="20"/>
                <w:szCs w:val="20"/>
              </w:rPr>
            </w:pPr>
            <w:r>
              <w:rPr>
                <w:rFonts w:eastAsia="Times New Roman" w:cs="Arial"/>
                <w:sz w:val="20"/>
                <w:szCs w:val="20"/>
              </w:rPr>
              <w:t>Johnson County</w:t>
            </w:r>
            <w:r w:rsidR="00121EEC">
              <w:rPr>
                <w:rFonts w:eastAsia="Times New Roman" w:cs="Arial"/>
                <w:sz w:val="20"/>
                <w:szCs w:val="20"/>
              </w:rPr>
              <w:t xml:space="preserve">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34F4530" w14:textId="44B28070" w:rsidR="002B1837" w:rsidRDefault="00121EEC" w:rsidP="00293F05">
            <w:pPr>
              <w:rPr>
                <w:rFonts w:eastAsia="Times New Roman" w:cs="Arial"/>
                <w:sz w:val="20"/>
                <w:szCs w:val="20"/>
              </w:rPr>
            </w:pPr>
            <w:r w:rsidRPr="00121EEC">
              <w:rPr>
                <w:rFonts w:eastAsia="Times New Roman" w:cs="Arial"/>
                <w:sz w:val="20"/>
                <w:szCs w:val="20"/>
              </w:rPr>
              <w:t>In progress</w:t>
            </w:r>
          </w:p>
        </w:tc>
      </w:tr>
      <w:tr w:rsidR="002B1837" w14:paraId="1E0EB35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B0CB824" w14:textId="7986E791" w:rsidR="002B1837" w:rsidRDefault="002B1837" w:rsidP="007A5C51">
            <w:pPr>
              <w:jc w:val="center"/>
              <w:rPr>
                <w:rFonts w:eastAsia="Times New Roman" w:cs="Arial"/>
                <w:sz w:val="20"/>
                <w:szCs w:val="20"/>
              </w:rPr>
            </w:pPr>
            <w:r>
              <w:rPr>
                <w:rFonts w:eastAsia="Times New Roman" w:cs="Arial"/>
                <w:sz w:val="20"/>
                <w:szCs w:val="20"/>
              </w:rPr>
              <w:t>ISWS 20-</w:t>
            </w:r>
            <w:r w:rsidR="003604E6">
              <w:rPr>
                <w:rFonts w:eastAsia="Times New Roman" w:cs="Arial"/>
                <w:sz w:val="20"/>
                <w:szCs w:val="20"/>
              </w:rPr>
              <w:t>09</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2013DCE" w14:textId="1C110FBA" w:rsidR="002B1837" w:rsidRPr="007A5C51" w:rsidRDefault="00121EEC" w:rsidP="007A5C51">
            <w:pPr>
              <w:jc w:val="center"/>
              <w:rPr>
                <w:rFonts w:eastAsia="Times New Roman" w:cs="Arial"/>
                <w:sz w:val="20"/>
                <w:szCs w:val="20"/>
              </w:rPr>
            </w:pPr>
            <w:r w:rsidRPr="00121EEC">
              <w:rPr>
                <w:rFonts w:eastAsia="Times New Roman" w:cs="Arial"/>
                <w:sz w:val="20"/>
                <w:szCs w:val="20"/>
              </w:rPr>
              <w:t>21-05-0004S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4ACE412" w14:textId="17A66B81" w:rsidR="002B1837" w:rsidRPr="007A5C51" w:rsidRDefault="003604E6" w:rsidP="00293F05">
            <w:pPr>
              <w:rPr>
                <w:rFonts w:eastAsia="Times New Roman" w:cs="Arial"/>
                <w:sz w:val="20"/>
                <w:szCs w:val="20"/>
              </w:rPr>
            </w:pPr>
            <w:r>
              <w:rPr>
                <w:rFonts w:eastAsia="Times New Roman" w:cs="Arial"/>
                <w:sz w:val="20"/>
                <w:szCs w:val="20"/>
              </w:rPr>
              <w:t>Massac County</w:t>
            </w:r>
            <w:r w:rsidR="00121EEC">
              <w:rPr>
                <w:rFonts w:eastAsia="Times New Roman" w:cs="Arial"/>
                <w:sz w:val="20"/>
                <w:szCs w:val="20"/>
              </w:rPr>
              <w:t xml:space="preserve">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7B67762" w14:textId="5AE4C8F8" w:rsidR="002B1837" w:rsidRDefault="00121EEC" w:rsidP="00293F05">
            <w:pPr>
              <w:rPr>
                <w:rFonts w:eastAsia="Times New Roman" w:cs="Arial"/>
                <w:sz w:val="20"/>
                <w:szCs w:val="20"/>
              </w:rPr>
            </w:pPr>
            <w:r w:rsidRPr="00121EEC">
              <w:rPr>
                <w:rFonts w:eastAsia="Times New Roman" w:cs="Arial"/>
                <w:sz w:val="20"/>
                <w:szCs w:val="20"/>
              </w:rPr>
              <w:t>In progress</w:t>
            </w:r>
          </w:p>
        </w:tc>
      </w:tr>
      <w:tr w:rsidR="002B1837" w14:paraId="1ED03B76"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40536F3" w14:textId="41BD3107" w:rsidR="002B1837" w:rsidRDefault="002B1837" w:rsidP="007A5C51">
            <w:pPr>
              <w:jc w:val="center"/>
              <w:rPr>
                <w:rFonts w:eastAsia="Times New Roman" w:cs="Arial"/>
                <w:sz w:val="20"/>
                <w:szCs w:val="20"/>
              </w:rPr>
            </w:pPr>
            <w:r>
              <w:rPr>
                <w:rFonts w:eastAsia="Times New Roman" w:cs="Arial"/>
                <w:sz w:val="20"/>
                <w:szCs w:val="20"/>
              </w:rPr>
              <w:t>ISWS 20-</w:t>
            </w:r>
            <w:r w:rsidR="003604E6">
              <w:rPr>
                <w:rFonts w:eastAsia="Times New Roman" w:cs="Arial"/>
                <w:sz w:val="20"/>
                <w:szCs w:val="20"/>
              </w:rPr>
              <w:t>10</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719E411" w14:textId="43FDEEB4" w:rsidR="002B1837" w:rsidRPr="007A5C51" w:rsidRDefault="00121EEC" w:rsidP="007A5C51">
            <w:pPr>
              <w:jc w:val="center"/>
              <w:rPr>
                <w:rFonts w:eastAsia="Times New Roman" w:cs="Arial"/>
                <w:sz w:val="20"/>
                <w:szCs w:val="20"/>
              </w:rPr>
            </w:pPr>
            <w:r w:rsidRPr="00121EEC">
              <w:rPr>
                <w:rFonts w:eastAsia="Times New Roman" w:cs="Arial"/>
                <w:sz w:val="20"/>
                <w:szCs w:val="20"/>
              </w:rPr>
              <w:t>21-05-0005S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74F2735" w14:textId="78D925F4" w:rsidR="002B1837" w:rsidRPr="007A5C51" w:rsidRDefault="003604E6" w:rsidP="00293F05">
            <w:pPr>
              <w:rPr>
                <w:rFonts w:eastAsia="Times New Roman" w:cs="Arial"/>
                <w:sz w:val="20"/>
                <w:szCs w:val="20"/>
              </w:rPr>
            </w:pPr>
            <w:r>
              <w:rPr>
                <w:rFonts w:eastAsia="Times New Roman" w:cs="Arial"/>
                <w:sz w:val="20"/>
                <w:szCs w:val="20"/>
              </w:rPr>
              <w:t>Pope County</w:t>
            </w:r>
            <w:r w:rsidR="00121EEC">
              <w:rPr>
                <w:rFonts w:eastAsia="Times New Roman" w:cs="Arial"/>
                <w:sz w:val="20"/>
                <w:szCs w:val="20"/>
              </w:rPr>
              <w:t xml:space="preserve">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29FFD97" w14:textId="2CA78554" w:rsidR="002B1837" w:rsidRDefault="00121EEC" w:rsidP="00293F05">
            <w:pPr>
              <w:rPr>
                <w:rFonts w:eastAsia="Times New Roman" w:cs="Arial"/>
                <w:sz w:val="20"/>
                <w:szCs w:val="20"/>
              </w:rPr>
            </w:pPr>
            <w:r w:rsidRPr="00121EEC">
              <w:rPr>
                <w:rFonts w:eastAsia="Times New Roman" w:cs="Arial"/>
                <w:sz w:val="20"/>
                <w:szCs w:val="20"/>
              </w:rPr>
              <w:t>In progress</w:t>
            </w:r>
          </w:p>
        </w:tc>
      </w:tr>
      <w:tr w:rsidR="003604E6" w14:paraId="3303F1A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5AF325B" w14:textId="69F53CA3" w:rsidR="003604E6" w:rsidRDefault="003604E6" w:rsidP="007A5C51">
            <w:pPr>
              <w:jc w:val="center"/>
              <w:rPr>
                <w:rFonts w:eastAsia="Times New Roman" w:cs="Arial"/>
                <w:sz w:val="20"/>
                <w:szCs w:val="20"/>
              </w:rPr>
            </w:pPr>
            <w:r>
              <w:rPr>
                <w:rFonts w:eastAsia="Times New Roman" w:cs="Arial"/>
                <w:sz w:val="20"/>
                <w:szCs w:val="20"/>
              </w:rPr>
              <w:t>ISWS 20-11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D2BBA00" w14:textId="315185CF" w:rsidR="003604E6" w:rsidRPr="007A5C51" w:rsidRDefault="00121EEC" w:rsidP="007A5C51">
            <w:pPr>
              <w:jc w:val="center"/>
              <w:rPr>
                <w:rFonts w:eastAsia="Times New Roman" w:cs="Arial"/>
                <w:sz w:val="20"/>
                <w:szCs w:val="20"/>
              </w:rPr>
            </w:pPr>
            <w:r w:rsidRPr="00121EEC">
              <w:rPr>
                <w:rFonts w:eastAsia="Times New Roman" w:cs="Arial"/>
                <w:sz w:val="20"/>
                <w:szCs w:val="20"/>
              </w:rPr>
              <w:t>21-05-0006S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18B9640" w14:textId="29ECCD71" w:rsidR="003604E6" w:rsidRPr="007A5C51" w:rsidRDefault="003604E6" w:rsidP="00293F05">
            <w:pPr>
              <w:rPr>
                <w:rFonts w:eastAsia="Times New Roman" w:cs="Arial"/>
                <w:sz w:val="20"/>
                <w:szCs w:val="20"/>
              </w:rPr>
            </w:pPr>
            <w:r>
              <w:rPr>
                <w:rFonts w:eastAsia="Times New Roman" w:cs="Arial"/>
                <w:sz w:val="20"/>
                <w:szCs w:val="20"/>
              </w:rPr>
              <w:t>Wayne County</w:t>
            </w:r>
            <w:r w:rsidR="00121EEC">
              <w:rPr>
                <w:rFonts w:eastAsia="Times New Roman" w:cs="Arial"/>
                <w:sz w:val="20"/>
                <w:szCs w:val="20"/>
              </w:rPr>
              <w:t xml:space="preserve"> (Skillet HUC)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30FDFA8" w14:textId="402D29F1" w:rsidR="003604E6" w:rsidRDefault="00121EEC" w:rsidP="00293F05">
            <w:pPr>
              <w:rPr>
                <w:rFonts w:eastAsia="Times New Roman" w:cs="Arial"/>
                <w:sz w:val="20"/>
                <w:szCs w:val="20"/>
              </w:rPr>
            </w:pPr>
            <w:r w:rsidRPr="00121EEC">
              <w:rPr>
                <w:rFonts w:eastAsia="Times New Roman" w:cs="Arial"/>
                <w:sz w:val="20"/>
                <w:szCs w:val="20"/>
              </w:rPr>
              <w:t>In progress</w:t>
            </w:r>
          </w:p>
        </w:tc>
      </w:tr>
      <w:tr w:rsidR="003604E6" w14:paraId="01DBD3E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AE7518C" w14:textId="5A8693DB" w:rsidR="003604E6" w:rsidRDefault="003604E6" w:rsidP="007A5C51">
            <w:pPr>
              <w:jc w:val="center"/>
              <w:rPr>
                <w:rFonts w:eastAsia="Times New Roman" w:cs="Arial"/>
                <w:sz w:val="20"/>
                <w:szCs w:val="20"/>
              </w:rPr>
            </w:pPr>
            <w:r>
              <w:rPr>
                <w:rFonts w:eastAsia="Times New Roman" w:cs="Arial"/>
                <w:sz w:val="20"/>
                <w:szCs w:val="20"/>
              </w:rPr>
              <w:t>ISWS 20-12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7302706" w14:textId="589655DC" w:rsidR="003604E6" w:rsidRPr="007A5C51" w:rsidRDefault="00121EEC" w:rsidP="007A5C51">
            <w:pPr>
              <w:jc w:val="center"/>
              <w:rPr>
                <w:rFonts w:eastAsia="Times New Roman" w:cs="Arial"/>
                <w:sz w:val="20"/>
                <w:szCs w:val="20"/>
              </w:rPr>
            </w:pPr>
            <w:r w:rsidRPr="00121EEC">
              <w:rPr>
                <w:rFonts w:eastAsia="Times New Roman" w:cs="Arial"/>
                <w:sz w:val="20"/>
                <w:szCs w:val="20"/>
              </w:rPr>
              <w:t>18-05-0007S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D55EFBD" w14:textId="0CB645DD" w:rsidR="003604E6" w:rsidRPr="007A5C51" w:rsidRDefault="003604E6" w:rsidP="00293F05">
            <w:pPr>
              <w:rPr>
                <w:rFonts w:eastAsia="Times New Roman" w:cs="Arial"/>
                <w:sz w:val="20"/>
                <w:szCs w:val="20"/>
              </w:rPr>
            </w:pPr>
            <w:r>
              <w:rPr>
                <w:rFonts w:eastAsia="Times New Roman" w:cs="Arial"/>
                <w:sz w:val="20"/>
                <w:szCs w:val="20"/>
              </w:rPr>
              <w:t xml:space="preserve">Kishwaukee </w:t>
            </w:r>
            <w:r w:rsidR="00121EEC">
              <w:rPr>
                <w:rFonts w:eastAsia="Times New Roman" w:cs="Arial"/>
                <w:sz w:val="20"/>
                <w:szCs w:val="20"/>
              </w:rPr>
              <w:t>HUC8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4DB0858" w14:textId="7443401D" w:rsidR="003604E6" w:rsidRDefault="00121EEC" w:rsidP="00293F05">
            <w:pPr>
              <w:rPr>
                <w:rFonts w:eastAsia="Times New Roman" w:cs="Arial"/>
                <w:sz w:val="20"/>
                <w:szCs w:val="20"/>
              </w:rPr>
            </w:pPr>
            <w:r w:rsidRPr="00121EEC">
              <w:rPr>
                <w:rFonts w:eastAsia="Times New Roman" w:cs="Arial"/>
                <w:sz w:val="20"/>
                <w:szCs w:val="20"/>
              </w:rPr>
              <w:t>In progress</w:t>
            </w:r>
          </w:p>
        </w:tc>
      </w:tr>
      <w:tr w:rsidR="003604E6" w14:paraId="28B017C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11A4553" w14:textId="05E73BCB" w:rsidR="003604E6" w:rsidRDefault="003604E6" w:rsidP="007A5C51">
            <w:pPr>
              <w:jc w:val="center"/>
              <w:rPr>
                <w:rFonts w:eastAsia="Times New Roman" w:cs="Arial"/>
                <w:sz w:val="20"/>
                <w:szCs w:val="20"/>
              </w:rPr>
            </w:pPr>
            <w:r>
              <w:rPr>
                <w:rFonts w:eastAsia="Times New Roman" w:cs="Arial"/>
                <w:sz w:val="20"/>
                <w:szCs w:val="20"/>
              </w:rPr>
              <w:t>ISWS 20-13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7E2511A" w14:textId="0D44A77D" w:rsidR="003604E6" w:rsidRPr="007A5C51" w:rsidRDefault="00121EEC" w:rsidP="007A5C51">
            <w:pPr>
              <w:jc w:val="center"/>
              <w:rPr>
                <w:rFonts w:eastAsia="Times New Roman" w:cs="Arial"/>
                <w:sz w:val="20"/>
                <w:szCs w:val="20"/>
              </w:rPr>
            </w:pPr>
            <w:r w:rsidRPr="00121EEC">
              <w:rPr>
                <w:rFonts w:eastAsia="Times New Roman" w:cs="Arial"/>
                <w:sz w:val="20"/>
                <w:szCs w:val="20"/>
              </w:rPr>
              <w:t>12-05-1529S</w:t>
            </w: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04E2504" w14:textId="49E1CA52" w:rsidR="003604E6" w:rsidRDefault="003604E6" w:rsidP="00293F05">
            <w:pPr>
              <w:rPr>
                <w:rFonts w:eastAsia="Times New Roman" w:cs="Arial"/>
                <w:sz w:val="20"/>
                <w:szCs w:val="20"/>
              </w:rPr>
            </w:pPr>
            <w:r>
              <w:rPr>
                <w:rFonts w:eastAsia="Times New Roman" w:cs="Arial"/>
                <w:sz w:val="20"/>
                <w:szCs w:val="20"/>
              </w:rPr>
              <w:t>Peoria County</w:t>
            </w:r>
            <w:r w:rsidR="00121EEC">
              <w:rPr>
                <w:rFonts w:eastAsia="Times New Roman" w:cs="Arial"/>
                <w:sz w:val="20"/>
                <w:szCs w:val="20"/>
              </w:rPr>
              <w:t xml:space="preserve"> Continued Data Dev</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0EEEABC" w14:textId="1745D74B" w:rsidR="003604E6" w:rsidRDefault="00121EEC" w:rsidP="00293F05">
            <w:pPr>
              <w:rPr>
                <w:rFonts w:eastAsia="Times New Roman" w:cs="Arial"/>
                <w:sz w:val="20"/>
                <w:szCs w:val="20"/>
              </w:rPr>
            </w:pPr>
            <w:r w:rsidRPr="00121EEC">
              <w:rPr>
                <w:rFonts w:eastAsia="Times New Roman" w:cs="Arial"/>
                <w:sz w:val="20"/>
                <w:szCs w:val="20"/>
              </w:rPr>
              <w:t>In progress</w:t>
            </w:r>
          </w:p>
        </w:tc>
      </w:tr>
      <w:tr w:rsidR="005A4749" w14:paraId="30C72063"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74A8313" w14:textId="08B69D32" w:rsidR="005A4749" w:rsidRDefault="00F10DAF" w:rsidP="007A5C51">
            <w:pPr>
              <w:jc w:val="center"/>
              <w:rPr>
                <w:rFonts w:eastAsia="Times New Roman" w:cs="Arial"/>
                <w:sz w:val="20"/>
                <w:szCs w:val="20"/>
              </w:rPr>
            </w:pPr>
            <w:r w:rsidRPr="00F10DAF">
              <w:rPr>
                <w:rFonts w:eastAsia="Times New Roman" w:cs="Arial"/>
                <w:sz w:val="20"/>
                <w:szCs w:val="20"/>
              </w:rPr>
              <w:t>ISWS_21_01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093512A"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E9D62E3" w14:textId="42E9CF24" w:rsidR="005A4749" w:rsidRDefault="00F10DAF" w:rsidP="00293F05">
            <w:pPr>
              <w:rPr>
                <w:rFonts w:eastAsia="Times New Roman" w:cs="Arial"/>
                <w:sz w:val="20"/>
                <w:szCs w:val="20"/>
              </w:rPr>
            </w:pPr>
            <w:r w:rsidRPr="00F10DAF">
              <w:rPr>
                <w:rFonts w:eastAsia="Times New Roman" w:cs="Arial"/>
                <w:sz w:val="20"/>
                <w:szCs w:val="20"/>
              </w:rPr>
              <w:t>PM_SOW_CTP Region V FY21 PM 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6E7AC3A" w14:textId="3AB13EE0"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2787CD2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8802A45" w14:textId="60B94BB9" w:rsidR="005A4749" w:rsidRDefault="00F10DAF" w:rsidP="007A5C51">
            <w:pPr>
              <w:jc w:val="center"/>
              <w:rPr>
                <w:rFonts w:eastAsia="Times New Roman" w:cs="Arial"/>
                <w:sz w:val="20"/>
                <w:szCs w:val="20"/>
              </w:rPr>
            </w:pPr>
            <w:r w:rsidRPr="00F10DAF">
              <w:rPr>
                <w:rFonts w:eastAsia="Times New Roman" w:cs="Arial"/>
                <w:sz w:val="20"/>
                <w:szCs w:val="20"/>
              </w:rPr>
              <w:t>ISWS_21_02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7E27C6D"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6CC1AFE" w14:textId="687D801E" w:rsidR="005A4749" w:rsidRDefault="00F10DAF" w:rsidP="00293F05">
            <w:pPr>
              <w:rPr>
                <w:rFonts w:eastAsia="Times New Roman" w:cs="Arial"/>
                <w:sz w:val="20"/>
                <w:szCs w:val="20"/>
              </w:rPr>
            </w:pPr>
            <w:proofErr w:type="spellStart"/>
            <w:r w:rsidRPr="00F10DAF">
              <w:rPr>
                <w:rFonts w:eastAsia="Times New Roman" w:cs="Arial"/>
                <w:sz w:val="20"/>
                <w:szCs w:val="20"/>
              </w:rPr>
              <w:t>Rock_Island</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F34615B" w14:textId="3CC5DC29"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7FD60A6F"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18801D7" w14:textId="3F9AD9C4" w:rsidR="005A4749" w:rsidRDefault="00F10DAF" w:rsidP="007A5C51">
            <w:pPr>
              <w:jc w:val="center"/>
              <w:rPr>
                <w:rFonts w:eastAsia="Times New Roman" w:cs="Arial"/>
                <w:sz w:val="20"/>
                <w:szCs w:val="20"/>
              </w:rPr>
            </w:pPr>
            <w:r w:rsidRPr="00F10DAF">
              <w:rPr>
                <w:rFonts w:eastAsia="Times New Roman" w:cs="Arial"/>
                <w:sz w:val="20"/>
                <w:szCs w:val="20"/>
              </w:rPr>
              <w:t>ISWS_21_03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9BB412A"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FBFBA9B" w14:textId="31A8DE35" w:rsidR="005A4749" w:rsidRDefault="00F10DAF" w:rsidP="00293F05">
            <w:pPr>
              <w:rPr>
                <w:rFonts w:eastAsia="Times New Roman" w:cs="Arial"/>
                <w:sz w:val="20"/>
                <w:szCs w:val="20"/>
              </w:rPr>
            </w:pPr>
            <w:proofErr w:type="spellStart"/>
            <w:r w:rsidRPr="00F10DAF">
              <w:rPr>
                <w:rFonts w:eastAsia="Times New Roman" w:cs="Arial"/>
                <w:sz w:val="20"/>
                <w:szCs w:val="20"/>
              </w:rPr>
              <w:t>Whiteside_County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96697B0" w14:textId="0D9BE0FF"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2A4D683D"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CF14426" w14:textId="32A0FAB6" w:rsidR="005A4749" w:rsidRDefault="00F10DAF" w:rsidP="007A5C51">
            <w:pPr>
              <w:jc w:val="center"/>
              <w:rPr>
                <w:rFonts w:eastAsia="Times New Roman" w:cs="Arial"/>
                <w:sz w:val="20"/>
                <w:szCs w:val="20"/>
              </w:rPr>
            </w:pPr>
            <w:r w:rsidRPr="00F10DAF">
              <w:rPr>
                <w:rFonts w:eastAsia="Times New Roman" w:cs="Arial"/>
                <w:sz w:val="20"/>
                <w:szCs w:val="20"/>
              </w:rPr>
              <w:t>ISWS_21_04</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ED02A5E"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2F61358" w14:textId="366172E4" w:rsidR="005A4749" w:rsidRDefault="00F10DAF" w:rsidP="00293F05">
            <w:pPr>
              <w:rPr>
                <w:rFonts w:eastAsia="Times New Roman" w:cs="Arial"/>
                <w:sz w:val="20"/>
                <w:szCs w:val="20"/>
              </w:rPr>
            </w:pPr>
            <w:proofErr w:type="spellStart"/>
            <w:r w:rsidRPr="00F10DAF">
              <w:rPr>
                <w:rFonts w:eastAsia="Times New Roman" w:cs="Arial"/>
                <w:sz w:val="20"/>
                <w:szCs w:val="20"/>
              </w:rPr>
              <w:t>Henry_County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550DD7A" w14:textId="1EDA414B"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67BC599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590E864" w14:textId="64BEEF08" w:rsidR="005A4749" w:rsidRDefault="00F10DAF" w:rsidP="007A5C51">
            <w:pPr>
              <w:jc w:val="center"/>
              <w:rPr>
                <w:rFonts w:eastAsia="Times New Roman" w:cs="Arial"/>
                <w:sz w:val="20"/>
                <w:szCs w:val="20"/>
              </w:rPr>
            </w:pPr>
            <w:r w:rsidRPr="00F10DAF">
              <w:rPr>
                <w:rFonts w:eastAsia="Times New Roman" w:cs="Arial"/>
                <w:sz w:val="20"/>
                <w:szCs w:val="20"/>
              </w:rPr>
              <w:t>ISWS_21_05</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33029A1"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9B9F581" w14:textId="53817449" w:rsidR="005A4749" w:rsidRDefault="00F10DAF" w:rsidP="00293F05">
            <w:pPr>
              <w:rPr>
                <w:rFonts w:eastAsia="Times New Roman" w:cs="Arial"/>
                <w:sz w:val="20"/>
                <w:szCs w:val="20"/>
              </w:rPr>
            </w:pPr>
            <w:proofErr w:type="spellStart"/>
            <w:r w:rsidRPr="00F10DAF">
              <w:rPr>
                <w:rFonts w:eastAsia="Times New Roman" w:cs="Arial"/>
                <w:sz w:val="20"/>
                <w:szCs w:val="20"/>
              </w:rPr>
              <w:t>Stark_County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E0C44E8" w14:textId="36078A80"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48EEEB5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1A7B9B8" w14:textId="0BE4FAB9" w:rsidR="005A4749" w:rsidRDefault="00F10DAF" w:rsidP="007A5C51">
            <w:pPr>
              <w:jc w:val="center"/>
              <w:rPr>
                <w:rFonts w:eastAsia="Times New Roman" w:cs="Arial"/>
                <w:sz w:val="20"/>
                <w:szCs w:val="20"/>
              </w:rPr>
            </w:pPr>
            <w:r w:rsidRPr="00F10DAF">
              <w:rPr>
                <w:rFonts w:eastAsia="Times New Roman" w:cs="Arial"/>
                <w:sz w:val="20"/>
                <w:szCs w:val="20"/>
              </w:rPr>
              <w:t>ISWS_21_06</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A8C8FB4"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D71A749" w14:textId="2856FE18" w:rsidR="005A4749" w:rsidRDefault="00F10DAF" w:rsidP="00293F05">
            <w:pPr>
              <w:rPr>
                <w:rFonts w:eastAsia="Times New Roman" w:cs="Arial"/>
                <w:sz w:val="20"/>
                <w:szCs w:val="20"/>
              </w:rPr>
            </w:pPr>
            <w:proofErr w:type="spellStart"/>
            <w:r w:rsidRPr="00F10DAF">
              <w:rPr>
                <w:rFonts w:eastAsia="Times New Roman" w:cs="Arial"/>
                <w:sz w:val="20"/>
                <w:szCs w:val="20"/>
              </w:rPr>
              <w:t>Montgomery_County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C2B6C85" w14:textId="5A592970"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4D4FC3" w14:paraId="2A3351B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DFE978D" w14:textId="6A734580" w:rsidR="004D4FC3" w:rsidRPr="004D4FC3" w:rsidRDefault="00F10DAF" w:rsidP="007A5C51">
            <w:pPr>
              <w:jc w:val="center"/>
              <w:rPr>
                <w:rFonts w:eastAsia="Times New Roman" w:cs="Arial"/>
                <w:sz w:val="20"/>
                <w:szCs w:val="20"/>
              </w:rPr>
            </w:pPr>
            <w:r w:rsidRPr="00F10DAF">
              <w:rPr>
                <w:rFonts w:eastAsia="Times New Roman" w:cs="Arial"/>
                <w:sz w:val="20"/>
                <w:szCs w:val="20"/>
              </w:rPr>
              <w:t>ISWS_21_07</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B08E4C0" w14:textId="77777777" w:rsidR="004D4FC3" w:rsidRPr="00121EEC" w:rsidRDefault="004D4FC3"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F3C5C22" w14:textId="2C5EB5F0" w:rsidR="004D4FC3" w:rsidRDefault="00F10DAF" w:rsidP="00293F05">
            <w:pPr>
              <w:rPr>
                <w:rFonts w:eastAsia="Times New Roman" w:cs="Arial"/>
                <w:sz w:val="20"/>
                <w:szCs w:val="20"/>
              </w:rPr>
            </w:pPr>
            <w:proofErr w:type="spellStart"/>
            <w:r w:rsidRPr="00F10DAF">
              <w:rPr>
                <w:rFonts w:eastAsia="Times New Roman" w:cs="Arial"/>
                <w:sz w:val="20"/>
                <w:szCs w:val="20"/>
              </w:rPr>
              <w:t>Hamilton_County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9A78201" w14:textId="29979ED5" w:rsidR="004D4FC3"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0BD1BAD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8A7AC01" w14:textId="633E257A" w:rsidR="005A4749" w:rsidRDefault="00F10DAF" w:rsidP="007A5C51">
            <w:pPr>
              <w:jc w:val="center"/>
              <w:rPr>
                <w:rFonts w:eastAsia="Times New Roman" w:cs="Arial"/>
                <w:sz w:val="20"/>
                <w:szCs w:val="20"/>
              </w:rPr>
            </w:pPr>
            <w:r w:rsidRPr="00F10DAF">
              <w:rPr>
                <w:rFonts w:eastAsia="Times New Roman" w:cs="Arial"/>
                <w:sz w:val="20"/>
                <w:szCs w:val="20"/>
              </w:rPr>
              <w:lastRenderedPageBreak/>
              <w:t>ISWS_21_08</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37E7D06"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68F4725" w14:textId="48767C26" w:rsidR="005A4749" w:rsidRDefault="00F10DAF" w:rsidP="00293F05">
            <w:pPr>
              <w:rPr>
                <w:rFonts w:eastAsia="Times New Roman" w:cs="Arial"/>
                <w:sz w:val="20"/>
                <w:szCs w:val="20"/>
              </w:rPr>
            </w:pPr>
            <w:proofErr w:type="spellStart"/>
            <w:r w:rsidRPr="00F10DAF">
              <w:rPr>
                <w:rFonts w:eastAsia="Times New Roman" w:cs="Arial"/>
                <w:sz w:val="20"/>
                <w:szCs w:val="20"/>
              </w:rPr>
              <w:t>Middle_and_Lower_Wabash</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1A90280" w14:textId="38B50F7F"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770F019D"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F74A0E7" w14:textId="62309B53" w:rsidR="005A4749" w:rsidRDefault="00F10DAF" w:rsidP="007A5C51">
            <w:pPr>
              <w:jc w:val="center"/>
              <w:rPr>
                <w:rFonts w:eastAsia="Times New Roman" w:cs="Arial"/>
                <w:sz w:val="20"/>
                <w:szCs w:val="20"/>
              </w:rPr>
            </w:pPr>
            <w:r w:rsidRPr="00F10DAF">
              <w:rPr>
                <w:rFonts w:eastAsia="Times New Roman" w:cs="Arial"/>
                <w:sz w:val="20"/>
                <w:szCs w:val="20"/>
              </w:rPr>
              <w:t>ISWS_21_09</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84DA34B"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57E6B3B" w14:textId="04858DFB" w:rsidR="005A4749" w:rsidRDefault="00F10DAF" w:rsidP="00293F05">
            <w:pPr>
              <w:rPr>
                <w:rFonts w:eastAsia="Times New Roman" w:cs="Arial"/>
                <w:sz w:val="20"/>
                <w:szCs w:val="20"/>
              </w:rPr>
            </w:pPr>
            <w:proofErr w:type="spellStart"/>
            <w:r w:rsidRPr="00F10DAF">
              <w:rPr>
                <w:rFonts w:eastAsia="Times New Roman" w:cs="Arial"/>
                <w:sz w:val="20"/>
                <w:szCs w:val="20"/>
              </w:rPr>
              <w:t>Peoria_County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DE4A15B" w14:textId="152044DE"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7D69A78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7C5213E" w14:textId="7DC3AF77" w:rsidR="005A4749" w:rsidRDefault="00F10DAF" w:rsidP="007A5C51">
            <w:pPr>
              <w:jc w:val="center"/>
              <w:rPr>
                <w:rFonts w:eastAsia="Times New Roman" w:cs="Arial"/>
                <w:sz w:val="20"/>
                <w:szCs w:val="20"/>
              </w:rPr>
            </w:pPr>
            <w:r w:rsidRPr="00F10DAF">
              <w:rPr>
                <w:rFonts w:eastAsia="Times New Roman" w:cs="Arial"/>
                <w:sz w:val="20"/>
                <w:szCs w:val="20"/>
              </w:rPr>
              <w:t>ISWS_21_10</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098FCCC"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826FD91" w14:textId="12A4974D" w:rsidR="005A4749" w:rsidRDefault="00F10DAF" w:rsidP="00293F05">
            <w:pPr>
              <w:rPr>
                <w:rFonts w:eastAsia="Times New Roman" w:cs="Arial"/>
                <w:sz w:val="20"/>
                <w:szCs w:val="20"/>
              </w:rPr>
            </w:pPr>
            <w:proofErr w:type="spellStart"/>
            <w:r w:rsidRPr="00F10DAF">
              <w:rPr>
                <w:rFonts w:eastAsia="Times New Roman" w:cs="Arial"/>
                <w:sz w:val="20"/>
                <w:szCs w:val="20"/>
              </w:rPr>
              <w:t>Bond_County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ADA8D41" w14:textId="11FEC84D"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4F807683"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48ECE24" w14:textId="572F7325" w:rsidR="005A4749" w:rsidRDefault="00F10DAF" w:rsidP="007A5C51">
            <w:pPr>
              <w:jc w:val="center"/>
              <w:rPr>
                <w:rFonts w:eastAsia="Times New Roman" w:cs="Arial"/>
                <w:sz w:val="20"/>
                <w:szCs w:val="20"/>
              </w:rPr>
            </w:pPr>
            <w:r w:rsidRPr="00F10DAF">
              <w:rPr>
                <w:rFonts w:eastAsia="Times New Roman" w:cs="Arial"/>
                <w:sz w:val="20"/>
                <w:szCs w:val="20"/>
              </w:rPr>
              <w:t>ISWS_21_11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58712D2"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9E9D0AB" w14:textId="73B1FEE7" w:rsidR="005A4749" w:rsidRDefault="00F10DAF" w:rsidP="00293F05">
            <w:pPr>
              <w:rPr>
                <w:rFonts w:eastAsia="Times New Roman" w:cs="Arial"/>
                <w:sz w:val="20"/>
                <w:szCs w:val="20"/>
              </w:rPr>
            </w:pPr>
            <w:r w:rsidRPr="00F10DAF">
              <w:rPr>
                <w:rFonts w:eastAsia="Times New Roman" w:cs="Arial"/>
                <w:sz w:val="20"/>
                <w:szCs w:val="20"/>
              </w:rPr>
              <w:t>COMS_SOW_CTP</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9F6E373" w14:textId="36BE5AB7"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30624495"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22F11E1" w14:textId="526149A7" w:rsidR="005A4749" w:rsidRDefault="00F10DAF" w:rsidP="007A5C51">
            <w:pPr>
              <w:jc w:val="center"/>
              <w:rPr>
                <w:rFonts w:eastAsia="Times New Roman" w:cs="Arial"/>
                <w:sz w:val="20"/>
                <w:szCs w:val="20"/>
              </w:rPr>
            </w:pPr>
            <w:r w:rsidRPr="00F10DAF">
              <w:rPr>
                <w:rFonts w:eastAsia="Times New Roman" w:cs="Arial"/>
                <w:sz w:val="20"/>
                <w:szCs w:val="20"/>
              </w:rPr>
              <w:t>ISWS_21_12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2CDB61D"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8D0340E" w14:textId="4F4D1287" w:rsidR="005A4749" w:rsidRDefault="00F10DAF" w:rsidP="00293F05">
            <w:pPr>
              <w:rPr>
                <w:rFonts w:eastAsia="Times New Roman" w:cs="Arial"/>
                <w:sz w:val="20"/>
                <w:szCs w:val="20"/>
              </w:rPr>
            </w:pPr>
            <w:r w:rsidRPr="00F10DAF">
              <w:rPr>
                <w:rFonts w:eastAsia="Times New Roman" w:cs="Arial"/>
                <w:sz w:val="20"/>
                <w:szCs w:val="20"/>
              </w:rPr>
              <w:t>Kishwaukee_Phase_2</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669B56F" w14:textId="3FAAF985" w:rsidR="005A4749" w:rsidRPr="00121EEC" w:rsidRDefault="004D4FC3" w:rsidP="00293F05">
            <w:pPr>
              <w:rPr>
                <w:rFonts w:eastAsia="Times New Roman" w:cs="Arial"/>
                <w:sz w:val="20"/>
                <w:szCs w:val="20"/>
              </w:rPr>
            </w:pPr>
            <w:r w:rsidRPr="00121EEC">
              <w:rPr>
                <w:rFonts w:eastAsia="Times New Roman" w:cs="Arial"/>
                <w:sz w:val="20"/>
                <w:szCs w:val="20"/>
              </w:rPr>
              <w:t>In progress</w:t>
            </w:r>
          </w:p>
        </w:tc>
      </w:tr>
      <w:tr w:rsidR="005A4749" w14:paraId="231B783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9542C80" w14:textId="29ACAFFF" w:rsidR="005A4749" w:rsidRDefault="00F10DAF" w:rsidP="007A5C51">
            <w:pPr>
              <w:jc w:val="center"/>
              <w:rPr>
                <w:rFonts w:eastAsia="Times New Roman" w:cs="Arial"/>
                <w:sz w:val="20"/>
                <w:szCs w:val="20"/>
              </w:rPr>
            </w:pPr>
            <w:r w:rsidRPr="00F10DAF">
              <w:rPr>
                <w:rFonts w:eastAsia="Times New Roman" w:cs="Arial"/>
                <w:sz w:val="20"/>
                <w:szCs w:val="20"/>
              </w:rPr>
              <w:t>ISWS-LOMR-FY21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D3BDA87"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C3B5770" w14:textId="27B14C24" w:rsidR="005A4749" w:rsidRDefault="00F10DAF" w:rsidP="00293F05">
            <w:pPr>
              <w:rPr>
                <w:rFonts w:eastAsia="Times New Roman" w:cs="Arial"/>
                <w:sz w:val="20"/>
                <w:szCs w:val="20"/>
              </w:rPr>
            </w:pPr>
            <w:r w:rsidRPr="00F10DAF">
              <w:rPr>
                <w:rFonts w:eastAsia="Times New Roman" w:cs="Arial"/>
                <w:sz w:val="20"/>
                <w:szCs w:val="20"/>
              </w:rPr>
              <w:t>FY21 LOMR MAS 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B966132" w14:textId="2B6CD1BA" w:rsidR="005A4749" w:rsidRPr="00121EEC" w:rsidRDefault="00F10DAF" w:rsidP="00293F05">
            <w:pPr>
              <w:rPr>
                <w:rFonts w:eastAsia="Times New Roman" w:cs="Arial"/>
                <w:sz w:val="20"/>
                <w:szCs w:val="20"/>
              </w:rPr>
            </w:pPr>
            <w:r w:rsidRPr="00121EEC">
              <w:rPr>
                <w:rFonts w:eastAsia="Times New Roman" w:cs="Arial"/>
                <w:sz w:val="20"/>
                <w:szCs w:val="20"/>
              </w:rPr>
              <w:t>In progress</w:t>
            </w:r>
          </w:p>
        </w:tc>
      </w:tr>
      <w:tr w:rsidR="005A4749" w14:paraId="21C88B8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BE1B0BF" w14:textId="0D7B5520" w:rsidR="005A4749" w:rsidRDefault="00775086" w:rsidP="007A5C51">
            <w:pPr>
              <w:jc w:val="center"/>
              <w:rPr>
                <w:rFonts w:eastAsia="Times New Roman" w:cs="Arial"/>
                <w:sz w:val="20"/>
                <w:szCs w:val="20"/>
              </w:rPr>
            </w:pPr>
            <w:r w:rsidRPr="00775086">
              <w:rPr>
                <w:rFonts w:eastAsia="Times New Roman" w:cs="Arial"/>
                <w:sz w:val="20"/>
                <w:szCs w:val="20"/>
              </w:rPr>
              <w:t>ISWS_22-01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C467A3D" w14:textId="77777777" w:rsidR="005A4749" w:rsidRPr="00121EEC" w:rsidRDefault="005A4749"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6CC2A89" w14:textId="7AEC1ACA" w:rsidR="005A4749" w:rsidRDefault="005849AA" w:rsidP="00293F05">
            <w:pPr>
              <w:rPr>
                <w:rFonts w:eastAsia="Times New Roman" w:cs="Arial"/>
                <w:sz w:val="20"/>
                <w:szCs w:val="20"/>
              </w:rPr>
            </w:pPr>
            <w:r w:rsidRPr="005849AA">
              <w:rPr>
                <w:rFonts w:eastAsia="Times New Roman" w:cs="Arial"/>
                <w:sz w:val="20"/>
                <w:szCs w:val="20"/>
              </w:rPr>
              <w:t>PM_SOW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188A255" w14:textId="77777777" w:rsidR="005A4749" w:rsidRPr="00121EEC" w:rsidRDefault="005A4749" w:rsidP="00293F05">
            <w:pPr>
              <w:rPr>
                <w:rFonts w:eastAsia="Times New Roman" w:cs="Arial"/>
                <w:sz w:val="20"/>
                <w:szCs w:val="20"/>
              </w:rPr>
            </w:pPr>
          </w:p>
        </w:tc>
      </w:tr>
      <w:tr w:rsidR="00B52E78" w14:paraId="39F72699"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2201186" w14:textId="4E69D81C" w:rsidR="00B52E78" w:rsidRDefault="00775086" w:rsidP="007A5C51">
            <w:pPr>
              <w:jc w:val="center"/>
              <w:rPr>
                <w:rFonts w:eastAsia="Times New Roman" w:cs="Arial"/>
                <w:sz w:val="20"/>
                <w:szCs w:val="20"/>
              </w:rPr>
            </w:pPr>
            <w:r w:rsidRPr="00775086">
              <w:rPr>
                <w:rFonts w:eastAsia="Times New Roman" w:cs="Arial"/>
                <w:sz w:val="20"/>
                <w:szCs w:val="20"/>
              </w:rPr>
              <w:t>ISWS_22-02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34CF59A"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A77106D" w14:textId="2F417973" w:rsidR="00B52E78" w:rsidRDefault="005849AA" w:rsidP="00293F05">
            <w:pPr>
              <w:rPr>
                <w:rFonts w:eastAsia="Times New Roman" w:cs="Arial"/>
                <w:sz w:val="20"/>
                <w:szCs w:val="20"/>
              </w:rPr>
            </w:pPr>
            <w:proofErr w:type="spellStart"/>
            <w:r w:rsidRPr="005849AA">
              <w:rPr>
                <w:rFonts w:eastAsia="Times New Roman" w:cs="Arial"/>
                <w:sz w:val="20"/>
                <w:szCs w:val="20"/>
              </w:rPr>
              <w:t>BondCo_DFIRM</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4BE0C9F" w14:textId="77777777" w:rsidR="00B52E78" w:rsidRPr="00121EEC" w:rsidRDefault="00B52E78" w:rsidP="00293F05">
            <w:pPr>
              <w:rPr>
                <w:rFonts w:eastAsia="Times New Roman" w:cs="Arial"/>
                <w:sz w:val="20"/>
                <w:szCs w:val="20"/>
              </w:rPr>
            </w:pPr>
          </w:p>
        </w:tc>
      </w:tr>
      <w:tr w:rsidR="00B52E78" w14:paraId="768F5C73"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2A1C41C" w14:textId="71D63A88" w:rsidR="00B52E78" w:rsidRDefault="00775086" w:rsidP="007A5C51">
            <w:pPr>
              <w:jc w:val="center"/>
              <w:rPr>
                <w:rFonts w:eastAsia="Times New Roman" w:cs="Arial"/>
                <w:sz w:val="20"/>
                <w:szCs w:val="20"/>
              </w:rPr>
            </w:pPr>
            <w:r w:rsidRPr="00775086">
              <w:rPr>
                <w:rFonts w:eastAsia="Times New Roman" w:cs="Arial"/>
                <w:sz w:val="20"/>
                <w:szCs w:val="20"/>
              </w:rPr>
              <w:t>ISWS_22-03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2ED19DF"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D066697" w14:textId="77E54EFD" w:rsidR="00B52E78" w:rsidRDefault="005849AA" w:rsidP="00293F05">
            <w:pPr>
              <w:rPr>
                <w:rFonts w:eastAsia="Times New Roman" w:cs="Arial"/>
                <w:sz w:val="20"/>
                <w:szCs w:val="20"/>
              </w:rPr>
            </w:pPr>
            <w:proofErr w:type="spellStart"/>
            <w:r w:rsidRPr="005849AA">
              <w:rPr>
                <w:rFonts w:eastAsia="Times New Roman" w:cs="Arial"/>
                <w:sz w:val="20"/>
                <w:szCs w:val="20"/>
              </w:rPr>
              <w:t>RichlandCo_DFIRM</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99A7BE2" w14:textId="77777777" w:rsidR="00B52E78" w:rsidRPr="00121EEC" w:rsidRDefault="00B52E78" w:rsidP="00293F05">
            <w:pPr>
              <w:rPr>
                <w:rFonts w:eastAsia="Times New Roman" w:cs="Arial"/>
                <w:sz w:val="20"/>
                <w:szCs w:val="20"/>
              </w:rPr>
            </w:pPr>
          </w:p>
        </w:tc>
      </w:tr>
      <w:tr w:rsidR="00B52E78" w14:paraId="2D0D848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57A9161" w14:textId="64BB8472" w:rsidR="00B52E78" w:rsidRDefault="00775086" w:rsidP="007A5C51">
            <w:pPr>
              <w:jc w:val="center"/>
              <w:rPr>
                <w:rFonts w:eastAsia="Times New Roman" w:cs="Arial"/>
                <w:sz w:val="20"/>
                <w:szCs w:val="20"/>
              </w:rPr>
            </w:pPr>
            <w:r w:rsidRPr="00775086">
              <w:rPr>
                <w:rFonts w:eastAsia="Times New Roman" w:cs="Arial"/>
                <w:sz w:val="20"/>
                <w:szCs w:val="20"/>
              </w:rPr>
              <w:t>ISWS_22-04</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A2838FC"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41F1A66" w14:textId="0D7D9235" w:rsidR="00B52E78" w:rsidRDefault="005849AA" w:rsidP="00293F05">
            <w:pPr>
              <w:rPr>
                <w:rFonts w:eastAsia="Times New Roman" w:cs="Arial"/>
                <w:sz w:val="20"/>
                <w:szCs w:val="20"/>
              </w:rPr>
            </w:pPr>
            <w:proofErr w:type="spellStart"/>
            <w:r w:rsidRPr="005849AA">
              <w:rPr>
                <w:rFonts w:eastAsia="Times New Roman" w:cs="Arial"/>
                <w:sz w:val="20"/>
                <w:szCs w:val="20"/>
              </w:rPr>
              <w:t>CookCo_PPP_AdditionalFunds</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844A8D3" w14:textId="77777777" w:rsidR="00B52E78" w:rsidRPr="00121EEC" w:rsidRDefault="00B52E78" w:rsidP="00293F05">
            <w:pPr>
              <w:rPr>
                <w:rFonts w:eastAsia="Times New Roman" w:cs="Arial"/>
                <w:sz w:val="20"/>
                <w:szCs w:val="20"/>
              </w:rPr>
            </w:pPr>
          </w:p>
        </w:tc>
      </w:tr>
      <w:tr w:rsidR="00B52E78" w14:paraId="04B4F87F"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AA26C75" w14:textId="5326D605" w:rsidR="00B52E78" w:rsidRDefault="00775086" w:rsidP="007A5C51">
            <w:pPr>
              <w:jc w:val="center"/>
              <w:rPr>
                <w:rFonts w:eastAsia="Times New Roman" w:cs="Arial"/>
                <w:sz w:val="20"/>
                <w:szCs w:val="20"/>
              </w:rPr>
            </w:pPr>
            <w:r w:rsidRPr="00775086">
              <w:rPr>
                <w:rFonts w:eastAsia="Times New Roman" w:cs="Arial"/>
                <w:sz w:val="20"/>
                <w:szCs w:val="20"/>
              </w:rPr>
              <w:t>ISWS_22-05</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427CBE6"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5C61916" w14:textId="42D94F78" w:rsidR="00B52E78" w:rsidRDefault="005849AA" w:rsidP="00293F05">
            <w:pPr>
              <w:rPr>
                <w:rFonts w:eastAsia="Times New Roman" w:cs="Arial"/>
                <w:sz w:val="20"/>
                <w:szCs w:val="20"/>
              </w:rPr>
            </w:pPr>
            <w:proofErr w:type="spellStart"/>
            <w:r w:rsidRPr="005849AA">
              <w:rPr>
                <w:rFonts w:eastAsia="Times New Roman" w:cs="Arial"/>
                <w:sz w:val="20"/>
                <w:szCs w:val="20"/>
              </w:rPr>
              <w:t>KaneCo_PPP_AdditionalFunds</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BBD355C" w14:textId="77777777" w:rsidR="00B52E78" w:rsidRPr="00121EEC" w:rsidRDefault="00B52E78" w:rsidP="00293F05">
            <w:pPr>
              <w:rPr>
                <w:rFonts w:eastAsia="Times New Roman" w:cs="Arial"/>
                <w:sz w:val="20"/>
                <w:szCs w:val="20"/>
              </w:rPr>
            </w:pPr>
          </w:p>
        </w:tc>
      </w:tr>
      <w:tr w:rsidR="00B52E78" w14:paraId="14DECB85"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DADCD18" w14:textId="4E0227CB" w:rsidR="00B52E78" w:rsidRDefault="00775086" w:rsidP="007A5C51">
            <w:pPr>
              <w:jc w:val="center"/>
              <w:rPr>
                <w:rFonts w:eastAsia="Times New Roman" w:cs="Arial"/>
                <w:sz w:val="20"/>
                <w:szCs w:val="20"/>
              </w:rPr>
            </w:pPr>
            <w:r w:rsidRPr="00775086">
              <w:rPr>
                <w:rFonts w:eastAsia="Times New Roman" w:cs="Arial"/>
                <w:sz w:val="20"/>
                <w:szCs w:val="20"/>
              </w:rPr>
              <w:t>ISWS_22-06</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FA1EAF4"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1BF9FA9" w14:textId="6B234616" w:rsidR="00B52E78" w:rsidRDefault="005849AA" w:rsidP="00293F05">
            <w:pPr>
              <w:rPr>
                <w:rFonts w:eastAsia="Times New Roman" w:cs="Arial"/>
                <w:sz w:val="20"/>
                <w:szCs w:val="20"/>
              </w:rPr>
            </w:pPr>
            <w:proofErr w:type="spellStart"/>
            <w:r w:rsidRPr="005849AA">
              <w:rPr>
                <w:rFonts w:eastAsia="Times New Roman" w:cs="Arial"/>
                <w:sz w:val="20"/>
                <w:szCs w:val="20"/>
              </w:rPr>
              <w:t>Winnebago_Turtle</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F5CC42D" w14:textId="77777777" w:rsidR="00B52E78" w:rsidRPr="00121EEC" w:rsidRDefault="00B52E78" w:rsidP="00293F05">
            <w:pPr>
              <w:rPr>
                <w:rFonts w:eastAsia="Times New Roman" w:cs="Arial"/>
                <w:sz w:val="20"/>
                <w:szCs w:val="20"/>
              </w:rPr>
            </w:pPr>
          </w:p>
        </w:tc>
      </w:tr>
      <w:tr w:rsidR="00B52E78" w14:paraId="3D82C34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D7C29A4" w14:textId="043ADBF4" w:rsidR="00B52E78" w:rsidRDefault="00775086" w:rsidP="007A5C51">
            <w:pPr>
              <w:jc w:val="center"/>
              <w:rPr>
                <w:rFonts w:eastAsia="Times New Roman" w:cs="Arial"/>
                <w:sz w:val="20"/>
                <w:szCs w:val="20"/>
              </w:rPr>
            </w:pPr>
            <w:r w:rsidRPr="00775086">
              <w:rPr>
                <w:rFonts w:eastAsia="Times New Roman" w:cs="Arial"/>
                <w:sz w:val="20"/>
                <w:szCs w:val="20"/>
              </w:rPr>
              <w:t>ISWS_22-07</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F5653B2"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DD58257" w14:textId="39C9F991" w:rsidR="00B52E78" w:rsidRDefault="005849AA" w:rsidP="00293F05">
            <w:pPr>
              <w:rPr>
                <w:rFonts w:eastAsia="Times New Roman" w:cs="Arial"/>
                <w:sz w:val="20"/>
                <w:szCs w:val="20"/>
              </w:rPr>
            </w:pPr>
            <w:proofErr w:type="spellStart"/>
            <w:r w:rsidRPr="005849AA">
              <w:rPr>
                <w:rFonts w:eastAsia="Times New Roman" w:cs="Arial"/>
                <w:sz w:val="20"/>
                <w:szCs w:val="20"/>
              </w:rPr>
              <w:t>Embarras_Hydro_Survey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2F64A08" w14:textId="77777777" w:rsidR="00B52E78" w:rsidRPr="00121EEC" w:rsidRDefault="00B52E78" w:rsidP="00293F05">
            <w:pPr>
              <w:rPr>
                <w:rFonts w:eastAsia="Times New Roman" w:cs="Arial"/>
                <w:sz w:val="20"/>
                <w:szCs w:val="20"/>
              </w:rPr>
            </w:pPr>
          </w:p>
        </w:tc>
      </w:tr>
      <w:tr w:rsidR="00B52E78" w14:paraId="288DD85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C8AB212" w14:textId="00513E5E" w:rsidR="00B52E78" w:rsidRDefault="00775086" w:rsidP="007A5C51">
            <w:pPr>
              <w:jc w:val="center"/>
              <w:rPr>
                <w:rFonts w:eastAsia="Times New Roman" w:cs="Arial"/>
                <w:sz w:val="20"/>
                <w:szCs w:val="20"/>
              </w:rPr>
            </w:pPr>
            <w:r w:rsidRPr="00775086">
              <w:rPr>
                <w:rFonts w:eastAsia="Times New Roman" w:cs="Arial"/>
                <w:sz w:val="20"/>
                <w:szCs w:val="20"/>
              </w:rPr>
              <w:t>ISWS_22-08</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FDE3242"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A3AE007" w14:textId="01B0C1B6" w:rsidR="00B52E78" w:rsidRDefault="005849AA" w:rsidP="00293F05">
            <w:pPr>
              <w:rPr>
                <w:rFonts w:eastAsia="Times New Roman" w:cs="Arial"/>
                <w:sz w:val="20"/>
                <w:szCs w:val="20"/>
              </w:rPr>
            </w:pPr>
            <w:proofErr w:type="spellStart"/>
            <w:r w:rsidRPr="005849AA">
              <w:rPr>
                <w:rFonts w:eastAsia="Times New Roman" w:cs="Arial"/>
                <w:sz w:val="20"/>
                <w:szCs w:val="20"/>
              </w:rPr>
              <w:t>Kaskaskia_Pre_Data_Development</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FB11C0C" w14:textId="77777777" w:rsidR="00B52E78" w:rsidRPr="00121EEC" w:rsidRDefault="00B52E78" w:rsidP="00293F05">
            <w:pPr>
              <w:rPr>
                <w:rFonts w:eastAsia="Times New Roman" w:cs="Arial"/>
                <w:sz w:val="20"/>
                <w:szCs w:val="20"/>
              </w:rPr>
            </w:pPr>
          </w:p>
        </w:tc>
      </w:tr>
      <w:tr w:rsidR="00B52E78" w14:paraId="1170708D"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4B17598" w14:textId="57BA986F" w:rsidR="00B52E78" w:rsidRDefault="00775086" w:rsidP="007A5C51">
            <w:pPr>
              <w:jc w:val="center"/>
              <w:rPr>
                <w:rFonts w:eastAsia="Times New Roman" w:cs="Arial"/>
                <w:sz w:val="20"/>
                <w:szCs w:val="20"/>
              </w:rPr>
            </w:pPr>
            <w:r w:rsidRPr="00775086">
              <w:rPr>
                <w:rFonts w:eastAsia="Times New Roman" w:cs="Arial"/>
                <w:sz w:val="20"/>
                <w:szCs w:val="20"/>
              </w:rPr>
              <w:t>ISWS_22-09</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6F928F4"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FA4DF3A" w14:textId="06AB41C0" w:rsidR="00B52E78" w:rsidRDefault="005849AA" w:rsidP="00293F05">
            <w:pPr>
              <w:rPr>
                <w:rFonts w:eastAsia="Times New Roman" w:cs="Arial"/>
                <w:sz w:val="20"/>
                <w:szCs w:val="20"/>
              </w:rPr>
            </w:pPr>
            <w:proofErr w:type="spellStart"/>
            <w:r w:rsidRPr="005849AA">
              <w:rPr>
                <w:rFonts w:eastAsia="Times New Roman" w:cs="Arial"/>
                <w:sz w:val="20"/>
                <w:szCs w:val="20"/>
              </w:rPr>
              <w:t>Kishwaukee_Survey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3146B98" w14:textId="77777777" w:rsidR="00B52E78" w:rsidRPr="00121EEC" w:rsidRDefault="00B52E78" w:rsidP="00293F05">
            <w:pPr>
              <w:rPr>
                <w:rFonts w:eastAsia="Times New Roman" w:cs="Arial"/>
                <w:sz w:val="20"/>
                <w:szCs w:val="20"/>
              </w:rPr>
            </w:pPr>
          </w:p>
        </w:tc>
      </w:tr>
      <w:tr w:rsidR="00B52E78" w14:paraId="6F0F6D4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19A8BE5" w14:textId="292F15BC" w:rsidR="00B52E78" w:rsidRDefault="00775086" w:rsidP="007A5C51">
            <w:pPr>
              <w:jc w:val="center"/>
              <w:rPr>
                <w:rFonts w:eastAsia="Times New Roman" w:cs="Arial"/>
                <w:sz w:val="20"/>
                <w:szCs w:val="20"/>
              </w:rPr>
            </w:pPr>
            <w:r w:rsidRPr="00775086">
              <w:rPr>
                <w:rFonts w:eastAsia="Times New Roman" w:cs="Arial"/>
                <w:sz w:val="20"/>
                <w:szCs w:val="20"/>
              </w:rPr>
              <w:t>ISWS_22-10</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0F58C4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71399EC" w14:textId="5917984E" w:rsidR="00B52E78" w:rsidRDefault="005849AA" w:rsidP="00293F05">
            <w:pPr>
              <w:rPr>
                <w:rFonts w:eastAsia="Times New Roman" w:cs="Arial"/>
                <w:sz w:val="20"/>
                <w:szCs w:val="20"/>
              </w:rPr>
            </w:pPr>
            <w:r w:rsidRPr="005849AA">
              <w:rPr>
                <w:rFonts w:eastAsia="Times New Roman" w:cs="Arial"/>
                <w:sz w:val="20"/>
                <w:szCs w:val="20"/>
              </w:rPr>
              <w:t>COMS_SOW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604BE90" w14:textId="77777777" w:rsidR="00B52E78" w:rsidRPr="00121EEC" w:rsidRDefault="00B52E78" w:rsidP="00293F05">
            <w:pPr>
              <w:rPr>
                <w:rFonts w:eastAsia="Times New Roman" w:cs="Arial"/>
                <w:sz w:val="20"/>
                <w:szCs w:val="20"/>
              </w:rPr>
            </w:pPr>
          </w:p>
        </w:tc>
      </w:tr>
      <w:tr w:rsidR="00B52E78" w14:paraId="6351B632"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DDF59BD" w14:textId="325BA5A8" w:rsidR="00B52E78" w:rsidRDefault="00775086" w:rsidP="007A5C51">
            <w:pPr>
              <w:jc w:val="center"/>
              <w:rPr>
                <w:rFonts w:eastAsia="Times New Roman" w:cs="Arial"/>
                <w:sz w:val="20"/>
                <w:szCs w:val="20"/>
              </w:rPr>
            </w:pPr>
            <w:r w:rsidRPr="00775086">
              <w:rPr>
                <w:rFonts w:eastAsia="Times New Roman" w:cs="Arial"/>
                <w:sz w:val="20"/>
                <w:szCs w:val="20"/>
              </w:rPr>
              <w:t>ISWS_22-11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C827CB4"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4F6E572" w14:textId="164E285F" w:rsidR="00B52E78" w:rsidRDefault="005849AA" w:rsidP="00293F05">
            <w:pPr>
              <w:rPr>
                <w:rFonts w:eastAsia="Times New Roman" w:cs="Arial"/>
                <w:sz w:val="20"/>
                <w:szCs w:val="20"/>
              </w:rPr>
            </w:pPr>
            <w:proofErr w:type="spellStart"/>
            <w:r w:rsidRPr="005849AA">
              <w:rPr>
                <w:rFonts w:eastAsia="Times New Roman" w:cs="Arial"/>
                <w:sz w:val="20"/>
                <w:szCs w:val="20"/>
              </w:rPr>
              <w:t>White_Co</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ECD415F" w14:textId="77777777" w:rsidR="00B52E78" w:rsidRPr="00121EEC" w:rsidRDefault="00B52E78" w:rsidP="00293F05">
            <w:pPr>
              <w:rPr>
                <w:rFonts w:eastAsia="Times New Roman" w:cs="Arial"/>
                <w:sz w:val="20"/>
                <w:szCs w:val="20"/>
              </w:rPr>
            </w:pPr>
          </w:p>
        </w:tc>
      </w:tr>
      <w:tr w:rsidR="00B52E78" w14:paraId="500F05C5"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0C79074" w14:textId="5C9DC59B" w:rsidR="00B52E78" w:rsidRDefault="00775086" w:rsidP="007A5C51">
            <w:pPr>
              <w:jc w:val="center"/>
              <w:rPr>
                <w:rFonts w:eastAsia="Times New Roman" w:cs="Arial"/>
                <w:sz w:val="20"/>
                <w:szCs w:val="20"/>
              </w:rPr>
            </w:pPr>
            <w:r w:rsidRPr="00775086">
              <w:rPr>
                <w:rFonts w:eastAsia="Times New Roman" w:cs="Arial"/>
                <w:sz w:val="20"/>
                <w:szCs w:val="20"/>
              </w:rPr>
              <w:t>ISWS-FY22 LOMR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2FD8863"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365F411" w14:textId="41C1CA1D" w:rsidR="00B52E78" w:rsidRDefault="005849AA" w:rsidP="00293F05">
            <w:pPr>
              <w:rPr>
                <w:rFonts w:eastAsia="Times New Roman" w:cs="Arial"/>
                <w:sz w:val="20"/>
                <w:szCs w:val="20"/>
              </w:rPr>
            </w:pPr>
            <w:r w:rsidRPr="005849AA">
              <w:rPr>
                <w:rFonts w:eastAsia="Times New Roman" w:cs="Arial"/>
                <w:sz w:val="20"/>
                <w:szCs w:val="20"/>
              </w:rPr>
              <w:t>LOMR MAS 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950E933" w14:textId="77777777" w:rsidR="00B52E78" w:rsidRPr="00121EEC" w:rsidRDefault="00B52E78" w:rsidP="00293F05">
            <w:pPr>
              <w:rPr>
                <w:rFonts w:eastAsia="Times New Roman" w:cs="Arial"/>
                <w:sz w:val="20"/>
                <w:szCs w:val="20"/>
              </w:rPr>
            </w:pPr>
          </w:p>
        </w:tc>
      </w:tr>
      <w:tr w:rsidR="00B52E78" w14:paraId="2677AD0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80332A3" w14:textId="50FE986D" w:rsidR="00B52E78" w:rsidRDefault="00775086" w:rsidP="007A5C51">
            <w:pPr>
              <w:jc w:val="center"/>
              <w:rPr>
                <w:rFonts w:eastAsia="Times New Roman" w:cs="Arial"/>
                <w:sz w:val="20"/>
                <w:szCs w:val="20"/>
              </w:rPr>
            </w:pPr>
            <w:r w:rsidRPr="00775086">
              <w:rPr>
                <w:rFonts w:eastAsia="Times New Roman" w:cs="Arial"/>
                <w:sz w:val="20"/>
                <w:szCs w:val="20"/>
              </w:rPr>
              <w:t>ISWS Region 5 FY23 LOMR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DBA69B7"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376446F" w14:textId="358E6FEE" w:rsidR="00B52E78" w:rsidRDefault="005849AA" w:rsidP="00293F05">
            <w:pPr>
              <w:rPr>
                <w:rFonts w:eastAsia="Times New Roman" w:cs="Arial"/>
                <w:sz w:val="20"/>
                <w:szCs w:val="20"/>
              </w:rPr>
            </w:pPr>
            <w:r w:rsidRPr="005849AA">
              <w:rPr>
                <w:rFonts w:eastAsia="Times New Roman" w:cs="Arial"/>
                <w:sz w:val="20"/>
                <w:szCs w:val="20"/>
              </w:rPr>
              <w:t>LOMR MAS 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B2C1D95" w14:textId="77777777" w:rsidR="00B52E78" w:rsidRPr="00121EEC" w:rsidRDefault="00B52E78" w:rsidP="00293F05">
            <w:pPr>
              <w:rPr>
                <w:rFonts w:eastAsia="Times New Roman" w:cs="Arial"/>
                <w:sz w:val="20"/>
                <w:szCs w:val="20"/>
              </w:rPr>
            </w:pPr>
          </w:p>
        </w:tc>
      </w:tr>
      <w:tr w:rsidR="00B52E78" w14:paraId="1C0095E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834CAF7" w14:textId="5F67CC81" w:rsidR="00B52E78" w:rsidRDefault="00775086" w:rsidP="007A5C51">
            <w:pPr>
              <w:jc w:val="center"/>
              <w:rPr>
                <w:rFonts w:eastAsia="Times New Roman" w:cs="Arial"/>
                <w:sz w:val="20"/>
                <w:szCs w:val="20"/>
              </w:rPr>
            </w:pPr>
            <w:r w:rsidRPr="00775086">
              <w:rPr>
                <w:rFonts w:eastAsia="Times New Roman" w:cs="Arial"/>
                <w:sz w:val="20"/>
                <w:szCs w:val="20"/>
              </w:rPr>
              <w:t>ISWS_23-01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C5B4A22"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537E37A" w14:textId="391D94EB" w:rsidR="00B52E78" w:rsidRDefault="005849AA" w:rsidP="00293F05">
            <w:pPr>
              <w:rPr>
                <w:rFonts w:eastAsia="Times New Roman" w:cs="Arial"/>
                <w:sz w:val="20"/>
                <w:szCs w:val="20"/>
              </w:rPr>
            </w:pPr>
            <w:r w:rsidRPr="005849AA">
              <w:rPr>
                <w:rFonts w:eastAsia="Times New Roman" w:cs="Arial"/>
                <w:sz w:val="20"/>
                <w:szCs w:val="20"/>
              </w:rPr>
              <w:t>PM_SOW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C1E932A" w14:textId="77777777" w:rsidR="00B52E78" w:rsidRPr="00121EEC" w:rsidRDefault="00B52E78" w:rsidP="00293F05">
            <w:pPr>
              <w:rPr>
                <w:rFonts w:eastAsia="Times New Roman" w:cs="Arial"/>
                <w:sz w:val="20"/>
                <w:szCs w:val="20"/>
              </w:rPr>
            </w:pPr>
          </w:p>
        </w:tc>
      </w:tr>
      <w:tr w:rsidR="00B52E78" w14:paraId="4F1240E4"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D83FBD0" w14:textId="02623E29" w:rsidR="00B52E78" w:rsidRDefault="009340F2" w:rsidP="007A5C51">
            <w:pPr>
              <w:jc w:val="center"/>
              <w:rPr>
                <w:rFonts w:eastAsia="Times New Roman" w:cs="Arial"/>
                <w:sz w:val="20"/>
                <w:szCs w:val="20"/>
              </w:rPr>
            </w:pPr>
            <w:r w:rsidRPr="009340F2">
              <w:rPr>
                <w:rFonts w:eastAsia="Times New Roman" w:cs="Arial"/>
                <w:sz w:val="20"/>
                <w:szCs w:val="20"/>
              </w:rPr>
              <w:t>ISWS_23-02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B60312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44B8AA7" w14:textId="3A110164" w:rsidR="00B52E78" w:rsidRDefault="005849AA" w:rsidP="00293F05">
            <w:pPr>
              <w:rPr>
                <w:rFonts w:eastAsia="Times New Roman" w:cs="Arial"/>
                <w:sz w:val="20"/>
                <w:szCs w:val="20"/>
              </w:rPr>
            </w:pPr>
            <w:r w:rsidRPr="005849AA">
              <w:rPr>
                <w:rFonts w:eastAsia="Times New Roman" w:cs="Arial"/>
                <w:sz w:val="20"/>
                <w:szCs w:val="20"/>
              </w:rPr>
              <w:t>COMS_SOW</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112F373" w14:textId="77777777" w:rsidR="00B52E78" w:rsidRPr="00121EEC" w:rsidRDefault="00B52E78" w:rsidP="00293F05">
            <w:pPr>
              <w:rPr>
                <w:rFonts w:eastAsia="Times New Roman" w:cs="Arial"/>
                <w:sz w:val="20"/>
                <w:szCs w:val="20"/>
              </w:rPr>
            </w:pPr>
          </w:p>
        </w:tc>
      </w:tr>
      <w:tr w:rsidR="00B52E78" w14:paraId="7392F6E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A505AED" w14:textId="74BDCD38" w:rsidR="00B52E78" w:rsidRDefault="009340F2" w:rsidP="007A5C51">
            <w:pPr>
              <w:jc w:val="center"/>
              <w:rPr>
                <w:rFonts w:eastAsia="Times New Roman" w:cs="Arial"/>
                <w:sz w:val="20"/>
                <w:szCs w:val="20"/>
              </w:rPr>
            </w:pPr>
            <w:r w:rsidRPr="009340F2">
              <w:rPr>
                <w:rFonts w:eastAsia="Times New Roman" w:cs="Arial"/>
                <w:sz w:val="20"/>
                <w:szCs w:val="20"/>
              </w:rPr>
              <w:t>ISWS_23-03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7BCEAD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58A5BE0" w14:textId="1E7810DB" w:rsidR="00B52E78" w:rsidRDefault="005849AA" w:rsidP="00293F05">
            <w:pPr>
              <w:rPr>
                <w:rFonts w:eastAsia="Times New Roman" w:cs="Arial"/>
                <w:sz w:val="20"/>
                <w:szCs w:val="20"/>
              </w:rPr>
            </w:pPr>
            <w:r w:rsidRPr="005849AA">
              <w:rPr>
                <w:rFonts w:eastAsia="Times New Roman" w:cs="Arial"/>
                <w:sz w:val="20"/>
                <w:szCs w:val="20"/>
              </w:rPr>
              <w:t>Peoria_DFIRM_QR1_OpenHouse</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7F38070" w14:textId="77777777" w:rsidR="00B52E78" w:rsidRPr="00121EEC" w:rsidRDefault="00B52E78" w:rsidP="00293F05">
            <w:pPr>
              <w:rPr>
                <w:rFonts w:eastAsia="Times New Roman" w:cs="Arial"/>
                <w:sz w:val="20"/>
                <w:szCs w:val="20"/>
              </w:rPr>
            </w:pPr>
          </w:p>
        </w:tc>
      </w:tr>
      <w:tr w:rsidR="00B52E78" w14:paraId="1033F47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81771FB" w14:textId="1DD76530" w:rsidR="00B52E78" w:rsidRDefault="009340F2" w:rsidP="007A5C51">
            <w:pPr>
              <w:jc w:val="center"/>
              <w:rPr>
                <w:rFonts w:eastAsia="Times New Roman" w:cs="Arial"/>
                <w:sz w:val="20"/>
                <w:szCs w:val="20"/>
              </w:rPr>
            </w:pPr>
            <w:r w:rsidRPr="009340F2">
              <w:rPr>
                <w:rFonts w:eastAsia="Times New Roman" w:cs="Arial"/>
                <w:sz w:val="20"/>
                <w:szCs w:val="20"/>
              </w:rPr>
              <w:t>ISWS_23-</w:t>
            </w:r>
            <w:r w:rsidR="00E5303C">
              <w:rPr>
                <w:rFonts w:eastAsia="Times New Roman" w:cs="Arial"/>
                <w:sz w:val="20"/>
                <w:szCs w:val="20"/>
              </w:rPr>
              <w:t>04</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67C9780"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4CD0A3A" w14:textId="2DD6268B" w:rsidR="00B52E78" w:rsidRDefault="005849AA" w:rsidP="00293F05">
            <w:pPr>
              <w:rPr>
                <w:rFonts w:eastAsia="Times New Roman" w:cs="Arial"/>
                <w:sz w:val="20"/>
                <w:szCs w:val="20"/>
              </w:rPr>
            </w:pPr>
            <w:r w:rsidRPr="005849AA">
              <w:rPr>
                <w:rFonts w:eastAsia="Times New Roman" w:cs="Arial"/>
                <w:sz w:val="20"/>
                <w:szCs w:val="20"/>
              </w:rPr>
              <w:t>McHenry_Nippersink_PMR_QR1_OpenHouse</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90E2F28" w14:textId="77777777" w:rsidR="00B52E78" w:rsidRPr="00121EEC" w:rsidRDefault="00B52E78" w:rsidP="00293F05">
            <w:pPr>
              <w:rPr>
                <w:rFonts w:eastAsia="Times New Roman" w:cs="Arial"/>
                <w:sz w:val="20"/>
                <w:szCs w:val="20"/>
              </w:rPr>
            </w:pPr>
          </w:p>
        </w:tc>
      </w:tr>
      <w:tr w:rsidR="00B52E78" w14:paraId="50311F8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4353D89" w14:textId="0718314D" w:rsidR="00B52E78" w:rsidRDefault="009340F2" w:rsidP="007A5C51">
            <w:pPr>
              <w:jc w:val="center"/>
              <w:rPr>
                <w:rFonts w:eastAsia="Times New Roman" w:cs="Arial"/>
                <w:sz w:val="20"/>
                <w:szCs w:val="20"/>
              </w:rPr>
            </w:pPr>
            <w:r w:rsidRPr="009340F2">
              <w:rPr>
                <w:rFonts w:eastAsia="Times New Roman" w:cs="Arial"/>
                <w:sz w:val="20"/>
                <w:szCs w:val="20"/>
              </w:rPr>
              <w:t>ISWS_23-05</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9868A3B"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971F4FE" w14:textId="71099A16" w:rsidR="00B52E78" w:rsidRDefault="005849AA" w:rsidP="00293F05">
            <w:pPr>
              <w:rPr>
                <w:rFonts w:eastAsia="Times New Roman" w:cs="Arial"/>
                <w:sz w:val="20"/>
                <w:szCs w:val="20"/>
              </w:rPr>
            </w:pPr>
            <w:r w:rsidRPr="005849AA">
              <w:rPr>
                <w:rFonts w:eastAsia="Times New Roman" w:cs="Arial"/>
                <w:sz w:val="20"/>
                <w:szCs w:val="20"/>
              </w:rPr>
              <w:t>McDonough_DFIRM_QR2_OpenHouse</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3D07BFA" w14:textId="77777777" w:rsidR="00B52E78" w:rsidRPr="00121EEC" w:rsidRDefault="00B52E78" w:rsidP="00293F05">
            <w:pPr>
              <w:rPr>
                <w:rFonts w:eastAsia="Times New Roman" w:cs="Arial"/>
                <w:sz w:val="20"/>
                <w:szCs w:val="20"/>
              </w:rPr>
            </w:pPr>
          </w:p>
        </w:tc>
      </w:tr>
      <w:tr w:rsidR="00B52E78" w14:paraId="761BD3B2"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792711B" w14:textId="60DEDF3E" w:rsidR="00B52E78" w:rsidRDefault="009340F2" w:rsidP="007A5C51">
            <w:pPr>
              <w:jc w:val="center"/>
              <w:rPr>
                <w:rFonts w:eastAsia="Times New Roman" w:cs="Arial"/>
                <w:sz w:val="20"/>
                <w:szCs w:val="20"/>
              </w:rPr>
            </w:pPr>
            <w:r w:rsidRPr="009340F2">
              <w:rPr>
                <w:rFonts w:eastAsia="Times New Roman" w:cs="Arial"/>
                <w:sz w:val="20"/>
                <w:szCs w:val="20"/>
              </w:rPr>
              <w:t>ISWS_23-06</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809D91A"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CDA6814" w14:textId="6240B78A" w:rsidR="00B52E78" w:rsidRDefault="005849AA" w:rsidP="00293F05">
            <w:pPr>
              <w:rPr>
                <w:rFonts w:eastAsia="Times New Roman" w:cs="Arial"/>
                <w:sz w:val="20"/>
                <w:szCs w:val="20"/>
              </w:rPr>
            </w:pPr>
            <w:r w:rsidRPr="005849AA">
              <w:rPr>
                <w:rFonts w:eastAsia="Times New Roman" w:cs="Arial"/>
                <w:sz w:val="20"/>
                <w:szCs w:val="20"/>
              </w:rPr>
              <w:t>Edwards_DFIRM_QR1_OpenHouse</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1D7927E" w14:textId="77777777" w:rsidR="00B52E78" w:rsidRPr="00121EEC" w:rsidRDefault="00B52E78" w:rsidP="00293F05">
            <w:pPr>
              <w:rPr>
                <w:rFonts w:eastAsia="Times New Roman" w:cs="Arial"/>
                <w:sz w:val="20"/>
                <w:szCs w:val="20"/>
              </w:rPr>
            </w:pPr>
          </w:p>
        </w:tc>
      </w:tr>
      <w:tr w:rsidR="00B52E78" w14:paraId="7CED7D6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4955178" w14:textId="2D483887" w:rsidR="00B52E78" w:rsidRDefault="009340F2" w:rsidP="007A5C51">
            <w:pPr>
              <w:jc w:val="center"/>
              <w:rPr>
                <w:rFonts w:eastAsia="Times New Roman" w:cs="Arial"/>
                <w:sz w:val="20"/>
                <w:szCs w:val="20"/>
              </w:rPr>
            </w:pPr>
            <w:r w:rsidRPr="009340F2">
              <w:rPr>
                <w:rFonts w:eastAsia="Times New Roman" w:cs="Arial"/>
                <w:sz w:val="20"/>
                <w:szCs w:val="20"/>
              </w:rPr>
              <w:t>ISWS_23-07</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F63418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DD5EF8C" w14:textId="0AA83F00" w:rsidR="00B52E78" w:rsidRDefault="005849AA" w:rsidP="00293F05">
            <w:pPr>
              <w:rPr>
                <w:rFonts w:eastAsia="Times New Roman" w:cs="Arial"/>
                <w:sz w:val="20"/>
                <w:szCs w:val="20"/>
              </w:rPr>
            </w:pPr>
            <w:r w:rsidRPr="005849AA">
              <w:rPr>
                <w:rFonts w:eastAsia="Times New Roman" w:cs="Arial"/>
                <w:sz w:val="20"/>
                <w:szCs w:val="20"/>
              </w:rPr>
              <w:t>WabashCo_CW_PMR_QR1_OpenHouse</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353B257" w14:textId="77777777" w:rsidR="00B52E78" w:rsidRPr="00121EEC" w:rsidRDefault="00B52E78" w:rsidP="00293F05">
            <w:pPr>
              <w:rPr>
                <w:rFonts w:eastAsia="Times New Roman" w:cs="Arial"/>
                <w:sz w:val="20"/>
                <w:szCs w:val="20"/>
              </w:rPr>
            </w:pPr>
          </w:p>
        </w:tc>
      </w:tr>
      <w:tr w:rsidR="00B52E78" w14:paraId="0927B192"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3DF0FBC3" w14:textId="59060F21" w:rsidR="00B52E78" w:rsidRDefault="009340F2" w:rsidP="007A5C51">
            <w:pPr>
              <w:jc w:val="center"/>
              <w:rPr>
                <w:rFonts w:eastAsia="Times New Roman" w:cs="Arial"/>
                <w:sz w:val="20"/>
                <w:szCs w:val="20"/>
              </w:rPr>
            </w:pPr>
            <w:r w:rsidRPr="009340F2">
              <w:rPr>
                <w:rFonts w:eastAsia="Times New Roman" w:cs="Arial"/>
                <w:sz w:val="20"/>
                <w:szCs w:val="20"/>
              </w:rPr>
              <w:t>ISWS_23-08</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0F740C7"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87D0370" w14:textId="5964BA71" w:rsidR="00B52E78" w:rsidRDefault="005849AA" w:rsidP="00293F05">
            <w:pPr>
              <w:rPr>
                <w:rFonts w:eastAsia="Times New Roman" w:cs="Arial"/>
                <w:sz w:val="20"/>
                <w:szCs w:val="20"/>
              </w:rPr>
            </w:pPr>
            <w:r w:rsidRPr="005849AA">
              <w:rPr>
                <w:rFonts w:eastAsia="Times New Roman" w:cs="Arial"/>
                <w:sz w:val="20"/>
                <w:szCs w:val="20"/>
              </w:rPr>
              <w:t>Kishwaukee_Phase_4_DD</w:t>
            </w: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EF99DCE" w14:textId="77777777" w:rsidR="00B52E78" w:rsidRPr="00121EEC" w:rsidRDefault="00B52E78" w:rsidP="00293F05">
            <w:pPr>
              <w:rPr>
                <w:rFonts w:eastAsia="Times New Roman" w:cs="Arial"/>
                <w:sz w:val="20"/>
                <w:szCs w:val="20"/>
              </w:rPr>
            </w:pPr>
          </w:p>
        </w:tc>
      </w:tr>
      <w:tr w:rsidR="00B52E78" w14:paraId="4C191D4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2D3D753" w14:textId="621FDCB0" w:rsidR="00B52E78" w:rsidRDefault="009340F2" w:rsidP="007A5C51">
            <w:pPr>
              <w:jc w:val="center"/>
              <w:rPr>
                <w:rFonts w:eastAsia="Times New Roman" w:cs="Arial"/>
                <w:sz w:val="20"/>
                <w:szCs w:val="20"/>
              </w:rPr>
            </w:pPr>
            <w:r w:rsidRPr="009340F2">
              <w:rPr>
                <w:rFonts w:eastAsia="Times New Roman" w:cs="Arial"/>
                <w:sz w:val="20"/>
                <w:szCs w:val="20"/>
              </w:rPr>
              <w:t>ISWS_23-09</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3F86837"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BC2D063" w14:textId="213D46AF" w:rsidR="00B52E78" w:rsidRDefault="005849AA" w:rsidP="00293F05">
            <w:pPr>
              <w:rPr>
                <w:rFonts w:eastAsia="Times New Roman" w:cs="Arial"/>
                <w:sz w:val="20"/>
                <w:szCs w:val="20"/>
              </w:rPr>
            </w:pPr>
            <w:proofErr w:type="spellStart"/>
            <w:r w:rsidRPr="005849AA">
              <w:rPr>
                <w:rFonts w:eastAsia="Times New Roman" w:cs="Arial"/>
                <w:sz w:val="20"/>
                <w:szCs w:val="20"/>
              </w:rPr>
              <w:t>Alexander_Pulaski_DD</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BC1279A" w14:textId="77777777" w:rsidR="00B52E78" w:rsidRPr="00121EEC" w:rsidRDefault="00B52E78" w:rsidP="00293F05">
            <w:pPr>
              <w:rPr>
                <w:rFonts w:eastAsia="Times New Roman" w:cs="Arial"/>
                <w:sz w:val="20"/>
                <w:szCs w:val="20"/>
              </w:rPr>
            </w:pPr>
          </w:p>
        </w:tc>
      </w:tr>
      <w:tr w:rsidR="00B52E78" w14:paraId="06A79B5E"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A8520EE" w14:textId="790B5943" w:rsidR="00B52E78" w:rsidRDefault="009340F2" w:rsidP="007A5C51">
            <w:pPr>
              <w:jc w:val="center"/>
              <w:rPr>
                <w:rFonts w:eastAsia="Times New Roman" w:cs="Arial"/>
                <w:sz w:val="20"/>
                <w:szCs w:val="20"/>
              </w:rPr>
            </w:pPr>
            <w:r w:rsidRPr="009340F2">
              <w:rPr>
                <w:rFonts w:eastAsia="Times New Roman" w:cs="Arial"/>
                <w:sz w:val="20"/>
                <w:szCs w:val="20"/>
              </w:rPr>
              <w:t>ISWS_23-10</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04D3921"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D958BC5" w14:textId="6CB372B2" w:rsidR="00B52E78" w:rsidRDefault="005849AA" w:rsidP="00293F05">
            <w:pPr>
              <w:rPr>
                <w:rFonts w:eastAsia="Times New Roman" w:cs="Arial"/>
                <w:sz w:val="20"/>
                <w:szCs w:val="20"/>
              </w:rPr>
            </w:pPr>
            <w:proofErr w:type="spellStart"/>
            <w:r w:rsidRPr="005849AA">
              <w:rPr>
                <w:rFonts w:eastAsia="Times New Roman" w:cs="Arial"/>
                <w:sz w:val="20"/>
                <w:szCs w:val="20"/>
              </w:rPr>
              <w:t>Embarras_River</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D1FC3CE" w14:textId="77777777" w:rsidR="00B52E78" w:rsidRPr="00121EEC" w:rsidRDefault="00B52E78" w:rsidP="00293F05">
            <w:pPr>
              <w:rPr>
                <w:rFonts w:eastAsia="Times New Roman" w:cs="Arial"/>
                <w:sz w:val="20"/>
                <w:szCs w:val="20"/>
              </w:rPr>
            </w:pPr>
          </w:p>
        </w:tc>
      </w:tr>
      <w:tr w:rsidR="00B52E78" w14:paraId="42C331D9"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1C0ACC1" w14:textId="5F4FA5BA" w:rsidR="00B52E78" w:rsidRDefault="009340F2" w:rsidP="007A5C51">
            <w:pPr>
              <w:jc w:val="center"/>
              <w:rPr>
                <w:rFonts w:eastAsia="Times New Roman" w:cs="Arial"/>
                <w:sz w:val="20"/>
                <w:szCs w:val="20"/>
              </w:rPr>
            </w:pPr>
            <w:r w:rsidRPr="009340F2">
              <w:rPr>
                <w:rFonts w:eastAsia="Times New Roman" w:cs="Arial"/>
                <w:sz w:val="20"/>
                <w:szCs w:val="20"/>
              </w:rPr>
              <w:t>ISWS_23-11</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7B02BD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C8F0578" w14:textId="44FF1A1C" w:rsidR="00B52E78" w:rsidRDefault="005849AA" w:rsidP="00293F05">
            <w:pPr>
              <w:rPr>
                <w:rFonts w:eastAsia="Times New Roman" w:cs="Arial"/>
                <w:sz w:val="20"/>
                <w:szCs w:val="20"/>
              </w:rPr>
            </w:pPr>
            <w:proofErr w:type="spellStart"/>
            <w:r w:rsidRPr="005849AA">
              <w:rPr>
                <w:rFonts w:eastAsia="Times New Roman" w:cs="Arial"/>
                <w:sz w:val="20"/>
                <w:szCs w:val="20"/>
              </w:rPr>
              <w:t>Mid_Lower_Wabash_Outreach</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5D18AB6" w14:textId="77777777" w:rsidR="00B52E78" w:rsidRPr="00121EEC" w:rsidRDefault="00B52E78" w:rsidP="00293F05">
            <w:pPr>
              <w:rPr>
                <w:rFonts w:eastAsia="Times New Roman" w:cs="Arial"/>
                <w:sz w:val="20"/>
                <w:szCs w:val="20"/>
              </w:rPr>
            </w:pPr>
          </w:p>
        </w:tc>
      </w:tr>
      <w:tr w:rsidR="00B52E78" w14:paraId="4C33BFF0"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55C217B" w14:textId="2CB2474F" w:rsidR="00B52E78" w:rsidRDefault="009340F2" w:rsidP="007A5C51">
            <w:pPr>
              <w:jc w:val="center"/>
              <w:rPr>
                <w:rFonts w:eastAsia="Times New Roman" w:cs="Arial"/>
                <w:sz w:val="20"/>
                <w:szCs w:val="20"/>
              </w:rPr>
            </w:pPr>
            <w:r w:rsidRPr="009340F2">
              <w:rPr>
                <w:rFonts w:eastAsia="Times New Roman" w:cs="Arial"/>
                <w:sz w:val="20"/>
                <w:szCs w:val="20"/>
              </w:rPr>
              <w:lastRenderedPageBreak/>
              <w:t>ISWS_23-12</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A7D48BF"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35C91CA" w14:textId="110A8383" w:rsidR="00B52E78" w:rsidRDefault="005849AA" w:rsidP="00293F05">
            <w:pPr>
              <w:rPr>
                <w:rFonts w:eastAsia="Times New Roman" w:cs="Arial"/>
                <w:sz w:val="20"/>
                <w:szCs w:val="20"/>
              </w:rPr>
            </w:pPr>
            <w:proofErr w:type="spellStart"/>
            <w:r w:rsidRPr="005849AA">
              <w:rPr>
                <w:rFonts w:eastAsia="Times New Roman" w:cs="Arial"/>
                <w:sz w:val="20"/>
                <w:szCs w:val="20"/>
              </w:rPr>
              <w:t>Henry_County_DD</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151DA62" w14:textId="77777777" w:rsidR="00B52E78" w:rsidRPr="00121EEC" w:rsidRDefault="00B52E78" w:rsidP="00293F05">
            <w:pPr>
              <w:rPr>
                <w:rFonts w:eastAsia="Times New Roman" w:cs="Arial"/>
                <w:sz w:val="20"/>
                <w:szCs w:val="20"/>
              </w:rPr>
            </w:pPr>
          </w:p>
        </w:tc>
      </w:tr>
      <w:tr w:rsidR="00B52E78" w14:paraId="64F390E5"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85727F6" w14:textId="53F40A54" w:rsidR="00B52E78" w:rsidRDefault="009340F2" w:rsidP="007A5C51">
            <w:pPr>
              <w:jc w:val="center"/>
              <w:rPr>
                <w:rFonts w:eastAsia="Times New Roman" w:cs="Arial"/>
                <w:sz w:val="20"/>
                <w:szCs w:val="20"/>
              </w:rPr>
            </w:pPr>
            <w:r w:rsidRPr="009340F2">
              <w:rPr>
                <w:rFonts w:eastAsia="Times New Roman" w:cs="Arial"/>
                <w:sz w:val="20"/>
                <w:szCs w:val="20"/>
              </w:rPr>
              <w:t>ISWS_23-13</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2A4F70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DA5F90C" w14:textId="5D02290E" w:rsidR="00B52E78" w:rsidRDefault="005849AA" w:rsidP="00293F05">
            <w:pPr>
              <w:rPr>
                <w:rFonts w:eastAsia="Times New Roman" w:cs="Arial"/>
                <w:sz w:val="20"/>
                <w:szCs w:val="20"/>
              </w:rPr>
            </w:pPr>
            <w:proofErr w:type="spellStart"/>
            <w:r w:rsidRPr="005849AA">
              <w:rPr>
                <w:rFonts w:eastAsia="Times New Roman" w:cs="Arial"/>
                <w:sz w:val="20"/>
                <w:szCs w:val="20"/>
              </w:rPr>
              <w:t>Whiteside_County_DD</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35026F6" w14:textId="77777777" w:rsidR="00B52E78" w:rsidRPr="00121EEC" w:rsidRDefault="00B52E78" w:rsidP="00293F05">
            <w:pPr>
              <w:rPr>
                <w:rFonts w:eastAsia="Times New Roman" w:cs="Arial"/>
                <w:sz w:val="20"/>
                <w:szCs w:val="20"/>
              </w:rPr>
            </w:pPr>
          </w:p>
        </w:tc>
      </w:tr>
      <w:tr w:rsidR="00B52E78" w14:paraId="2925AF1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F0A7FD3" w14:textId="41831CFA" w:rsidR="00B52E78" w:rsidRDefault="009340F2" w:rsidP="007A5C51">
            <w:pPr>
              <w:jc w:val="center"/>
              <w:rPr>
                <w:rFonts w:eastAsia="Times New Roman" w:cs="Arial"/>
                <w:sz w:val="20"/>
                <w:szCs w:val="20"/>
              </w:rPr>
            </w:pPr>
            <w:r w:rsidRPr="009340F2">
              <w:rPr>
                <w:rFonts w:eastAsia="Times New Roman" w:cs="Arial"/>
                <w:sz w:val="20"/>
                <w:szCs w:val="20"/>
              </w:rPr>
              <w:t>ISWS_23-14</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0D6AB4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676874F" w14:textId="724AAF58" w:rsidR="00B52E78" w:rsidRDefault="005849AA" w:rsidP="00293F05">
            <w:pPr>
              <w:rPr>
                <w:rFonts w:eastAsia="Times New Roman" w:cs="Arial"/>
                <w:sz w:val="20"/>
                <w:szCs w:val="20"/>
              </w:rPr>
            </w:pPr>
            <w:proofErr w:type="spellStart"/>
            <w:r w:rsidRPr="005849AA">
              <w:rPr>
                <w:rFonts w:eastAsia="Times New Roman" w:cs="Arial"/>
                <w:sz w:val="20"/>
                <w:szCs w:val="20"/>
              </w:rPr>
              <w:t>Kaskaskia_Survey</w:t>
            </w:r>
            <w:proofErr w:type="spellEnd"/>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C31AF7A" w14:textId="77777777" w:rsidR="00B52E78" w:rsidRPr="00121EEC" w:rsidRDefault="00B52E78" w:rsidP="00293F05">
            <w:pPr>
              <w:rPr>
                <w:rFonts w:eastAsia="Times New Roman" w:cs="Arial"/>
                <w:sz w:val="20"/>
                <w:szCs w:val="20"/>
              </w:rPr>
            </w:pPr>
          </w:p>
        </w:tc>
      </w:tr>
      <w:tr w:rsidR="00B52E78" w14:paraId="48D19C8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5BAE20B"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D7E8DED"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B176CFA"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CBC8F48" w14:textId="77777777" w:rsidR="00B52E78" w:rsidRPr="00121EEC" w:rsidRDefault="00B52E78" w:rsidP="00293F05">
            <w:pPr>
              <w:rPr>
                <w:rFonts w:eastAsia="Times New Roman" w:cs="Arial"/>
                <w:sz w:val="20"/>
                <w:szCs w:val="20"/>
              </w:rPr>
            </w:pPr>
          </w:p>
        </w:tc>
      </w:tr>
      <w:tr w:rsidR="00B52E78" w14:paraId="00295A29"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C6F3CBD"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279F9FF"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C789595"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90F6F31" w14:textId="77777777" w:rsidR="00B52E78" w:rsidRPr="00121EEC" w:rsidRDefault="00B52E78" w:rsidP="00293F05">
            <w:pPr>
              <w:rPr>
                <w:rFonts w:eastAsia="Times New Roman" w:cs="Arial"/>
                <w:sz w:val="20"/>
                <w:szCs w:val="20"/>
              </w:rPr>
            </w:pPr>
          </w:p>
        </w:tc>
      </w:tr>
      <w:tr w:rsidR="00B52E78" w14:paraId="26FD6BE4"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D748294"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9C23DA3"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BC35E38"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102798A" w14:textId="77777777" w:rsidR="00B52E78" w:rsidRPr="00121EEC" w:rsidRDefault="00B52E78" w:rsidP="00293F05">
            <w:pPr>
              <w:rPr>
                <w:rFonts w:eastAsia="Times New Roman" w:cs="Arial"/>
                <w:sz w:val="20"/>
                <w:szCs w:val="20"/>
              </w:rPr>
            </w:pPr>
          </w:p>
        </w:tc>
      </w:tr>
      <w:tr w:rsidR="00B52E78" w14:paraId="4CF9ECD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320CB9D"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C30324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006C63B"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EEFB4D9" w14:textId="77777777" w:rsidR="00B52E78" w:rsidRPr="00121EEC" w:rsidRDefault="00B52E78" w:rsidP="00293F05">
            <w:pPr>
              <w:rPr>
                <w:rFonts w:eastAsia="Times New Roman" w:cs="Arial"/>
                <w:sz w:val="20"/>
                <w:szCs w:val="20"/>
              </w:rPr>
            </w:pPr>
          </w:p>
        </w:tc>
      </w:tr>
      <w:tr w:rsidR="00B52E78" w14:paraId="4E9A514D"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B00697F"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9DC021B"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8499EE7"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B61B645" w14:textId="77777777" w:rsidR="00B52E78" w:rsidRPr="00121EEC" w:rsidRDefault="00B52E78" w:rsidP="00293F05">
            <w:pPr>
              <w:rPr>
                <w:rFonts w:eastAsia="Times New Roman" w:cs="Arial"/>
                <w:sz w:val="20"/>
                <w:szCs w:val="20"/>
              </w:rPr>
            </w:pPr>
          </w:p>
        </w:tc>
      </w:tr>
      <w:tr w:rsidR="00B52E78" w14:paraId="0AA1BEC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12DE7D1"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9230588"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F980C9F"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728FDE9" w14:textId="77777777" w:rsidR="00B52E78" w:rsidRPr="00121EEC" w:rsidRDefault="00B52E78" w:rsidP="00293F05">
            <w:pPr>
              <w:rPr>
                <w:rFonts w:eastAsia="Times New Roman" w:cs="Arial"/>
                <w:sz w:val="20"/>
                <w:szCs w:val="20"/>
              </w:rPr>
            </w:pPr>
          </w:p>
        </w:tc>
      </w:tr>
      <w:tr w:rsidR="00B52E78" w14:paraId="2AFF003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A2141D7"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8E7DBF9"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1EEDDDD"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3C22B2B" w14:textId="77777777" w:rsidR="00B52E78" w:rsidRPr="00121EEC" w:rsidRDefault="00B52E78" w:rsidP="00293F05">
            <w:pPr>
              <w:rPr>
                <w:rFonts w:eastAsia="Times New Roman" w:cs="Arial"/>
                <w:sz w:val="20"/>
                <w:szCs w:val="20"/>
              </w:rPr>
            </w:pPr>
          </w:p>
        </w:tc>
      </w:tr>
      <w:tr w:rsidR="00B52E78" w14:paraId="359B36DB"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3B71D0A"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2E1B5D0"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808DAB5"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6BB2C31" w14:textId="77777777" w:rsidR="00B52E78" w:rsidRPr="00121EEC" w:rsidRDefault="00B52E78" w:rsidP="00293F05">
            <w:pPr>
              <w:rPr>
                <w:rFonts w:eastAsia="Times New Roman" w:cs="Arial"/>
                <w:sz w:val="20"/>
                <w:szCs w:val="20"/>
              </w:rPr>
            </w:pPr>
          </w:p>
        </w:tc>
      </w:tr>
      <w:tr w:rsidR="00B52E78" w14:paraId="6623CB53"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E944E58"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A8E5731"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1B3C8BF"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92907F9" w14:textId="77777777" w:rsidR="00B52E78" w:rsidRPr="00121EEC" w:rsidRDefault="00B52E78" w:rsidP="00293F05">
            <w:pPr>
              <w:rPr>
                <w:rFonts w:eastAsia="Times New Roman" w:cs="Arial"/>
                <w:sz w:val="20"/>
                <w:szCs w:val="20"/>
              </w:rPr>
            </w:pPr>
          </w:p>
        </w:tc>
      </w:tr>
      <w:tr w:rsidR="00B52E78" w14:paraId="4389B924"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63C2744"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CBB15B2"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03C3E22"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2286A7A" w14:textId="77777777" w:rsidR="00B52E78" w:rsidRPr="00121EEC" w:rsidRDefault="00B52E78" w:rsidP="00293F05">
            <w:pPr>
              <w:rPr>
                <w:rFonts w:eastAsia="Times New Roman" w:cs="Arial"/>
                <w:sz w:val="20"/>
                <w:szCs w:val="20"/>
              </w:rPr>
            </w:pPr>
          </w:p>
        </w:tc>
      </w:tr>
      <w:tr w:rsidR="00B52E78" w14:paraId="250E38C4"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590665C"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FB38773"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560312E"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64B627D" w14:textId="77777777" w:rsidR="00B52E78" w:rsidRPr="00121EEC" w:rsidRDefault="00B52E78" w:rsidP="00293F05">
            <w:pPr>
              <w:rPr>
                <w:rFonts w:eastAsia="Times New Roman" w:cs="Arial"/>
                <w:sz w:val="20"/>
                <w:szCs w:val="20"/>
              </w:rPr>
            </w:pPr>
          </w:p>
        </w:tc>
      </w:tr>
      <w:tr w:rsidR="00B52E78" w14:paraId="5E6BE45F"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DA48B80"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C886E3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8F9F19A"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7B679CF" w14:textId="77777777" w:rsidR="00B52E78" w:rsidRPr="00121EEC" w:rsidRDefault="00B52E78" w:rsidP="00293F05">
            <w:pPr>
              <w:rPr>
                <w:rFonts w:eastAsia="Times New Roman" w:cs="Arial"/>
                <w:sz w:val="20"/>
                <w:szCs w:val="20"/>
              </w:rPr>
            </w:pPr>
          </w:p>
        </w:tc>
      </w:tr>
      <w:tr w:rsidR="00B52E78" w14:paraId="350DFDE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C24F91C"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17596E3"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72A7C12"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3E6B72D" w14:textId="77777777" w:rsidR="00B52E78" w:rsidRPr="00121EEC" w:rsidRDefault="00B52E78" w:rsidP="00293F05">
            <w:pPr>
              <w:rPr>
                <w:rFonts w:eastAsia="Times New Roman" w:cs="Arial"/>
                <w:sz w:val="20"/>
                <w:szCs w:val="20"/>
              </w:rPr>
            </w:pPr>
          </w:p>
        </w:tc>
      </w:tr>
      <w:tr w:rsidR="00B52E78" w14:paraId="28EF28E8"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4D28ED6"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CBE949D"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46582207"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3E1E3BF6" w14:textId="77777777" w:rsidR="00B52E78" w:rsidRPr="00121EEC" w:rsidRDefault="00B52E78" w:rsidP="00293F05">
            <w:pPr>
              <w:rPr>
                <w:rFonts w:eastAsia="Times New Roman" w:cs="Arial"/>
                <w:sz w:val="20"/>
                <w:szCs w:val="20"/>
              </w:rPr>
            </w:pPr>
          </w:p>
        </w:tc>
      </w:tr>
      <w:tr w:rsidR="00B52E78" w14:paraId="6C7F1297"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A010C44"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540918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91CAA02"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BB2FC20" w14:textId="77777777" w:rsidR="00B52E78" w:rsidRPr="00121EEC" w:rsidRDefault="00B52E78" w:rsidP="00293F05">
            <w:pPr>
              <w:rPr>
                <w:rFonts w:eastAsia="Times New Roman" w:cs="Arial"/>
                <w:sz w:val="20"/>
                <w:szCs w:val="20"/>
              </w:rPr>
            </w:pPr>
          </w:p>
        </w:tc>
      </w:tr>
      <w:tr w:rsidR="00B52E78" w14:paraId="0F571721"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1F9292F"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EADD381"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D97D720"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524C99B" w14:textId="77777777" w:rsidR="00B52E78" w:rsidRPr="00121EEC" w:rsidRDefault="00B52E78" w:rsidP="00293F05">
            <w:pPr>
              <w:rPr>
                <w:rFonts w:eastAsia="Times New Roman" w:cs="Arial"/>
                <w:sz w:val="20"/>
                <w:szCs w:val="20"/>
              </w:rPr>
            </w:pPr>
          </w:p>
        </w:tc>
      </w:tr>
      <w:tr w:rsidR="00B52E78" w14:paraId="228116B6"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B1EFBF9"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EB52EAA"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7CBF3DE"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465769C2" w14:textId="77777777" w:rsidR="00B52E78" w:rsidRPr="00121EEC" w:rsidRDefault="00B52E78" w:rsidP="00293F05">
            <w:pPr>
              <w:rPr>
                <w:rFonts w:eastAsia="Times New Roman" w:cs="Arial"/>
                <w:sz w:val="20"/>
                <w:szCs w:val="20"/>
              </w:rPr>
            </w:pPr>
          </w:p>
        </w:tc>
      </w:tr>
      <w:tr w:rsidR="00B52E78" w14:paraId="4A614A42"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D5118C9"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B30BA9A"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577368C8"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1879B66" w14:textId="77777777" w:rsidR="00B52E78" w:rsidRPr="00121EEC" w:rsidRDefault="00B52E78" w:rsidP="00293F05">
            <w:pPr>
              <w:rPr>
                <w:rFonts w:eastAsia="Times New Roman" w:cs="Arial"/>
                <w:sz w:val="20"/>
                <w:szCs w:val="20"/>
              </w:rPr>
            </w:pPr>
          </w:p>
        </w:tc>
      </w:tr>
      <w:tr w:rsidR="00B52E78" w14:paraId="35283F87"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116A9448"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0C745FA"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7D46E06"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B8DACBA" w14:textId="77777777" w:rsidR="00B52E78" w:rsidRPr="00121EEC" w:rsidRDefault="00B52E78" w:rsidP="00293F05">
            <w:pPr>
              <w:rPr>
                <w:rFonts w:eastAsia="Times New Roman" w:cs="Arial"/>
                <w:sz w:val="20"/>
                <w:szCs w:val="20"/>
              </w:rPr>
            </w:pPr>
          </w:p>
        </w:tc>
      </w:tr>
      <w:tr w:rsidR="00B52E78" w14:paraId="46E5C992"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7001D58"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A729BA7"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9CA119C"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8127381" w14:textId="77777777" w:rsidR="00B52E78" w:rsidRPr="00121EEC" w:rsidRDefault="00B52E78" w:rsidP="00293F05">
            <w:pPr>
              <w:rPr>
                <w:rFonts w:eastAsia="Times New Roman" w:cs="Arial"/>
                <w:sz w:val="20"/>
                <w:szCs w:val="20"/>
              </w:rPr>
            </w:pPr>
          </w:p>
        </w:tc>
      </w:tr>
      <w:tr w:rsidR="00B52E78" w14:paraId="5AAE70AA"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4C5B7A52"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C706A3D"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FA886D2"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F48E60D" w14:textId="77777777" w:rsidR="00B52E78" w:rsidRPr="00121EEC" w:rsidRDefault="00B52E78" w:rsidP="00293F05">
            <w:pPr>
              <w:rPr>
                <w:rFonts w:eastAsia="Times New Roman" w:cs="Arial"/>
                <w:sz w:val="20"/>
                <w:szCs w:val="20"/>
              </w:rPr>
            </w:pPr>
          </w:p>
        </w:tc>
      </w:tr>
      <w:tr w:rsidR="00B52E78" w14:paraId="50CD283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712511FB"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62FBD6D"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6082C029"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1312BC44" w14:textId="77777777" w:rsidR="00B52E78" w:rsidRPr="00121EEC" w:rsidRDefault="00B52E78" w:rsidP="00293F05">
            <w:pPr>
              <w:rPr>
                <w:rFonts w:eastAsia="Times New Roman" w:cs="Arial"/>
                <w:sz w:val="20"/>
                <w:szCs w:val="20"/>
              </w:rPr>
            </w:pPr>
          </w:p>
        </w:tc>
      </w:tr>
      <w:tr w:rsidR="00B52E78" w14:paraId="4DA56340"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698D7417"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2AB7E94"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3823E702"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5461F94A" w14:textId="77777777" w:rsidR="00B52E78" w:rsidRPr="00121EEC" w:rsidRDefault="00B52E78" w:rsidP="00293F05">
            <w:pPr>
              <w:rPr>
                <w:rFonts w:eastAsia="Times New Roman" w:cs="Arial"/>
                <w:sz w:val="20"/>
                <w:szCs w:val="20"/>
              </w:rPr>
            </w:pPr>
          </w:p>
        </w:tc>
      </w:tr>
      <w:tr w:rsidR="00B52E78" w14:paraId="7DBE5D5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5CDD6025"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33BE59BD"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28856986"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212E068F" w14:textId="77777777" w:rsidR="00B52E78" w:rsidRPr="00121EEC" w:rsidRDefault="00B52E78" w:rsidP="00293F05">
            <w:pPr>
              <w:rPr>
                <w:rFonts w:eastAsia="Times New Roman" w:cs="Arial"/>
                <w:sz w:val="20"/>
                <w:szCs w:val="20"/>
              </w:rPr>
            </w:pPr>
          </w:p>
        </w:tc>
      </w:tr>
      <w:tr w:rsidR="00B52E78" w14:paraId="4C422596"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B108238"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360521F"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713B3671"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07A47C53" w14:textId="77777777" w:rsidR="00B52E78" w:rsidRPr="00121EEC" w:rsidRDefault="00B52E78" w:rsidP="00293F05">
            <w:pPr>
              <w:rPr>
                <w:rFonts w:eastAsia="Times New Roman" w:cs="Arial"/>
                <w:sz w:val="20"/>
                <w:szCs w:val="20"/>
              </w:rPr>
            </w:pPr>
          </w:p>
        </w:tc>
      </w:tr>
      <w:tr w:rsidR="00B52E78" w14:paraId="6C834397"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20A8D67E"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83961F0"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1C6EF694"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67F63CB1" w14:textId="77777777" w:rsidR="00B52E78" w:rsidRPr="00121EEC" w:rsidRDefault="00B52E78" w:rsidP="00293F05">
            <w:pPr>
              <w:rPr>
                <w:rFonts w:eastAsia="Times New Roman" w:cs="Arial"/>
                <w:sz w:val="20"/>
                <w:szCs w:val="20"/>
              </w:rPr>
            </w:pPr>
          </w:p>
        </w:tc>
      </w:tr>
      <w:tr w:rsidR="00B52E78" w14:paraId="5774D88C" w14:textId="77777777" w:rsidTr="004D4FC3">
        <w:trPr>
          <w:cantSplit/>
          <w:trHeight w:val="288"/>
          <w:jc w:val="center"/>
        </w:trPr>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14:paraId="02C4EA46" w14:textId="77777777" w:rsidR="00B52E78" w:rsidRDefault="00B52E78" w:rsidP="007A5C51">
            <w:pPr>
              <w:jc w:val="center"/>
              <w:rPr>
                <w:rFonts w:eastAsia="Times New Roman" w:cs="Arial"/>
                <w:sz w:val="20"/>
                <w:szCs w:val="20"/>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75C40FE" w14:textId="77777777" w:rsidR="00B52E78" w:rsidRPr="00121EEC" w:rsidRDefault="00B52E78" w:rsidP="007A5C51">
            <w:pPr>
              <w:jc w:val="center"/>
              <w:rPr>
                <w:rFonts w:eastAsia="Times New Roman" w:cs="Arial"/>
                <w:sz w:val="20"/>
                <w:szCs w:val="20"/>
              </w:rPr>
            </w:pPr>
          </w:p>
        </w:tc>
        <w:tc>
          <w:tcPr>
            <w:tcW w:w="4386" w:type="dxa"/>
            <w:tcBorders>
              <w:top w:val="single" w:sz="4" w:space="0" w:color="auto"/>
              <w:left w:val="single" w:sz="4" w:space="0" w:color="auto"/>
              <w:bottom w:val="single" w:sz="4" w:space="0" w:color="auto"/>
              <w:right w:val="single" w:sz="4" w:space="0" w:color="auto"/>
            </w:tcBorders>
            <w:shd w:val="clear" w:color="auto" w:fill="auto"/>
            <w:vAlign w:val="center"/>
          </w:tcPr>
          <w:p w14:paraId="093627A5" w14:textId="77777777" w:rsidR="00B52E78" w:rsidRDefault="00B52E78" w:rsidP="00293F05">
            <w:pPr>
              <w:rPr>
                <w:rFonts w:eastAsia="Times New Roman" w:cs="Arial"/>
                <w:sz w:val="20"/>
                <w:szCs w:val="20"/>
              </w:rPr>
            </w:pPr>
          </w:p>
        </w:tc>
        <w:tc>
          <w:tcPr>
            <w:tcW w:w="4286" w:type="dxa"/>
            <w:tcBorders>
              <w:top w:val="single" w:sz="4" w:space="0" w:color="auto"/>
              <w:left w:val="single" w:sz="4" w:space="0" w:color="auto"/>
              <w:bottom w:val="single" w:sz="4" w:space="0" w:color="auto"/>
              <w:right w:val="single" w:sz="4" w:space="0" w:color="auto"/>
            </w:tcBorders>
            <w:shd w:val="clear" w:color="auto" w:fill="auto"/>
            <w:vAlign w:val="center"/>
          </w:tcPr>
          <w:p w14:paraId="7D9BA779" w14:textId="77777777" w:rsidR="00B52E78" w:rsidRPr="00121EEC" w:rsidRDefault="00B52E78" w:rsidP="00293F05">
            <w:pPr>
              <w:rPr>
                <w:rFonts w:eastAsia="Times New Roman" w:cs="Arial"/>
                <w:sz w:val="20"/>
                <w:szCs w:val="20"/>
              </w:rPr>
            </w:pPr>
          </w:p>
        </w:tc>
      </w:tr>
    </w:tbl>
    <w:p w14:paraId="09FFC34B" w14:textId="4B6A9EC8" w:rsidR="002B341D" w:rsidRDefault="002B341D" w:rsidP="009919A7">
      <w:pPr>
        <w:rPr>
          <w:rFonts w:eastAsiaTheme="majorEastAsia" w:cs="Arial"/>
          <w:b/>
          <w:bCs/>
          <w:color w:val="1F4E79" w:themeColor="accent1" w:themeShade="80"/>
          <w:sz w:val="28"/>
          <w:szCs w:val="28"/>
        </w:rPr>
        <w:sectPr w:rsidR="002B341D" w:rsidSect="00EB7A75">
          <w:headerReference w:type="default" r:id="rId50"/>
          <w:headerReference w:type="first" r:id="rId51"/>
          <w:pgSz w:w="15840" w:h="12240" w:orient="landscape" w:code="1"/>
          <w:pgMar w:top="1440" w:right="1440" w:bottom="1152" w:left="1440" w:header="720" w:footer="720" w:gutter="0"/>
          <w:cols w:space="720"/>
          <w:docGrid w:linePitch="360"/>
        </w:sectPr>
      </w:pPr>
      <w:bookmarkStart w:id="216" w:name="_Toc427758954"/>
      <w:bookmarkStart w:id="217" w:name="_Toc430285593"/>
      <w:bookmarkEnd w:id="27"/>
      <w:bookmarkEnd w:id="90"/>
    </w:p>
    <w:p w14:paraId="0003B575" w14:textId="19416892" w:rsidR="00187C91" w:rsidRDefault="006D7574" w:rsidP="00054D3B">
      <w:pPr>
        <w:pStyle w:val="Heading1"/>
      </w:pPr>
      <w:r>
        <w:lastRenderedPageBreak/>
        <w:t>Section 2:  Project Planning</w:t>
      </w:r>
    </w:p>
    <w:p w14:paraId="1BF7FBAC" w14:textId="1460E3C7" w:rsidR="000F6CCD" w:rsidRPr="00BA386F" w:rsidRDefault="00563230" w:rsidP="00F90DA0">
      <w:pPr>
        <w:spacing w:before="120" w:line="276" w:lineRule="auto"/>
        <w:rPr>
          <w:szCs w:val="22"/>
        </w:rPr>
      </w:pPr>
      <w:r>
        <w:rPr>
          <w:szCs w:val="22"/>
        </w:rPr>
        <w:t>Illinois</w:t>
      </w:r>
      <w:r w:rsidR="00D71B0E">
        <w:rPr>
          <w:szCs w:val="22"/>
        </w:rPr>
        <w:t>’</w:t>
      </w:r>
      <w:r>
        <w:rPr>
          <w:szCs w:val="22"/>
        </w:rPr>
        <w:t xml:space="preserve"> long</w:t>
      </w:r>
      <w:r w:rsidR="00CA1CE7">
        <w:rPr>
          <w:szCs w:val="22"/>
        </w:rPr>
        <w:t>-</w:t>
      </w:r>
      <w:r>
        <w:rPr>
          <w:szCs w:val="22"/>
        </w:rPr>
        <w:t xml:space="preserve">term goals </w:t>
      </w:r>
      <w:r w:rsidR="00D71B0E">
        <w:rPr>
          <w:szCs w:val="22"/>
        </w:rPr>
        <w:t xml:space="preserve">for flood hazard identification align with FEMA Risk MAP goals, </w:t>
      </w:r>
      <w:r>
        <w:rPr>
          <w:szCs w:val="22"/>
        </w:rPr>
        <w:t xml:space="preserve">including replacing all paper FIRMs with </w:t>
      </w:r>
      <w:r w:rsidR="00D71B0E">
        <w:rPr>
          <w:szCs w:val="22"/>
        </w:rPr>
        <w:t>digital products</w:t>
      </w:r>
      <w:r w:rsidR="002A3BB9">
        <w:rPr>
          <w:szCs w:val="22"/>
        </w:rPr>
        <w:t>,</w:t>
      </w:r>
      <w:r w:rsidR="00D71B0E">
        <w:rPr>
          <w:szCs w:val="22"/>
        </w:rPr>
        <w:t xml:space="preserve"> </w:t>
      </w:r>
      <w:r w:rsidR="00E84D9D">
        <w:rPr>
          <w:szCs w:val="22"/>
        </w:rPr>
        <w:t xml:space="preserve">addressing high priority study needs, </w:t>
      </w:r>
      <w:r w:rsidR="00D71B0E">
        <w:rPr>
          <w:szCs w:val="22"/>
        </w:rPr>
        <w:t>developing watershed</w:t>
      </w:r>
      <w:r w:rsidR="00D77918">
        <w:rPr>
          <w:szCs w:val="22"/>
        </w:rPr>
        <w:t>-</w:t>
      </w:r>
      <w:r w:rsidR="00D71B0E">
        <w:rPr>
          <w:szCs w:val="22"/>
        </w:rPr>
        <w:t>based hydrology and hydraulics</w:t>
      </w:r>
      <w:r w:rsidR="00EB407E">
        <w:rPr>
          <w:szCs w:val="22"/>
        </w:rPr>
        <w:t xml:space="preserve">, </w:t>
      </w:r>
      <w:r w:rsidR="00EB407E" w:rsidRPr="006E2F67">
        <w:rPr>
          <w:szCs w:val="22"/>
        </w:rPr>
        <w:t>and building greater resiliency</w:t>
      </w:r>
      <w:r w:rsidR="00E84D9D" w:rsidRPr="006E2F67">
        <w:rPr>
          <w:szCs w:val="22"/>
        </w:rPr>
        <w:t>.</w:t>
      </w:r>
      <w:r w:rsidR="00D71B0E">
        <w:rPr>
          <w:szCs w:val="22"/>
        </w:rPr>
        <w:t xml:space="preserve"> </w:t>
      </w:r>
      <w:r w:rsidR="002A3BB9">
        <w:rPr>
          <w:szCs w:val="22"/>
        </w:rPr>
        <w:t>Illinois p</w:t>
      </w:r>
      <w:r w:rsidR="00D71B0E">
        <w:rPr>
          <w:szCs w:val="22"/>
        </w:rPr>
        <w:t xml:space="preserve">rojects </w:t>
      </w:r>
      <w:r w:rsidR="002A3BB9">
        <w:rPr>
          <w:szCs w:val="22"/>
        </w:rPr>
        <w:t xml:space="preserve">by study </w:t>
      </w:r>
      <w:r w:rsidR="00D71B0E">
        <w:rPr>
          <w:szCs w:val="22"/>
        </w:rPr>
        <w:t>type</w:t>
      </w:r>
      <w:r w:rsidR="002A3BB9">
        <w:rPr>
          <w:szCs w:val="22"/>
        </w:rPr>
        <w:t>: Paper Inventory Reduction (PIR), unverified streams (CNMS) study needs</w:t>
      </w:r>
      <w:r w:rsidR="005D742E">
        <w:rPr>
          <w:szCs w:val="22"/>
        </w:rPr>
        <w:t>,</w:t>
      </w:r>
      <w:r w:rsidR="002A3BB9">
        <w:rPr>
          <w:szCs w:val="22"/>
        </w:rPr>
        <w:t xml:space="preserve"> and Discovery for watershed</w:t>
      </w:r>
      <w:r w:rsidR="00D77918">
        <w:rPr>
          <w:szCs w:val="22"/>
        </w:rPr>
        <w:t>-</w:t>
      </w:r>
      <w:r w:rsidR="002A3BB9">
        <w:rPr>
          <w:szCs w:val="22"/>
        </w:rPr>
        <w:t xml:space="preserve">scale hydrologic and hydraulic data development are discussed and prioritized within each study type. </w:t>
      </w:r>
      <w:proofErr w:type="gramStart"/>
      <w:r w:rsidR="00D71B0E">
        <w:rPr>
          <w:szCs w:val="22"/>
        </w:rPr>
        <w:t>On the basi</w:t>
      </w:r>
      <w:r w:rsidR="000169A3">
        <w:rPr>
          <w:szCs w:val="22"/>
        </w:rPr>
        <w:t>s of</w:t>
      </w:r>
      <w:proofErr w:type="gramEnd"/>
      <w:r w:rsidR="000169A3">
        <w:rPr>
          <w:szCs w:val="22"/>
        </w:rPr>
        <w:t xml:space="preserve"> Illinois priorities</w:t>
      </w:r>
      <w:r w:rsidR="00CA1CE7">
        <w:rPr>
          <w:szCs w:val="22"/>
        </w:rPr>
        <w:t>,</w:t>
      </w:r>
      <w:r w:rsidR="000169A3">
        <w:rPr>
          <w:szCs w:val="22"/>
        </w:rPr>
        <w:t xml:space="preserve"> </w:t>
      </w:r>
      <w:r w:rsidR="00A909A4">
        <w:rPr>
          <w:szCs w:val="22"/>
        </w:rPr>
        <w:t xml:space="preserve">the </w:t>
      </w:r>
      <w:r w:rsidR="000169A3">
        <w:rPr>
          <w:szCs w:val="22"/>
        </w:rPr>
        <w:t>five-</w:t>
      </w:r>
      <w:r w:rsidR="00D71B0E">
        <w:rPr>
          <w:szCs w:val="22"/>
        </w:rPr>
        <w:t xml:space="preserve">year plan was </w:t>
      </w:r>
      <w:r w:rsidR="00A909A4">
        <w:rPr>
          <w:szCs w:val="22"/>
        </w:rPr>
        <w:t xml:space="preserve">updated </w:t>
      </w:r>
      <w:r w:rsidR="00D71B0E">
        <w:rPr>
          <w:szCs w:val="22"/>
        </w:rPr>
        <w:t xml:space="preserve">considering </w:t>
      </w:r>
      <w:r w:rsidR="00EB407E">
        <w:rPr>
          <w:szCs w:val="22"/>
        </w:rPr>
        <w:t xml:space="preserve">a </w:t>
      </w:r>
      <w:r w:rsidR="00C64634" w:rsidRPr="00BA386F">
        <w:rPr>
          <w:szCs w:val="22"/>
        </w:rPr>
        <w:t>combi</w:t>
      </w:r>
      <w:r w:rsidR="009A5C83">
        <w:rPr>
          <w:szCs w:val="22"/>
        </w:rPr>
        <w:t>nation of the factors</w:t>
      </w:r>
      <w:r w:rsidR="002A3BB9">
        <w:rPr>
          <w:szCs w:val="22"/>
        </w:rPr>
        <w:t xml:space="preserve"> listed below</w:t>
      </w:r>
      <w:r w:rsidR="009A5C83">
        <w:rPr>
          <w:szCs w:val="22"/>
        </w:rPr>
        <w:t xml:space="preserve">. The overall five-year plan, detailed by project type, location, task range, and funding year, </w:t>
      </w:r>
      <w:r w:rsidR="005D742E">
        <w:rPr>
          <w:szCs w:val="22"/>
        </w:rPr>
        <w:t>is</w:t>
      </w:r>
      <w:r w:rsidR="009A5C83">
        <w:rPr>
          <w:szCs w:val="22"/>
        </w:rPr>
        <w:t xml:space="preserve"> found at the end of Section 2</w:t>
      </w:r>
      <w:r w:rsidR="001C6689">
        <w:rPr>
          <w:szCs w:val="22"/>
        </w:rPr>
        <w:t xml:space="preserve"> in </w:t>
      </w:r>
      <w:r w:rsidR="00412A39">
        <w:rPr>
          <w:szCs w:val="22"/>
        </w:rPr>
        <w:fldChar w:fldCharType="begin"/>
      </w:r>
      <w:r w:rsidR="00412A39">
        <w:rPr>
          <w:szCs w:val="22"/>
        </w:rPr>
        <w:instrText xml:space="preserve"> REF _Ref8830094 \h </w:instrText>
      </w:r>
      <w:r w:rsidR="00412A39">
        <w:rPr>
          <w:szCs w:val="22"/>
        </w:rPr>
      </w:r>
      <w:r w:rsidR="00412A39">
        <w:rPr>
          <w:szCs w:val="22"/>
        </w:rPr>
        <w:fldChar w:fldCharType="separate"/>
      </w:r>
      <w:r w:rsidR="00225999">
        <w:t xml:space="preserve">Table </w:t>
      </w:r>
      <w:r w:rsidR="00225999">
        <w:rPr>
          <w:noProof/>
        </w:rPr>
        <w:t>7</w:t>
      </w:r>
      <w:r w:rsidR="00412A39">
        <w:rPr>
          <w:szCs w:val="22"/>
        </w:rPr>
        <w:fldChar w:fldCharType="end"/>
      </w:r>
      <w:r w:rsidR="00412A39">
        <w:rPr>
          <w:szCs w:val="22"/>
        </w:rPr>
        <w:fldChar w:fldCharType="begin"/>
      </w:r>
      <w:r w:rsidR="00412A39">
        <w:rPr>
          <w:szCs w:val="22"/>
        </w:rPr>
        <w:instrText xml:space="preserve"> REF _Ref8830094 \h </w:instrText>
      </w:r>
      <w:r w:rsidR="00412A39">
        <w:rPr>
          <w:szCs w:val="22"/>
        </w:rPr>
      </w:r>
      <w:r w:rsidR="00412A39">
        <w:rPr>
          <w:szCs w:val="22"/>
        </w:rPr>
        <w:fldChar w:fldCharType="separate"/>
      </w:r>
      <w:r w:rsidR="00225999">
        <w:t xml:space="preserve">Table </w:t>
      </w:r>
      <w:r w:rsidR="00225999">
        <w:rPr>
          <w:noProof/>
        </w:rPr>
        <w:t>7</w:t>
      </w:r>
      <w:r w:rsidR="00412A39">
        <w:rPr>
          <w:szCs w:val="22"/>
        </w:rPr>
        <w:fldChar w:fldCharType="end"/>
      </w:r>
      <w:r w:rsidR="009A5C83">
        <w:rPr>
          <w:szCs w:val="22"/>
        </w:rPr>
        <w:t>.</w:t>
      </w:r>
    </w:p>
    <w:p w14:paraId="1BE1D102" w14:textId="448A3355" w:rsidR="00C64634" w:rsidRPr="00BA386F" w:rsidRDefault="00C64634" w:rsidP="00191B3F">
      <w:pPr>
        <w:pStyle w:val="ListParagraph"/>
        <w:numPr>
          <w:ilvl w:val="0"/>
          <w:numId w:val="3"/>
        </w:numPr>
        <w:spacing w:line="276" w:lineRule="auto"/>
        <w:rPr>
          <w:szCs w:val="22"/>
        </w:rPr>
      </w:pPr>
      <w:r w:rsidRPr="00BA386F">
        <w:rPr>
          <w:szCs w:val="22"/>
        </w:rPr>
        <w:t>Paper inventory reduction of unmodernized counties</w:t>
      </w:r>
    </w:p>
    <w:p w14:paraId="7737D41C" w14:textId="0D472AFB" w:rsidR="00C64634" w:rsidRDefault="00C64634" w:rsidP="00191B3F">
      <w:pPr>
        <w:pStyle w:val="ListParagraph"/>
        <w:numPr>
          <w:ilvl w:val="0"/>
          <w:numId w:val="3"/>
        </w:numPr>
        <w:spacing w:line="276" w:lineRule="auto"/>
        <w:rPr>
          <w:szCs w:val="22"/>
        </w:rPr>
      </w:pPr>
      <w:r w:rsidRPr="00BA386F">
        <w:rPr>
          <w:szCs w:val="22"/>
        </w:rPr>
        <w:t xml:space="preserve">Optimize investment by leveraging best available data (e.g., </w:t>
      </w:r>
      <w:r w:rsidR="00563230">
        <w:rPr>
          <w:szCs w:val="22"/>
        </w:rPr>
        <w:t>IDNR/OWR</w:t>
      </w:r>
      <w:r w:rsidR="00563230" w:rsidRPr="00BA386F">
        <w:rPr>
          <w:szCs w:val="22"/>
        </w:rPr>
        <w:t xml:space="preserve"> </w:t>
      </w:r>
      <w:r w:rsidR="00F90DA0" w:rsidRPr="00BA386F">
        <w:rPr>
          <w:szCs w:val="22"/>
        </w:rPr>
        <w:t xml:space="preserve">Wabash </w:t>
      </w:r>
      <w:r w:rsidR="00563230">
        <w:rPr>
          <w:szCs w:val="22"/>
        </w:rPr>
        <w:t xml:space="preserve">River </w:t>
      </w:r>
      <w:r w:rsidR="00F90DA0">
        <w:rPr>
          <w:szCs w:val="22"/>
        </w:rPr>
        <w:t xml:space="preserve">study, </w:t>
      </w:r>
      <w:r w:rsidRPr="00BA386F">
        <w:rPr>
          <w:szCs w:val="22"/>
        </w:rPr>
        <w:t xml:space="preserve">and </w:t>
      </w:r>
      <w:r w:rsidR="00F90DA0">
        <w:rPr>
          <w:szCs w:val="22"/>
        </w:rPr>
        <w:t xml:space="preserve">recent </w:t>
      </w:r>
      <w:r w:rsidRPr="00BA386F">
        <w:rPr>
          <w:szCs w:val="22"/>
        </w:rPr>
        <w:t>LiDAR</w:t>
      </w:r>
      <w:r w:rsidR="00F90DA0">
        <w:rPr>
          <w:szCs w:val="22"/>
        </w:rPr>
        <w:t xml:space="preserve"> development</w:t>
      </w:r>
      <w:r w:rsidRPr="00BA386F">
        <w:rPr>
          <w:szCs w:val="22"/>
        </w:rPr>
        <w:t>)</w:t>
      </w:r>
    </w:p>
    <w:p w14:paraId="7C8E5AA6" w14:textId="7551AED9" w:rsidR="006A599D" w:rsidRPr="00BA386F" w:rsidRDefault="006A599D" w:rsidP="00191B3F">
      <w:pPr>
        <w:pStyle w:val="ListParagraph"/>
        <w:numPr>
          <w:ilvl w:val="0"/>
          <w:numId w:val="3"/>
        </w:numPr>
        <w:spacing w:line="276" w:lineRule="auto"/>
        <w:rPr>
          <w:szCs w:val="22"/>
        </w:rPr>
      </w:pPr>
      <w:r>
        <w:rPr>
          <w:szCs w:val="22"/>
        </w:rPr>
        <w:t xml:space="preserve">CNMS unverified studies </w:t>
      </w:r>
    </w:p>
    <w:p w14:paraId="01D45262" w14:textId="064F9383" w:rsidR="0084284D" w:rsidRPr="00BA386F" w:rsidRDefault="0084284D" w:rsidP="00191B3F">
      <w:pPr>
        <w:pStyle w:val="ListParagraph"/>
        <w:numPr>
          <w:ilvl w:val="0"/>
          <w:numId w:val="3"/>
        </w:numPr>
        <w:spacing w:line="276" w:lineRule="auto"/>
        <w:rPr>
          <w:szCs w:val="22"/>
        </w:rPr>
      </w:pPr>
      <w:r w:rsidRPr="00BA386F">
        <w:rPr>
          <w:szCs w:val="22"/>
        </w:rPr>
        <w:t xml:space="preserve">Areas with engaged community partners with data development </w:t>
      </w:r>
      <w:r w:rsidR="00D77918">
        <w:rPr>
          <w:szCs w:val="22"/>
        </w:rPr>
        <w:t>request</w:t>
      </w:r>
      <w:r w:rsidRPr="00BA386F">
        <w:rPr>
          <w:szCs w:val="22"/>
        </w:rPr>
        <w:t>s to assess risk</w:t>
      </w:r>
    </w:p>
    <w:p w14:paraId="2E11443D" w14:textId="1590C5C5" w:rsidR="00C64634" w:rsidRPr="00BA386F" w:rsidRDefault="00C64634" w:rsidP="00191B3F">
      <w:pPr>
        <w:pStyle w:val="ListParagraph"/>
        <w:numPr>
          <w:ilvl w:val="0"/>
          <w:numId w:val="3"/>
        </w:numPr>
        <w:spacing w:line="276" w:lineRule="auto"/>
        <w:rPr>
          <w:szCs w:val="22"/>
        </w:rPr>
      </w:pPr>
      <w:r w:rsidRPr="00BA386F">
        <w:rPr>
          <w:szCs w:val="22"/>
        </w:rPr>
        <w:t xml:space="preserve">CTP ability to balance ongoing projects and </w:t>
      </w:r>
      <w:proofErr w:type="gramStart"/>
      <w:r w:rsidRPr="00BA386F">
        <w:rPr>
          <w:szCs w:val="22"/>
        </w:rPr>
        <w:t>complete</w:t>
      </w:r>
      <w:proofErr w:type="gramEnd"/>
      <w:r w:rsidRPr="00BA386F">
        <w:rPr>
          <w:szCs w:val="22"/>
        </w:rPr>
        <w:t xml:space="preserve"> new projects in a timely manner</w:t>
      </w:r>
    </w:p>
    <w:p w14:paraId="7BC8FFD8" w14:textId="6EB11016" w:rsidR="00C64634" w:rsidRPr="00BA386F" w:rsidRDefault="00C64634" w:rsidP="00191B3F">
      <w:pPr>
        <w:pStyle w:val="ListParagraph"/>
        <w:numPr>
          <w:ilvl w:val="0"/>
          <w:numId w:val="3"/>
        </w:numPr>
        <w:spacing w:line="276" w:lineRule="auto"/>
        <w:rPr>
          <w:szCs w:val="22"/>
        </w:rPr>
      </w:pPr>
      <w:r w:rsidRPr="00BA386F">
        <w:rPr>
          <w:szCs w:val="22"/>
        </w:rPr>
        <w:t xml:space="preserve">Advance stated </w:t>
      </w:r>
      <w:r w:rsidR="00A909A4" w:rsidRPr="00BA386F">
        <w:rPr>
          <w:szCs w:val="22"/>
        </w:rPr>
        <w:t>FY</w:t>
      </w:r>
      <w:r w:rsidR="00A909A4">
        <w:rPr>
          <w:szCs w:val="22"/>
        </w:rPr>
        <w:t>20</w:t>
      </w:r>
      <w:r w:rsidR="00A909A4" w:rsidRPr="00BA386F">
        <w:rPr>
          <w:szCs w:val="22"/>
        </w:rPr>
        <w:t xml:space="preserve"> </w:t>
      </w:r>
      <w:r w:rsidRPr="00BA386F">
        <w:rPr>
          <w:szCs w:val="22"/>
        </w:rPr>
        <w:t>priorities for Region V and FEMA HQ, and help attain metrics</w:t>
      </w:r>
    </w:p>
    <w:p w14:paraId="1034019B" w14:textId="66109DFD" w:rsidR="00C64634" w:rsidRDefault="00C64634" w:rsidP="004F7645"/>
    <w:p w14:paraId="0087474C" w14:textId="5149B6D8" w:rsidR="00D70F86" w:rsidRPr="00C2481A" w:rsidRDefault="003C0F39" w:rsidP="00AA41E2">
      <w:pPr>
        <w:pStyle w:val="Heading2"/>
      </w:pPr>
      <w:r>
        <w:t xml:space="preserve">Paper Inventory Reduction / </w:t>
      </w:r>
      <w:r w:rsidR="00D70F86" w:rsidRPr="00C2481A">
        <w:t>Completion of Statewide Digital Mapping</w:t>
      </w:r>
    </w:p>
    <w:p w14:paraId="07F70D29" w14:textId="7A40118A" w:rsidR="00E32DA3" w:rsidRDefault="00FB5591" w:rsidP="001C04FA">
      <w:pPr>
        <w:spacing w:line="276" w:lineRule="auto"/>
        <w:jc w:val="both"/>
        <w:sectPr w:rsidR="00E32DA3" w:rsidSect="00EB7A75">
          <w:headerReference w:type="default" r:id="rId52"/>
          <w:headerReference w:type="first" r:id="rId53"/>
          <w:pgSz w:w="12240" w:h="15840" w:code="1"/>
          <w:pgMar w:top="1440" w:right="1440" w:bottom="1440" w:left="1440" w:header="720" w:footer="720" w:gutter="0"/>
          <w:cols w:space="720"/>
          <w:docGrid w:linePitch="360"/>
        </w:sectPr>
      </w:pPr>
      <w:r>
        <w:fldChar w:fldCharType="begin"/>
      </w:r>
      <w:r>
        <w:instrText xml:space="preserve"> REF _Ref8824176 \h </w:instrText>
      </w:r>
      <w:r>
        <w:fldChar w:fldCharType="separate"/>
      </w:r>
      <w:r w:rsidR="00067F07" w:rsidRPr="00067F07">
        <w:rPr>
          <w:b/>
          <w:bCs/>
        </w:rPr>
        <w:t>https://www.illinoisfloodmaps.org/</w:t>
      </w:r>
      <w:r>
        <w:fldChar w:fldCharType="end"/>
      </w:r>
      <w:r>
        <w:t xml:space="preserve"> </w:t>
      </w:r>
      <w:r w:rsidR="00D70F86">
        <w:t>illustrates the</w:t>
      </w:r>
      <w:r w:rsidR="00D70F86" w:rsidRPr="00C2481A">
        <w:t xml:space="preserve"> </w:t>
      </w:r>
      <w:r w:rsidR="007654B2">
        <w:t>6</w:t>
      </w:r>
      <w:r w:rsidR="00622CED">
        <w:t xml:space="preserve"> </w:t>
      </w:r>
      <w:r w:rsidR="00D70F86" w:rsidRPr="00C2481A">
        <w:t>counties</w:t>
      </w:r>
      <w:r w:rsidR="00D70F86">
        <w:t xml:space="preserve"> that have not been funded for digital FIRM production and </w:t>
      </w:r>
      <w:r w:rsidR="00D70F86" w:rsidRPr="00C2481A">
        <w:t>remain without improved flood hazard mapping in a digital format</w:t>
      </w:r>
      <w:r w:rsidR="00D70F86">
        <w:t>.</w:t>
      </w:r>
      <w:r w:rsidR="00D70F86" w:rsidRPr="00C2481A">
        <w:t xml:space="preserve"> </w:t>
      </w:r>
      <w:r w:rsidR="009500B0">
        <w:fldChar w:fldCharType="begin"/>
      </w:r>
      <w:r w:rsidR="009500B0">
        <w:instrText xml:space="preserve"> REF _Ref8822585 \h </w:instrText>
      </w:r>
      <w:r w:rsidR="009500B0">
        <w:fldChar w:fldCharType="separate"/>
      </w:r>
      <w:r w:rsidR="00225999">
        <w:t xml:space="preserve">         Table </w:t>
      </w:r>
      <w:r w:rsidR="00225999">
        <w:rPr>
          <w:noProof/>
        </w:rPr>
        <w:t>2</w:t>
      </w:r>
      <w:r w:rsidR="009500B0">
        <w:fldChar w:fldCharType="end"/>
      </w:r>
      <w:r w:rsidR="009500B0">
        <w:t xml:space="preserve"> </w:t>
      </w:r>
      <w:r w:rsidR="00D70F86">
        <w:t xml:space="preserve">lists the counties in order of </w:t>
      </w:r>
      <w:r w:rsidR="00622CED">
        <w:t xml:space="preserve">Federal Funding Year for </w:t>
      </w:r>
      <w:r w:rsidR="00D70F86">
        <w:t>co</w:t>
      </w:r>
      <w:r w:rsidR="000F53FB">
        <w:t>untywide DFIRM initiation. LiDAR</w:t>
      </w:r>
      <w:r w:rsidR="00D70F86">
        <w:t xml:space="preserve"> is available for all counties with a minimum Q</w:t>
      </w:r>
      <w:r w:rsidR="00EC5161">
        <w:t>uality Level of 3</w:t>
      </w:r>
      <w:r>
        <w:t>. S</w:t>
      </w:r>
      <w:r w:rsidR="00EC5161">
        <w:t xml:space="preserve">ee </w:t>
      </w:r>
      <w:r>
        <w:t>Appendix for more information about LiDAR status</w:t>
      </w:r>
      <w:r w:rsidR="00D70F86">
        <w:t xml:space="preserve">. </w:t>
      </w:r>
      <w:r w:rsidR="00D024EA">
        <w:t>Hydrologic and hydraulic analyses are underway in some of the counties as part of watershed</w:t>
      </w:r>
      <w:r w:rsidR="00D77918">
        <w:t>-</w:t>
      </w:r>
      <w:r w:rsidR="00D024EA">
        <w:t xml:space="preserve">scale analyses, </w:t>
      </w:r>
      <w:r w:rsidR="001122E0">
        <w:t>e.g.,</w:t>
      </w:r>
      <w:r w:rsidR="00D024EA">
        <w:t xml:space="preserve"> Edwards. </w:t>
      </w:r>
      <w:r w:rsidR="00B74326">
        <w:t xml:space="preserve">Mapping updates should be coordinated with outreach to counties not currently participating in the National Flood Insurance Program or without current Hazard Mitigation Plans. </w:t>
      </w:r>
    </w:p>
    <w:p w14:paraId="7A831D1B" w14:textId="58F1C331" w:rsidR="00D70F86" w:rsidRDefault="00D70F86" w:rsidP="001D3763">
      <w:pPr>
        <w:spacing w:line="276" w:lineRule="auto"/>
      </w:pPr>
    </w:p>
    <w:p w14:paraId="4C986B08" w14:textId="6B778754" w:rsidR="0006622A" w:rsidRDefault="00944F8F" w:rsidP="00CE3483">
      <w:pPr>
        <w:pStyle w:val="Caption"/>
        <w:keepNext/>
        <w:jc w:val="left"/>
      </w:pPr>
      <w:bookmarkStart w:id="238" w:name="_Ref8822585"/>
      <w:bookmarkStart w:id="239" w:name="_Toc146207551"/>
      <w:r w:rsidRPr="004547EA">
        <w:rPr>
          <w:noProof/>
        </w:rPr>
        <w:drawing>
          <wp:anchor distT="0" distB="0" distL="114300" distR="114300" simplePos="0" relativeHeight="251658249" behindDoc="0" locked="0" layoutInCell="1" allowOverlap="0" wp14:anchorId="51E17CA6" wp14:editId="3EE19D2B">
            <wp:simplePos x="0" y="0"/>
            <wp:positionH relativeFrom="page">
              <wp:posOffset>5174615</wp:posOffset>
            </wp:positionH>
            <wp:positionV relativeFrom="paragraph">
              <wp:posOffset>300990</wp:posOffset>
            </wp:positionV>
            <wp:extent cx="3439795" cy="5657850"/>
            <wp:effectExtent l="0" t="0" r="8255"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4"/>
                    <a:stretch>
                      <a:fillRect/>
                    </a:stretch>
                  </pic:blipFill>
                  <pic:spPr>
                    <a:xfrm>
                      <a:off x="0" y="0"/>
                      <a:ext cx="3439795" cy="5657850"/>
                    </a:xfrm>
                    <a:prstGeom prst="rect">
                      <a:avLst/>
                    </a:prstGeom>
                  </pic:spPr>
                </pic:pic>
              </a:graphicData>
            </a:graphic>
            <wp14:sizeRelH relativeFrom="margin">
              <wp14:pctWidth>0</wp14:pctWidth>
            </wp14:sizeRelH>
            <wp14:sizeRelV relativeFrom="margin">
              <wp14:pctHeight>0</wp14:pctHeight>
            </wp14:sizeRelV>
          </wp:anchor>
        </w:drawing>
      </w:r>
      <w:r w:rsidR="003600AD">
        <w:t xml:space="preserve">         </w:t>
      </w:r>
      <w:r w:rsidR="0006622A">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2</w:t>
      </w:r>
      <w:r w:rsidR="002823F3">
        <w:rPr>
          <w:noProof/>
        </w:rPr>
        <w:fldChar w:fldCharType="end"/>
      </w:r>
      <w:bookmarkEnd w:id="238"/>
      <w:r w:rsidR="0006622A">
        <w:t>. Paper Inventory Reduction Prioritization</w:t>
      </w:r>
      <w:bookmarkEnd w:id="239"/>
    </w:p>
    <w:tbl>
      <w:tblPr>
        <w:tblpPr w:leftFromText="180" w:rightFromText="180" w:vertAnchor="page" w:horzAnchor="margin" w:tblpY="1516"/>
        <w:tblW w:w="6177" w:type="dxa"/>
        <w:tblLook w:val="04A0" w:firstRow="1" w:lastRow="0" w:firstColumn="1" w:lastColumn="0" w:noHBand="0" w:noVBand="1"/>
      </w:tblPr>
      <w:tblGrid>
        <w:gridCol w:w="1840"/>
        <w:gridCol w:w="960"/>
        <w:gridCol w:w="1269"/>
        <w:gridCol w:w="999"/>
        <w:gridCol w:w="1109"/>
      </w:tblGrid>
      <w:tr w:rsidR="003600AD" w:rsidRPr="007952C7" w14:paraId="007F4234" w14:textId="77777777" w:rsidTr="003600AD">
        <w:trPr>
          <w:trHeight w:val="1170"/>
        </w:trPr>
        <w:tc>
          <w:tcPr>
            <w:tcW w:w="1840" w:type="dxa"/>
            <w:tcBorders>
              <w:top w:val="nil"/>
              <w:left w:val="nil"/>
              <w:bottom w:val="nil"/>
              <w:right w:val="nil"/>
            </w:tcBorders>
            <w:shd w:val="clear" w:color="auto" w:fill="auto"/>
            <w:vAlign w:val="bottom"/>
            <w:hideMark/>
          </w:tcPr>
          <w:p w14:paraId="7E151A96" w14:textId="77777777" w:rsidR="003600AD" w:rsidRPr="007952C7" w:rsidRDefault="003600AD" w:rsidP="003600AD">
            <w:pPr>
              <w:jc w:val="center"/>
              <w:rPr>
                <w:rFonts w:ascii="Arial Unicode MS" w:eastAsia="Arial Unicode MS" w:hAnsi="Arial Unicode MS" w:cs="Arial Unicode MS"/>
                <w:b/>
                <w:bCs/>
                <w:color w:val="000000"/>
                <w:sz w:val="20"/>
                <w:szCs w:val="20"/>
              </w:rPr>
            </w:pPr>
            <w:r w:rsidRPr="007952C7">
              <w:rPr>
                <w:rFonts w:ascii="Arial Unicode MS" w:eastAsia="Arial Unicode MS" w:hAnsi="Arial Unicode MS" w:cs="Arial Unicode MS" w:hint="eastAsia"/>
                <w:b/>
                <w:bCs/>
                <w:color w:val="000000"/>
                <w:sz w:val="20"/>
                <w:szCs w:val="20"/>
              </w:rPr>
              <w:t>County Name</w:t>
            </w:r>
          </w:p>
        </w:tc>
        <w:tc>
          <w:tcPr>
            <w:tcW w:w="960" w:type="dxa"/>
            <w:tcBorders>
              <w:top w:val="nil"/>
              <w:left w:val="nil"/>
              <w:bottom w:val="nil"/>
              <w:right w:val="nil"/>
            </w:tcBorders>
            <w:shd w:val="clear" w:color="auto" w:fill="auto"/>
            <w:vAlign w:val="bottom"/>
            <w:hideMark/>
          </w:tcPr>
          <w:p w14:paraId="0AA9E8E0" w14:textId="77777777" w:rsidR="003600AD" w:rsidRPr="007952C7" w:rsidRDefault="003600AD" w:rsidP="003600AD">
            <w:pPr>
              <w:jc w:val="center"/>
              <w:rPr>
                <w:rFonts w:ascii="Arial Unicode MS" w:eastAsia="Arial Unicode MS" w:hAnsi="Arial Unicode MS" w:cs="Arial Unicode MS"/>
                <w:b/>
                <w:bCs/>
                <w:color w:val="000000"/>
                <w:sz w:val="20"/>
                <w:szCs w:val="20"/>
              </w:rPr>
            </w:pPr>
            <w:r w:rsidRPr="007952C7">
              <w:rPr>
                <w:rFonts w:ascii="Arial Unicode MS" w:eastAsia="Arial Unicode MS" w:hAnsi="Arial Unicode MS" w:cs="Arial Unicode MS" w:hint="eastAsia"/>
                <w:b/>
                <w:bCs/>
                <w:color w:val="000000"/>
                <w:sz w:val="20"/>
                <w:szCs w:val="20"/>
              </w:rPr>
              <w:t xml:space="preserve">FIPS </w:t>
            </w:r>
          </w:p>
        </w:tc>
        <w:tc>
          <w:tcPr>
            <w:tcW w:w="1269" w:type="dxa"/>
            <w:tcBorders>
              <w:top w:val="nil"/>
              <w:left w:val="nil"/>
              <w:bottom w:val="nil"/>
              <w:right w:val="nil"/>
            </w:tcBorders>
            <w:shd w:val="clear" w:color="auto" w:fill="auto"/>
            <w:vAlign w:val="bottom"/>
            <w:hideMark/>
          </w:tcPr>
          <w:p w14:paraId="3357A0EF" w14:textId="77777777" w:rsidR="003600AD" w:rsidRPr="007952C7" w:rsidRDefault="003600AD" w:rsidP="003600AD">
            <w:pPr>
              <w:jc w:val="center"/>
              <w:rPr>
                <w:rFonts w:ascii="Arial Unicode MS" w:eastAsia="Arial Unicode MS" w:hAnsi="Arial Unicode MS" w:cs="Arial Unicode MS"/>
                <w:b/>
                <w:bCs/>
                <w:color w:val="000000"/>
                <w:sz w:val="20"/>
                <w:szCs w:val="20"/>
              </w:rPr>
            </w:pPr>
            <w:r w:rsidRPr="00A37D68">
              <w:rPr>
                <w:rFonts w:ascii="Arial Unicode MS" w:eastAsia="Arial Unicode MS" w:hAnsi="Arial Unicode MS" w:cs="Arial Unicode MS" w:hint="eastAsia"/>
                <w:b/>
                <w:bCs/>
                <w:noProof/>
                <w:color w:val="000000"/>
                <w:sz w:val="20"/>
                <w:szCs w:val="20"/>
              </w:rPr>
              <w:t>Population</w:t>
            </w:r>
            <w:r w:rsidRPr="007952C7">
              <w:rPr>
                <w:rFonts w:ascii="Arial Unicode MS" w:eastAsia="Arial Unicode MS" w:hAnsi="Arial Unicode MS" w:cs="Arial Unicode MS" w:hint="eastAsia"/>
                <w:b/>
                <w:bCs/>
                <w:color w:val="000000"/>
                <w:sz w:val="20"/>
                <w:szCs w:val="20"/>
              </w:rPr>
              <w:t xml:space="preserve"> 2010</w:t>
            </w:r>
          </w:p>
        </w:tc>
        <w:tc>
          <w:tcPr>
            <w:tcW w:w="999" w:type="dxa"/>
            <w:tcBorders>
              <w:top w:val="nil"/>
              <w:left w:val="nil"/>
              <w:bottom w:val="nil"/>
              <w:right w:val="nil"/>
            </w:tcBorders>
            <w:shd w:val="clear" w:color="auto" w:fill="auto"/>
            <w:vAlign w:val="bottom"/>
            <w:hideMark/>
          </w:tcPr>
          <w:p w14:paraId="43C5B635" w14:textId="77777777" w:rsidR="003600AD" w:rsidRPr="007952C7" w:rsidRDefault="003600AD" w:rsidP="003600AD">
            <w:pPr>
              <w:jc w:val="center"/>
              <w:rPr>
                <w:rFonts w:ascii="Arial Unicode MS" w:eastAsia="Arial Unicode MS" w:hAnsi="Arial Unicode MS" w:cs="Arial Unicode MS"/>
                <w:b/>
                <w:bCs/>
                <w:color w:val="000000"/>
                <w:sz w:val="20"/>
                <w:szCs w:val="20"/>
              </w:rPr>
            </w:pPr>
            <w:r w:rsidRPr="007952C7">
              <w:rPr>
                <w:rFonts w:ascii="Arial Unicode MS" w:eastAsia="Arial Unicode MS" w:hAnsi="Arial Unicode MS" w:cs="Arial Unicode MS" w:hint="eastAsia"/>
                <w:b/>
                <w:bCs/>
                <w:color w:val="000000"/>
                <w:sz w:val="20"/>
                <w:szCs w:val="20"/>
              </w:rPr>
              <w:t>Miles (CNMS)</w:t>
            </w:r>
          </w:p>
        </w:tc>
        <w:tc>
          <w:tcPr>
            <w:tcW w:w="1109" w:type="dxa"/>
            <w:tcBorders>
              <w:top w:val="nil"/>
              <w:left w:val="nil"/>
              <w:bottom w:val="nil"/>
              <w:right w:val="nil"/>
            </w:tcBorders>
            <w:shd w:val="clear" w:color="auto" w:fill="auto"/>
            <w:vAlign w:val="bottom"/>
            <w:hideMark/>
          </w:tcPr>
          <w:p w14:paraId="12EBF0BD" w14:textId="77777777" w:rsidR="003600AD" w:rsidRPr="007952C7" w:rsidRDefault="003600AD" w:rsidP="003600AD">
            <w:pPr>
              <w:jc w:val="center"/>
              <w:rPr>
                <w:rFonts w:ascii="Arial Unicode MS" w:eastAsia="Arial Unicode MS" w:hAnsi="Arial Unicode MS" w:cs="Arial Unicode MS"/>
                <w:b/>
                <w:bCs/>
                <w:color w:val="000000"/>
                <w:sz w:val="20"/>
                <w:szCs w:val="20"/>
              </w:rPr>
            </w:pPr>
            <w:r w:rsidRPr="007952C7">
              <w:rPr>
                <w:rFonts w:ascii="Arial Unicode MS" w:eastAsia="Arial Unicode MS" w:hAnsi="Arial Unicode MS" w:cs="Arial Unicode MS" w:hint="eastAsia"/>
                <w:b/>
                <w:bCs/>
                <w:color w:val="000000"/>
                <w:sz w:val="20"/>
                <w:szCs w:val="20"/>
              </w:rPr>
              <w:t>Federal Funding Year</w:t>
            </w:r>
          </w:p>
        </w:tc>
      </w:tr>
      <w:tr w:rsidR="003600AD" w:rsidRPr="007952C7" w14:paraId="7DD12935" w14:textId="77777777" w:rsidTr="007654B2">
        <w:trPr>
          <w:trHeight w:val="288"/>
        </w:trPr>
        <w:tc>
          <w:tcPr>
            <w:tcW w:w="1840" w:type="dxa"/>
            <w:tcBorders>
              <w:top w:val="nil"/>
              <w:left w:val="nil"/>
              <w:bottom w:val="nil"/>
              <w:right w:val="nil"/>
            </w:tcBorders>
            <w:shd w:val="clear" w:color="auto" w:fill="auto"/>
            <w:noWrap/>
            <w:vAlign w:val="bottom"/>
          </w:tcPr>
          <w:p w14:paraId="705C983E" w14:textId="31CFE810" w:rsidR="003600AD" w:rsidRPr="007952C7" w:rsidRDefault="003600AD" w:rsidP="003600AD">
            <w:pPr>
              <w:rPr>
                <w:rFonts w:ascii="Calibri" w:eastAsia="Times New Roman" w:hAnsi="Calibri" w:cs="Calibri"/>
                <w:color w:val="000000"/>
                <w:szCs w:val="22"/>
              </w:rPr>
            </w:pPr>
          </w:p>
        </w:tc>
        <w:tc>
          <w:tcPr>
            <w:tcW w:w="960" w:type="dxa"/>
            <w:tcBorders>
              <w:top w:val="nil"/>
              <w:left w:val="nil"/>
              <w:bottom w:val="nil"/>
              <w:right w:val="nil"/>
            </w:tcBorders>
            <w:shd w:val="clear" w:color="auto" w:fill="auto"/>
            <w:noWrap/>
            <w:vAlign w:val="bottom"/>
          </w:tcPr>
          <w:p w14:paraId="2B497ADC" w14:textId="21B82E2B" w:rsidR="003600AD" w:rsidRPr="007952C7" w:rsidRDefault="003600AD" w:rsidP="003600AD">
            <w:pPr>
              <w:jc w:val="center"/>
              <w:rPr>
                <w:rFonts w:ascii="Calibri" w:eastAsia="Times New Roman" w:hAnsi="Calibri" w:cs="Calibri"/>
                <w:color w:val="000000"/>
                <w:szCs w:val="22"/>
              </w:rPr>
            </w:pPr>
          </w:p>
        </w:tc>
        <w:tc>
          <w:tcPr>
            <w:tcW w:w="1269" w:type="dxa"/>
            <w:tcBorders>
              <w:top w:val="nil"/>
              <w:left w:val="nil"/>
              <w:bottom w:val="nil"/>
              <w:right w:val="nil"/>
            </w:tcBorders>
            <w:shd w:val="clear" w:color="auto" w:fill="auto"/>
            <w:noWrap/>
            <w:vAlign w:val="bottom"/>
          </w:tcPr>
          <w:p w14:paraId="3CFB18F9" w14:textId="0BE9C1B0" w:rsidR="003600AD" w:rsidRPr="007952C7" w:rsidRDefault="003600AD" w:rsidP="003600AD">
            <w:pPr>
              <w:jc w:val="center"/>
              <w:rPr>
                <w:rFonts w:ascii="Calibri" w:eastAsia="Times New Roman" w:hAnsi="Calibri" w:cs="Calibri"/>
                <w:color w:val="000000"/>
                <w:szCs w:val="22"/>
              </w:rPr>
            </w:pPr>
          </w:p>
        </w:tc>
        <w:tc>
          <w:tcPr>
            <w:tcW w:w="999" w:type="dxa"/>
            <w:tcBorders>
              <w:top w:val="nil"/>
              <w:left w:val="nil"/>
              <w:bottom w:val="nil"/>
              <w:right w:val="nil"/>
            </w:tcBorders>
            <w:shd w:val="clear" w:color="auto" w:fill="auto"/>
            <w:noWrap/>
            <w:vAlign w:val="bottom"/>
          </w:tcPr>
          <w:p w14:paraId="07F9D423" w14:textId="5E58B377" w:rsidR="003600AD" w:rsidRPr="007952C7" w:rsidRDefault="003600AD" w:rsidP="003600AD">
            <w:pPr>
              <w:jc w:val="center"/>
              <w:rPr>
                <w:rFonts w:ascii="Calibri" w:eastAsia="Times New Roman" w:hAnsi="Calibri" w:cs="Calibri"/>
                <w:color w:val="000000"/>
                <w:szCs w:val="22"/>
              </w:rPr>
            </w:pPr>
          </w:p>
        </w:tc>
        <w:tc>
          <w:tcPr>
            <w:tcW w:w="1109" w:type="dxa"/>
            <w:tcBorders>
              <w:top w:val="nil"/>
              <w:left w:val="nil"/>
              <w:bottom w:val="nil"/>
              <w:right w:val="nil"/>
            </w:tcBorders>
            <w:shd w:val="clear" w:color="auto" w:fill="auto"/>
            <w:noWrap/>
            <w:vAlign w:val="bottom"/>
          </w:tcPr>
          <w:p w14:paraId="164C07BA" w14:textId="4B56DC92" w:rsidR="003600AD" w:rsidRPr="007952C7" w:rsidRDefault="003600AD" w:rsidP="003600AD">
            <w:pPr>
              <w:jc w:val="center"/>
              <w:rPr>
                <w:rFonts w:ascii="Calibri" w:eastAsia="Times New Roman" w:hAnsi="Calibri" w:cs="Calibri"/>
                <w:color w:val="000000"/>
                <w:szCs w:val="22"/>
              </w:rPr>
            </w:pPr>
          </w:p>
        </w:tc>
      </w:tr>
      <w:tr w:rsidR="008A68B2" w:rsidRPr="007952C7" w14:paraId="339965CD" w14:textId="77777777" w:rsidTr="003600AD">
        <w:trPr>
          <w:trHeight w:val="288"/>
        </w:trPr>
        <w:tc>
          <w:tcPr>
            <w:tcW w:w="1840" w:type="dxa"/>
            <w:tcBorders>
              <w:top w:val="nil"/>
              <w:left w:val="nil"/>
              <w:bottom w:val="nil"/>
              <w:right w:val="nil"/>
            </w:tcBorders>
            <w:shd w:val="clear" w:color="auto" w:fill="auto"/>
            <w:noWrap/>
            <w:vAlign w:val="bottom"/>
            <w:hideMark/>
          </w:tcPr>
          <w:p w14:paraId="5C26D0C3" w14:textId="77777777" w:rsidR="008A68B2" w:rsidRPr="007952C7" w:rsidRDefault="008A68B2" w:rsidP="007654B2">
            <w:pPr>
              <w:jc w:val="center"/>
              <w:rPr>
                <w:rFonts w:ascii="Calibri" w:eastAsia="Times New Roman" w:hAnsi="Calibri" w:cs="Calibri"/>
                <w:color w:val="000000"/>
                <w:szCs w:val="22"/>
              </w:rPr>
            </w:pPr>
            <w:r w:rsidRPr="007952C7">
              <w:rPr>
                <w:rFonts w:ascii="Calibri" w:eastAsia="Times New Roman" w:hAnsi="Calibri" w:cs="Calibri"/>
                <w:color w:val="000000"/>
                <w:szCs w:val="22"/>
              </w:rPr>
              <w:t>Fayette</w:t>
            </w:r>
          </w:p>
        </w:tc>
        <w:tc>
          <w:tcPr>
            <w:tcW w:w="960" w:type="dxa"/>
            <w:tcBorders>
              <w:top w:val="nil"/>
              <w:left w:val="nil"/>
              <w:bottom w:val="nil"/>
              <w:right w:val="nil"/>
            </w:tcBorders>
            <w:shd w:val="clear" w:color="auto" w:fill="auto"/>
            <w:noWrap/>
            <w:vAlign w:val="bottom"/>
            <w:hideMark/>
          </w:tcPr>
          <w:p w14:paraId="5823A214"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17051</w:t>
            </w:r>
          </w:p>
        </w:tc>
        <w:tc>
          <w:tcPr>
            <w:tcW w:w="1269" w:type="dxa"/>
            <w:tcBorders>
              <w:top w:val="nil"/>
              <w:left w:val="nil"/>
              <w:bottom w:val="nil"/>
              <w:right w:val="nil"/>
            </w:tcBorders>
            <w:shd w:val="clear" w:color="auto" w:fill="auto"/>
            <w:noWrap/>
            <w:vAlign w:val="bottom"/>
            <w:hideMark/>
          </w:tcPr>
          <w:p w14:paraId="6A0DBFEA"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22140</w:t>
            </w:r>
          </w:p>
        </w:tc>
        <w:tc>
          <w:tcPr>
            <w:tcW w:w="999" w:type="dxa"/>
            <w:tcBorders>
              <w:top w:val="nil"/>
              <w:left w:val="nil"/>
              <w:bottom w:val="nil"/>
              <w:right w:val="nil"/>
            </w:tcBorders>
            <w:shd w:val="clear" w:color="auto" w:fill="auto"/>
            <w:noWrap/>
            <w:vAlign w:val="bottom"/>
            <w:hideMark/>
          </w:tcPr>
          <w:p w14:paraId="2C886E5E"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312.47</w:t>
            </w:r>
          </w:p>
        </w:tc>
        <w:tc>
          <w:tcPr>
            <w:tcW w:w="1109" w:type="dxa"/>
            <w:tcBorders>
              <w:top w:val="nil"/>
              <w:left w:val="nil"/>
              <w:bottom w:val="nil"/>
              <w:right w:val="nil"/>
            </w:tcBorders>
            <w:shd w:val="clear" w:color="auto" w:fill="auto"/>
            <w:noWrap/>
            <w:vAlign w:val="bottom"/>
          </w:tcPr>
          <w:p w14:paraId="08FED761" w14:textId="0D104428" w:rsidR="008A68B2" w:rsidRPr="007952C7" w:rsidRDefault="008A68B2" w:rsidP="008A68B2">
            <w:pPr>
              <w:jc w:val="center"/>
              <w:rPr>
                <w:rFonts w:ascii="Calibri" w:eastAsia="Times New Roman" w:hAnsi="Calibri" w:cs="Calibri"/>
                <w:color w:val="000000"/>
                <w:szCs w:val="22"/>
              </w:rPr>
            </w:pPr>
            <w:r>
              <w:rPr>
                <w:rFonts w:ascii="Calibri" w:eastAsia="Times New Roman" w:hAnsi="Calibri" w:cs="Calibri"/>
                <w:color w:val="000000"/>
                <w:szCs w:val="22"/>
              </w:rPr>
              <w:t>202</w:t>
            </w:r>
            <w:r w:rsidR="000F2438">
              <w:rPr>
                <w:rFonts w:ascii="Calibri" w:eastAsia="Times New Roman" w:hAnsi="Calibri" w:cs="Calibri"/>
                <w:color w:val="000000"/>
                <w:szCs w:val="22"/>
              </w:rPr>
              <w:t>4</w:t>
            </w:r>
          </w:p>
        </w:tc>
      </w:tr>
      <w:tr w:rsidR="008A68B2" w:rsidRPr="007952C7" w14:paraId="16644607" w14:textId="77777777" w:rsidTr="003600AD">
        <w:trPr>
          <w:trHeight w:val="288"/>
        </w:trPr>
        <w:tc>
          <w:tcPr>
            <w:tcW w:w="1840" w:type="dxa"/>
            <w:tcBorders>
              <w:top w:val="nil"/>
              <w:left w:val="nil"/>
              <w:bottom w:val="nil"/>
              <w:right w:val="nil"/>
            </w:tcBorders>
            <w:shd w:val="clear" w:color="auto" w:fill="auto"/>
            <w:noWrap/>
            <w:vAlign w:val="bottom"/>
            <w:hideMark/>
          </w:tcPr>
          <w:p w14:paraId="1EE340D7" w14:textId="77777777" w:rsidR="008A68B2" w:rsidRPr="007952C7" w:rsidRDefault="008A68B2" w:rsidP="007654B2">
            <w:pPr>
              <w:jc w:val="center"/>
              <w:rPr>
                <w:rFonts w:ascii="Calibri" w:eastAsia="Times New Roman" w:hAnsi="Calibri" w:cs="Calibri"/>
                <w:color w:val="000000"/>
                <w:szCs w:val="22"/>
              </w:rPr>
            </w:pPr>
            <w:r w:rsidRPr="007952C7">
              <w:rPr>
                <w:rFonts w:ascii="Calibri" w:eastAsia="Times New Roman" w:hAnsi="Calibri" w:cs="Calibri"/>
                <w:color w:val="000000"/>
                <w:szCs w:val="22"/>
              </w:rPr>
              <w:t>Shelby</w:t>
            </w:r>
          </w:p>
        </w:tc>
        <w:tc>
          <w:tcPr>
            <w:tcW w:w="960" w:type="dxa"/>
            <w:tcBorders>
              <w:top w:val="nil"/>
              <w:left w:val="nil"/>
              <w:bottom w:val="nil"/>
              <w:right w:val="nil"/>
            </w:tcBorders>
            <w:shd w:val="clear" w:color="auto" w:fill="auto"/>
            <w:noWrap/>
            <w:vAlign w:val="bottom"/>
            <w:hideMark/>
          </w:tcPr>
          <w:p w14:paraId="0F3B4A01"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17173</w:t>
            </w:r>
          </w:p>
        </w:tc>
        <w:tc>
          <w:tcPr>
            <w:tcW w:w="1269" w:type="dxa"/>
            <w:tcBorders>
              <w:top w:val="nil"/>
              <w:left w:val="nil"/>
              <w:bottom w:val="nil"/>
              <w:right w:val="nil"/>
            </w:tcBorders>
            <w:shd w:val="clear" w:color="auto" w:fill="auto"/>
            <w:noWrap/>
            <w:vAlign w:val="bottom"/>
            <w:hideMark/>
          </w:tcPr>
          <w:p w14:paraId="7092D04B"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22363</w:t>
            </w:r>
          </w:p>
        </w:tc>
        <w:tc>
          <w:tcPr>
            <w:tcW w:w="999" w:type="dxa"/>
            <w:tcBorders>
              <w:top w:val="nil"/>
              <w:left w:val="nil"/>
              <w:bottom w:val="nil"/>
              <w:right w:val="nil"/>
            </w:tcBorders>
            <w:shd w:val="clear" w:color="auto" w:fill="auto"/>
            <w:noWrap/>
            <w:vAlign w:val="bottom"/>
            <w:hideMark/>
          </w:tcPr>
          <w:p w14:paraId="4B4DB579"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189.69</w:t>
            </w:r>
          </w:p>
        </w:tc>
        <w:tc>
          <w:tcPr>
            <w:tcW w:w="1109" w:type="dxa"/>
            <w:tcBorders>
              <w:top w:val="nil"/>
              <w:left w:val="nil"/>
              <w:bottom w:val="nil"/>
              <w:right w:val="nil"/>
            </w:tcBorders>
            <w:shd w:val="clear" w:color="auto" w:fill="auto"/>
            <w:noWrap/>
            <w:vAlign w:val="bottom"/>
          </w:tcPr>
          <w:p w14:paraId="7F37AFE8" w14:textId="37992843" w:rsidR="008A68B2" w:rsidRPr="007952C7" w:rsidRDefault="008A68B2" w:rsidP="008A68B2">
            <w:pPr>
              <w:jc w:val="center"/>
              <w:rPr>
                <w:rFonts w:ascii="Calibri" w:eastAsia="Times New Roman" w:hAnsi="Calibri" w:cs="Calibri"/>
                <w:color w:val="000000"/>
                <w:szCs w:val="22"/>
              </w:rPr>
            </w:pPr>
            <w:r>
              <w:rPr>
                <w:rFonts w:ascii="Calibri" w:eastAsia="Times New Roman" w:hAnsi="Calibri" w:cs="Calibri"/>
                <w:color w:val="000000"/>
                <w:szCs w:val="22"/>
              </w:rPr>
              <w:t>202</w:t>
            </w:r>
            <w:r w:rsidR="000F2438">
              <w:rPr>
                <w:rFonts w:ascii="Calibri" w:eastAsia="Times New Roman" w:hAnsi="Calibri" w:cs="Calibri"/>
                <w:color w:val="000000"/>
                <w:szCs w:val="22"/>
              </w:rPr>
              <w:t>4</w:t>
            </w:r>
          </w:p>
        </w:tc>
      </w:tr>
      <w:tr w:rsidR="008A68B2" w:rsidRPr="007952C7" w14:paraId="3109F52E" w14:textId="77777777" w:rsidTr="003600AD">
        <w:trPr>
          <w:trHeight w:val="288"/>
        </w:trPr>
        <w:tc>
          <w:tcPr>
            <w:tcW w:w="1840" w:type="dxa"/>
            <w:tcBorders>
              <w:top w:val="nil"/>
              <w:left w:val="nil"/>
              <w:bottom w:val="nil"/>
              <w:right w:val="nil"/>
            </w:tcBorders>
            <w:shd w:val="clear" w:color="auto" w:fill="auto"/>
            <w:noWrap/>
            <w:vAlign w:val="bottom"/>
            <w:hideMark/>
          </w:tcPr>
          <w:p w14:paraId="1FDF4001" w14:textId="77777777" w:rsidR="008A68B2" w:rsidRPr="007952C7" w:rsidRDefault="008A68B2" w:rsidP="007654B2">
            <w:pPr>
              <w:jc w:val="center"/>
              <w:rPr>
                <w:rFonts w:ascii="Calibri" w:eastAsia="Times New Roman" w:hAnsi="Calibri" w:cs="Calibri"/>
                <w:color w:val="000000"/>
                <w:szCs w:val="22"/>
              </w:rPr>
            </w:pPr>
            <w:r w:rsidRPr="007952C7">
              <w:rPr>
                <w:rFonts w:ascii="Calibri" w:eastAsia="Times New Roman" w:hAnsi="Calibri" w:cs="Calibri"/>
                <w:color w:val="000000"/>
                <w:szCs w:val="22"/>
              </w:rPr>
              <w:t>Washington</w:t>
            </w:r>
          </w:p>
        </w:tc>
        <w:tc>
          <w:tcPr>
            <w:tcW w:w="960" w:type="dxa"/>
            <w:tcBorders>
              <w:top w:val="nil"/>
              <w:left w:val="nil"/>
              <w:bottom w:val="nil"/>
              <w:right w:val="nil"/>
            </w:tcBorders>
            <w:shd w:val="clear" w:color="auto" w:fill="auto"/>
            <w:noWrap/>
            <w:vAlign w:val="bottom"/>
            <w:hideMark/>
          </w:tcPr>
          <w:p w14:paraId="52A72873"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17189</w:t>
            </w:r>
          </w:p>
        </w:tc>
        <w:tc>
          <w:tcPr>
            <w:tcW w:w="1269" w:type="dxa"/>
            <w:tcBorders>
              <w:top w:val="nil"/>
              <w:left w:val="nil"/>
              <w:bottom w:val="nil"/>
              <w:right w:val="nil"/>
            </w:tcBorders>
            <w:shd w:val="clear" w:color="auto" w:fill="auto"/>
            <w:noWrap/>
            <w:vAlign w:val="bottom"/>
            <w:hideMark/>
          </w:tcPr>
          <w:p w14:paraId="71C7A58E"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14716</w:t>
            </w:r>
          </w:p>
        </w:tc>
        <w:tc>
          <w:tcPr>
            <w:tcW w:w="999" w:type="dxa"/>
            <w:tcBorders>
              <w:top w:val="nil"/>
              <w:left w:val="nil"/>
              <w:bottom w:val="nil"/>
              <w:right w:val="nil"/>
            </w:tcBorders>
            <w:shd w:val="clear" w:color="auto" w:fill="auto"/>
            <w:noWrap/>
            <w:vAlign w:val="bottom"/>
            <w:hideMark/>
          </w:tcPr>
          <w:p w14:paraId="13273A5D" w14:textId="77777777" w:rsidR="008A68B2" w:rsidRPr="007952C7" w:rsidRDefault="008A68B2" w:rsidP="008A68B2">
            <w:pPr>
              <w:jc w:val="center"/>
              <w:rPr>
                <w:rFonts w:ascii="Calibri" w:eastAsia="Times New Roman" w:hAnsi="Calibri" w:cs="Calibri"/>
                <w:color w:val="000000"/>
                <w:szCs w:val="22"/>
              </w:rPr>
            </w:pPr>
            <w:r w:rsidRPr="007952C7">
              <w:rPr>
                <w:rFonts w:ascii="Calibri" w:eastAsia="Times New Roman" w:hAnsi="Calibri" w:cs="Calibri"/>
                <w:color w:val="000000"/>
                <w:szCs w:val="22"/>
              </w:rPr>
              <w:t>234.72</w:t>
            </w:r>
          </w:p>
        </w:tc>
        <w:tc>
          <w:tcPr>
            <w:tcW w:w="1109" w:type="dxa"/>
            <w:tcBorders>
              <w:top w:val="nil"/>
              <w:left w:val="nil"/>
              <w:bottom w:val="nil"/>
              <w:right w:val="nil"/>
            </w:tcBorders>
            <w:shd w:val="clear" w:color="auto" w:fill="auto"/>
            <w:noWrap/>
            <w:vAlign w:val="bottom"/>
          </w:tcPr>
          <w:p w14:paraId="62F6CC56" w14:textId="676FD020" w:rsidR="008A68B2" w:rsidRPr="007952C7" w:rsidRDefault="008A68B2" w:rsidP="008A68B2">
            <w:pPr>
              <w:jc w:val="center"/>
              <w:rPr>
                <w:rFonts w:ascii="Calibri" w:eastAsia="Times New Roman" w:hAnsi="Calibri" w:cs="Calibri"/>
                <w:color w:val="000000"/>
                <w:szCs w:val="22"/>
              </w:rPr>
            </w:pPr>
            <w:r>
              <w:rPr>
                <w:rFonts w:ascii="Calibri" w:eastAsia="Times New Roman" w:hAnsi="Calibri" w:cs="Calibri"/>
                <w:color w:val="000000"/>
                <w:szCs w:val="22"/>
              </w:rPr>
              <w:t>202</w:t>
            </w:r>
            <w:r w:rsidR="000F2438">
              <w:rPr>
                <w:rFonts w:ascii="Calibri" w:eastAsia="Times New Roman" w:hAnsi="Calibri" w:cs="Calibri"/>
                <w:color w:val="000000"/>
                <w:szCs w:val="22"/>
              </w:rPr>
              <w:t>4</w:t>
            </w:r>
          </w:p>
        </w:tc>
      </w:tr>
    </w:tbl>
    <w:p w14:paraId="58B38285" w14:textId="0E1EC750" w:rsidR="00D70F86" w:rsidRPr="004547EA" w:rsidRDefault="00D71AC5" w:rsidP="00944F8F">
      <w:pPr>
        <w:pStyle w:val="Caption"/>
        <w:ind w:left="7920" w:firstLine="720"/>
        <w:jc w:val="left"/>
        <w:sectPr w:rsidR="00D70F86" w:rsidRPr="004547EA" w:rsidSect="00EB7A75">
          <w:headerReference w:type="default" r:id="rId55"/>
          <w:headerReference w:type="first" r:id="rId56"/>
          <w:pgSz w:w="15840" w:h="12240" w:orient="landscape" w:code="1"/>
          <w:pgMar w:top="900" w:right="1260" w:bottom="900" w:left="990" w:header="720" w:footer="720" w:gutter="0"/>
          <w:cols w:space="720"/>
          <w:docGrid w:linePitch="360"/>
        </w:sectPr>
      </w:pPr>
      <w:bookmarkStart w:id="260" w:name="_Toc146207544"/>
      <w:r>
        <w:lastRenderedPageBreak/>
        <w:t xml:space="preserve">Figure </w:t>
      </w:r>
      <w:r>
        <w:fldChar w:fldCharType="begin"/>
      </w:r>
      <w:r>
        <w:instrText>SEQ Figure \* ARABIC</w:instrText>
      </w:r>
      <w:r>
        <w:fldChar w:fldCharType="separate"/>
      </w:r>
      <w:r w:rsidR="00225999">
        <w:rPr>
          <w:noProof/>
        </w:rPr>
        <w:t>3</w:t>
      </w:r>
      <w:r>
        <w:fldChar w:fldCharType="end"/>
      </w:r>
      <w:r w:rsidR="002D58E2" w:rsidRPr="004547EA">
        <w:t xml:space="preserve"> Digital FIRM </w:t>
      </w:r>
      <w:r w:rsidR="00E05E9D" w:rsidRPr="004547EA">
        <w:t>S</w:t>
      </w:r>
      <w:r w:rsidR="002D58E2" w:rsidRPr="004547EA">
        <w:t>tatus</w:t>
      </w:r>
      <w:bookmarkEnd w:id="260"/>
    </w:p>
    <w:p w14:paraId="2CA2911E" w14:textId="77777777" w:rsidR="00F17E48" w:rsidRPr="00C2481A" w:rsidRDefault="00F17E48" w:rsidP="00F17E48">
      <w:pPr>
        <w:pStyle w:val="Heading2"/>
        <w:jc w:val="both"/>
      </w:pPr>
      <w:r w:rsidRPr="00C2481A">
        <w:lastRenderedPageBreak/>
        <w:t>Coordinated Needs Management Strategy (CNMS)</w:t>
      </w:r>
      <w:r>
        <w:t xml:space="preserve"> </w:t>
      </w:r>
    </w:p>
    <w:p w14:paraId="73A5E511" w14:textId="1E362C9B" w:rsidR="00F17E48" w:rsidRDefault="00F17E48" w:rsidP="00D77918">
      <w:pPr>
        <w:spacing w:line="276" w:lineRule="auto"/>
        <w:jc w:val="both"/>
      </w:pPr>
      <w:r w:rsidRPr="00C2481A">
        <w:t>The CNMS database is being used to determine future FEMA study and mapping needs throughout the state</w:t>
      </w:r>
      <w:r>
        <w:t>.</w:t>
      </w:r>
      <w:r w:rsidRPr="00C2481A">
        <w:t xml:space="preserve"> CNMS Mapping Activity Statement No. IDNR10-01_ISWS10-12 was </w:t>
      </w:r>
      <w:r w:rsidRPr="00A37D68">
        <w:rPr>
          <w:noProof/>
        </w:rPr>
        <w:t>executed</w:t>
      </w:r>
      <w:r>
        <w:rPr>
          <w:noProof/>
        </w:rPr>
        <w:t xml:space="preserve"> in</w:t>
      </w:r>
      <w:r w:rsidRPr="00C2481A">
        <w:t xml:space="preserve"> September 2010 and resulted in the development of the CNMS database for all Illinois stream segments by ISWS and quality control evaluati</w:t>
      </w:r>
      <w:r>
        <w:t>on of the database by IDNR/OWR.</w:t>
      </w:r>
      <w:r w:rsidRPr="00C2481A">
        <w:t xml:space="preserve"> CNMS Mapping Activity Statement No. IDNR11-01_ISWS11-13 was </w:t>
      </w:r>
      <w:r w:rsidRPr="00A37D68">
        <w:rPr>
          <w:noProof/>
        </w:rPr>
        <w:t>executed</w:t>
      </w:r>
      <w:r>
        <w:rPr>
          <w:noProof/>
        </w:rPr>
        <w:t xml:space="preserve"> in</w:t>
      </w:r>
      <w:r w:rsidRPr="00C2481A">
        <w:t xml:space="preserve"> August 2011 and allowed to expire by FEMA on 9/30/14. That previous MAS resulted in updates to the CNMS database by ISWS with approval from IDNR/OWR. </w:t>
      </w:r>
      <w:r>
        <w:t xml:space="preserve">Each year </w:t>
      </w:r>
      <w:r w:rsidR="008A68B2">
        <w:t>FEMA’s contractor</w:t>
      </w:r>
      <w:r>
        <w:t xml:space="preserve"> completes</w:t>
      </w:r>
      <w:r w:rsidDel="00657B20">
        <w:t xml:space="preserve"> </w:t>
      </w:r>
      <w:r>
        <w:t xml:space="preserve">an evaluation of expiring and remaining unknown miles. </w:t>
      </w:r>
      <w:r w:rsidRPr="00C2481A">
        <w:t>Currently, updates to the CNMS database by ISWS</w:t>
      </w:r>
      <w:r>
        <w:t xml:space="preserve"> as part of project updates</w:t>
      </w:r>
      <w:r w:rsidRPr="00C2481A">
        <w:t xml:space="preserve"> are reviewed and approved on an as-available basis by IDNR/OWR. </w:t>
      </w:r>
      <w:r>
        <w:t xml:space="preserve"> </w:t>
      </w:r>
    </w:p>
    <w:p w14:paraId="3E51ADB8" w14:textId="77777777" w:rsidR="00F17E48" w:rsidRPr="00C2481A" w:rsidRDefault="00F17E48" w:rsidP="00F17E48">
      <w:pPr>
        <w:spacing w:line="276" w:lineRule="auto"/>
        <w:jc w:val="both"/>
      </w:pPr>
    </w:p>
    <w:p w14:paraId="5E823F16" w14:textId="24B76ACF" w:rsidR="003A65F1" w:rsidRDefault="00F17E48" w:rsidP="003A65F1">
      <w:pPr>
        <w:pStyle w:val="Heading3"/>
        <w:jc w:val="both"/>
        <w:rPr>
          <w:sz w:val="20"/>
          <w:szCs w:val="20"/>
        </w:rPr>
      </w:pPr>
      <w:r w:rsidRPr="00C2481A">
        <w:t>Summary of Coordinated Study Needs System Data</w:t>
      </w:r>
      <w:r w:rsidR="00C72226">
        <w:t xml:space="preserve"> </w:t>
      </w:r>
    </w:p>
    <w:p w14:paraId="45BB27A0" w14:textId="55A16A0C" w:rsidR="00F17E48" w:rsidRPr="003A65F1" w:rsidRDefault="00F17E48" w:rsidP="00D77918">
      <w:pPr>
        <w:spacing w:line="276" w:lineRule="auto"/>
      </w:pPr>
      <w:r w:rsidRPr="003A65F1">
        <w:fldChar w:fldCharType="begin"/>
      </w:r>
      <w:r w:rsidRPr="003A65F1">
        <w:instrText xml:space="preserve"> REF _Ref8828757 \h </w:instrText>
      </w:r>
      <w:r w:rsidR="003A65F1">
        <w:instrText xml:space="preserve"> \* MERGEFORMAT </w:instrText>
      </w:r>
      <w:r w:rsidRPr="003A65F1">
        <w:fldChar w:fldCharType="separate"/>
      </w:r>
      <w:r w:rsidR="00225999">
        <w:t xml:space="preserve">Table </w:t>
      </w:r>
      <w:r w:rsidR="00225999">
        <w:rPr>
          <w:noProof/>
        </w:rPr>
        <w:t>3</w:t>
      </w:r>
      <w:r w:rsidRPr="003A65F1">
        <w:fldChar w:fldCharType="end"/>
      </w:r>
      <w:r w:rsidRPr="003A65F1">
        <w:t xml:space="preserve"> lists summaries of stream miles classified under the New, Validated, or Updated Engineering (NVUE) standards that were accessed from the CNMS database maintained by the ISWS, which is current as of </w:t>
      </w:r>
      <w:r w:rsidR="003A65F1" w:rsidRPr="003A65F1">
        <w:t>May</w:t>
      </w:r>
      <w:r w:rsidRPr="003A65F1">
        <w:t xml:space="preserve"> </w:t>
      </w:r>
      <w:r w:rsidR="002351A1" w:rsidRPr="003A65F1">
        <w:t>2020</w:t>
      </w:r>
      <w:r w:rsidRPr="003A65F1">
        <w:t xml:space="preserve">. </w:t>
      </w:r>
      <w:proofErr w:type="gramStart"/>
      <w:r w:rsidRPr="003A65F1">
        <w:t>The clear majority of</w:t>
      </w:r>
      <w:proofErr w:type="gramEnd"/>
      <w:r w:rsidRPr="003A65F1">
        <w:t xml:space="preserve"> streams in Illinois have only an approximate floodplain represented in the FIRM (Zone A). </w:t>
      </w:r>
      <w:r w:rsidR="00D77918">
        <w:t>Regarding</w:t>
      </w:r>
      <w:r w:rsidRPr="003A65F1">
        <w:t xml:space="preserve"> the validity of the engineering analyses, </w:t>
      </w:r>
      <w:r w:rsidR="003A65F1" w:rsidRPr="003A65F1">
        <w:t>5.7</w:t>
      </w:r>
      <w:r w:rsidR="003C4223">
        <w:t>-percent</w:t>
      </w:r>
      <w:r w:rsidRPr="003A65F1">
        <w:t xml:space="preserve"> of the mapped stream miles in Illinois are NVUE compliant. This does not include the stream miles in Illinois which have been identified as “unmapped” and yet a Special Flood Hazard zone should be shown.  See </w:t>
      </w:r>
      <w:r w:rsidRPr="003A65F1">
        <w:rPr>
          <w:i/>
        </w:rPr>
        <w:t xml:space="preserve">Identification of Unmapped Special Flood Hazard Areas in Illinois, </w:t>
      </w:r>
      <w:hyperlink r:id="rId57" w:history="1">
        <w:r w:rsidRPr="003A65F1">
          <w:rPr>
            <w:color w:val="0563C1" w:themeColor="hyperlink"/>
            <w:u w:val="single"/>
          </w:rPr>
          <w:t>http://illinoisfloodmaps.org/sfharisk.aspx</w:t>
        </w:r>
      </w:hyperlink>
      <w:r w:rsidRPr="003A65F1">
        <w:t xml:space="preserve"> for unmapped Special Flood Hazard Areas (SFHA) draining more than 10 square miles in rural areas or 1 square mile in urban areas as of 2008. CNMS has a feature class called </w:t>
      </w:r>
      <w:proofErr w:type="spellStart"/>
      <w:r w:rsidRPr="003A65F1">
        <w:t>S_Unmapped_Ln</w:t>
      </w:r>
      <w:proofErr w:type="spellEnd"/>
      <w:r w:rsidRPr="003A65F1">
        <w:t xml:space="preserve"> (also known as Tier 0). Tier 0 is classified by FEMA as “Known to be flood</w:t>
      </w:r>
      <w:r w:rsidR="00D77918">
        <w:t>-</w:t>
      </w:r>
      <w:r w:rsidRPr="003A65F1">
        <w:t xml:space="preserve">prone but not yet identified as SHFA on a regulatory FIRM." This feature class has been populated with reaches created by </w:t>
      </w:r>
      <w:r w:rsidRPr="003A65F1">
        <w:rPr>
          <w:noProof/>
        </w:rPr>
        <w:t>STARRII</w:t>
      </w:r>
      <w:r w:rsidRPr="003A65F1">
        <w:t xml:space="preserve"> from the </w:t>
      </w:r>
      <w:r w:rsidR="00EB1793" w:rsidRPr="003A65F1">
        <w:t>National Hydrology Dataset (</w:t>
      </w:r>
      <w:r w:rsidRPr="003A65F1">
        <w:t>NHD</w:t>
      </w:r>
      <w:r w:rsidR="00EB1793" w:rsidRPr="003A65F1">
        <w:t>)</w:t>
      </w:r>
      <w:r w:rsidRPr="003A65F1">
        <w:t xml:space="preserve"> and includes all unmapped/no SFHA areas that have more than one square mile of drainage based on the NHD flow accumulation grids. The definitions of the table fields are as follows: </w:t>
      </w:r>
    </w:p>
    <w:p w14:paraId="37EC0FE6" w14:textId="77777777" w:rsidR="00F17E48" w:rsidRPr="003A65F1" w:rsidRDefault="00F17E48" w:rsidP="00D77918">
      <w:pPr>
        <w:spacing w:line="276" w:lineRule="auto"/>
        <w:jc w:val="both"/>
        <w:rPr>
          <w:rFonts w:cs="Arial"/>
          <w:szCs w:val="22"/>
        </w:rPr>
      </w:pPr>
    </w:p>
    <w:p w14:paraId="762ABE2C" w14:textId="2AB34423" w:rsidR="00F17E48" w:rsidRPr="00E13200" w:rsidRDefault="00F17E48" w:rsidP="00F17E48">
      <w:pPr>
        <w:spacing w:line="276" w:lineRule="auto"/>
        <w:jc w:val="both"/>
      </w:pPr>
      <w:r w:rsidRPr="00C8540F">
        <w:rPr>
          <w:b/>
        </w:rPr>
        <w:t>Being Studied</w:t>
      </w:r>
      <w:r w:rsidRPr="00E13200">
        <w:t xml:space="preserve"> = Studies that are currently being studied or have been allocated funding for the current FY captured during the Discovery process</w:t>
      </w:r>
    </w:p>
    <w:p w14:paraId="60CE9318" w14:textId="3A49BAA6" w:rsidR="00F17E48" w:rsidRPr="00E13200" w:rsidRDefault="00F17E48" w:rsidP="00F17E48">
      <w:pPr>
        <w:spacing w:line="276" w:lineRule="auto"/>
        <w:jc w:val="both"/>
      </w:pPr>
      <w:r w:rsidRPr="00C8540F">
        <w:rPr>
          <w:b/>
        </w:rPr>
        <w:t>Being Assessed</w:t>
      </w:r>
      <w:r w:rsidRPr="00E13200">
        <w:t xml:space="preserve"> = Studies currently being assessed per CNMS stream reach level validation</w:t>
      </w:r>
    </w:p>
    <w:p w14:paraId="6FEDFC52" w14:textId="7AE6D81F" w:rsidR="00F17E48" w:rsidRPr="00E13200" w:rsidRDefault="00F17E48" w:rsidP="00F17E48">
      <w:pPr>
        <w:spacing w:line="276" w:lineRule="auto"/>
        <w:jc w:val="both"/>
      </w:pPr>
      <w:r w:rsidRPr="00C8540F">
        <w:rPr>
          <w:b/>
        </w:rPr>
        <w:t>NVUE Compliant</w:t>
      </w:r>
      <w:r w:rsidRPr="00E13200">
        <w:t xml:space="preserve"> = New study </w:t>
      </w:r>
      <w:r w:rsidR="001122E0" w:rsidRPr="00E13200">
        <w:t>performed,</w:t>
      </w:r>
      <w:r w:rsidRPr="00E13200">
        <w:t xml:space="preserve"> or study passes stream reach level validation</w:t>
      </w:r>
    </w:p>
    <w:p w14:paraId="17F5D89E" w14:textId="77777777" w:rsidR="00F17E48" w:rsidRPr="00E13200" w:rsidRDefault="00F17E48" w:rsidP="00F17E48">
      <w:pPr>
        <w:spacing w:line="276" w:lineRule="auto"/>
        <w:jc w:val="both"/>
      </w:pPr>
      <w:r w:rsidRPr="00C8540F">
        <w:rPr>
          <w:b/>
        </w:rPr>
        <w:t>To Be Assessed</w:t>
      </w:r>
      <w:r w:rsidRPr="00E13200">
        <w:t xml:space="preserve"> = Requires Regional input to either defer or perform a CNMS stream reach level validation</w:t>
      </w:r>
    </w:p>
    <w:p w14:paraId="4D83DE91" w14:textId="06002280" w:rsidR="00F17E48" w:rsidRDefault="00F17E48" w:rsidP="00F17E48">
      <w:pPr>
        <w:spacing w:line="276" w:lineRule="auto"/>
        <w:jc w:val="both"/>
      </w:pPr>
      <w:r w:rsidRPr="00C8540F">
        <w:rPr>
          <w:b/>
        </w:rPr>
        <w:t>To Be Studied</w:t>
      </w:r>
      <w:r w:rsidRPr="00E13200">
        <w:t xml:space="preserve"> = Studies that need to be studied and are planned for a future FY</w:t>
      </w:r>
    </w:p>
    <w:p w14:paraId="56FE5138" w14:textId="4E3849E9" w:rsidR="00F17E48" w:rsidRPr="00E13200" w:rsidRDefault="00F17E48" w:rsidP="00F17E48">
      <w:pPr>
        <w:spacing w:line="276" w:lineRule="auto"/>
        <w:jc w:val="both"/>
      </w:pPr>
      <w:r w:rsidRPr="00C8540F">
        <w:rPr>
          <w:b/>
        </w:rPr>
        <w:t>Tier 0</w:t>
      </w:r>
      <w:r>
        <w:t xml:space="preserve"> = </w:t>
      </w:r>
      <w:r w:rsidRPr="006B68F3">
        <w:t>Known to be flood</w:t>
      </w:r>
      <w:r w:rsidR="00D77918">
        <w:t>-</w:t>
      </w:r>
      <w:r w:rsidRPr="006B68F3">
        <w:t>prone but not yet identified as SHFA on a regulatory FIR</w:t>
      </w:r>
      <w:r w:rsidR="00432469">
        <w:t>M</w:t>
      </w:r>
    </w:p>
    <w:p w14:paraId="757EA470" w14:textId="77777777" w:rsidR="00F17E48" w:rsidRDefault="00F17E48" w:rsidP="00F17E48">
      <w:pPr>
        <w:pStyle w:val="Table"/>
        <w:spacing w:line="276" w:lineRule="auto"/>
        <w:jc w:val="left"/>
      </w:pPr>
      <w:bookmarkStart w:id="261" w:name="_Ref523387524"/>
    </w:p>
    <w:bookmarkEnd w:id="261"/>
    <w:p w14:paraId="16774763" w14:textId="1F3300D8" w:rsidR="005E3CDE" w:rsidRDefault="005E3CDE">
      <w:pPr>
        <w:ind w:firstLine="432"/>
        <w:rPr>
          <w:rFonts w:cs="Arial"/>
          <w:b/>
          <w:bCs/>
          <w:sz w:val="20"/>
          <w:szCs w:val="20"/>
        </w:rPr>
      </w:pPr>
      <w:r>
        <w:br w:type="page"/>
      </w:r>
    </w:p>
    <w:p w14:paraId="78FA6D9D" w14:textId="4B10F271" w:rsidR="00F17E48" w:rsidRDefault="00F17E48" w:rsidP="00F17E48">
      <w:pPr>
        <w:pStyle w:val="Caption"/>
      </w:pPr>
      <w:bookmarkStart w:id="262" w:name="_Ref8828757"/>
      <w:bookmarkStart w:id="263" w:name="_Toc146207552"/>
      <w:r>
        <w:lastRenderedPageBreak/>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3</w:t>
      </w:r>
      <w:r w:rsidR="002823F3">
        <w:rPr>
          <w:noProof/>
        </w:rPr>
        <w:fldChar w:fldCharType="end"/>
      </w:r>
      <w:bookmarkEnd w:id="262"/>
      <w:r>
        <w:t xml:space="preserve">. </w:t>
      </w:r>
      <w:r w:rsidRPr="00276E98">
        <w:t xml:space="preserve">CNMS </w:t>
      </w:r>
      <w:r w:rsidR="003A65F1">
        <w:t xml:space="preserve">Stream Miles </w:t>
      </w:r>
      <w:r w:rsidRPr="00276E98">
        <w:t>Summary by HUC 8</w:t>
      </w:r>
      <w:bookmarkEnd w:id="263"/>
    </w:p>
    <w:p w14:paraId="2D981180" w14:textId="77777777" w:rsidR="00F17E48" w:rsidRDefault="00F17E48" w:rsidP="00F17E48"/>
    <w:tbl>
      <w:tblPr>
        <w:tblStyle w:val="GridTable4-Accent3"/>
        <w:tblW w:w="9175" w:type="dxa"/>
        <w:tblLook w:val="0620" w:firstRow="1" w:lastRow="0" w:firstColumn="0" w:lastColumn="0" w:noHBand="1" w:noVBand="1"/>
      </w:tblPr>
      <w:tblGrid>
        <w:gridCol w:w="1255"/>
        <w:gridCol w:w="1565"/>
        <w:gridCol w:w="916"/>
        <w:gridCol w:w="1080"/>
        <w:gridCol w:w="1159"/>
        <w:gridCol w:w="1040"/>
        <w:gridCol w:w="990"/>
        <w:gridCol w:w="1170"/>
      </w:tblGrid>
      <w:tr w:rsidR="003A65F1" w:rsidRPr="003A65F1" w14:paraId="2486A977" w14:textId="77777777" w:rsidTr="00944F8F">
        <w:trPr>
          <w:cnfStyle w:val="100000000000" w:firstRow="1" w:lastRow="0" w:firstColumn="0" w:lastColumn="0" w:oddVBand="0" w:evenVBand="0" w:oddHBand="0" w:evenHBand="0" w:firstRowFirstColumn="0" w:firstRowLastColumn="0" w:lastRowFirstColumn="0" w:lastRowLastColumn="0"/>
          <w:trHeight w:val="900"/>
          <w:tblHeader/>
        </w:trPr>
        <w:tc>
          <w:tcPr>
            <w:tcW w:w="1255" w:type="dxa"/>
            <w:noWrap/>
            <w:vAlign w:val="bottom"/>
            <w:hideMark/>
          </w:tcPr>
          <w:p w14:paraId="5C696174"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HUC8</w:t>
            </w:r>
          </w:p>
        </w:tc>
        <w:tc>
          <w:tcPr>
            <w:tcW w:w="1565" w:type="dxa"/>
            <w:vAlign w:val="bottom"/>
            <w:hideMark/>
          </w:tcPr>
          <w:p w14:paraId="51CC8531"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Name</w:t>
            </w:r>
          </w:p>
        </w:tc>
        <w:tc>
          <w:tcPr>
            <w:tcW w:w="916" w:type="dxa"/>
            <w:vAlign w:val="bottom"/>
            <w:hideMark/>
          </w:tcPr>
          <w:p w14:paraId="2E1E91C7"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Being Studied</w:t>
            </w:r>
          </w:p>
        </w:tc>
        <w:tc>
          <w:tcPr>
            <w:tcW w:w="1080" w:type="dxa"/>
            <w:vAlign w:val="bottom"/>
            <w:hideMark/>
          </w:tcPr>
          <w:p w14:paraId="65CB4520"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Being Assessed</w:t>
            </w:r>
          </w:p>
        </w:tc>
        <w:tc>
          <w:tcPr>
            <w:tcW w:w="1159" w:type="dxa"/>
            <w:vAlign w:val="bottom"/>
            <w:hideMark/>
          </w:tcPr>
          <w:p w14:paraId="4227C18E"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NVUE Compliant</w:t>
            </w:r>
          </w:p>
        </w:tc>
        <w:tc>
          <w:tcPr>
            <w:tcW w:w="1040" w:type="dxa"/>
            <w:vAlign w:val="bottom"/>
            <w:hideMark/>
          </w:tcPr>
          <w:p w14:paraId="0A3931C4"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Assessed</w:t>
            </w:r>
          </w:p>
        </w:tc>
        <w:tc>
          <w:tcPr>
            <w:tcW w:w="990" w:type="dxa"/>
            <w:vAlign w:val="bottom"/>
            <w:hideMark/>
          </w:tcPr>
          <w:p w14:paraId="4F36E320" w14:textId="77777777"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Studied</w:t>
            </w:r>
          </w:p>
        </w:tc>
        <w:tc>
          <w:tcPr>
            <w:tcW w:w="1170" w:type="dxa"/>
            <w:vAlign w:val="bottom"/>
            <w:hideMark/>
          </w:tcPr>
          <w:p w14:paraId="07B421F0" w14:textId="4BB45253" w:rsidR="003A65F1" w:rsidRPr="003A65F1" w:rsidRDefault="003A65F1"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 xml:space="preserve">Tier 0 </w:t>
            </w:r>
            <w:r w:rsidRPr="003A65F1">
              <w:rPr>
                <w:rFonts w:ascii="Calibri" w:eastAsia="Times New Roman" w:hAnsi="Calibri" w:cs="Calibri"/>
                <w:color w:val="000000"/>
                <w:szCs w:val="22"/>
              </w:rPr>
              <w:br/>
              <w:t xml:space="preserve">( &gt; 1 </w:t>
            </w:r>
            <w:r w:rsidR="00F36F7F" w:rsidRPr="003A65F1">
              <w:rPr>
                <w:rFonts w:ascii="Calibri" w:eastAsia="Times New Roman" w:hAnsi="Calibri" w:cs="Calibri"/>
                <w:color w:val="000000"/>
                <w:szCs w:val="22"/>
              </w:rPr>
              <w:t>sq.</w:t>
            </w:r>
            <w:r w:rsidRPr="003A65F1">
              <w:rPr>
                <w:rFonts w:ascii="Calibri" w:eastAsia="Times New Roman" w:hAnsi="Calibri" w:cs="Calibri"/>
                <w:color w:val="000000"/>
                <w:szCs w:val="22"/>
              </w:rPr>
              <w:t xml:space="preserve"> mile drainage and no SFHA)</w:t>
            </w:r>
          </w:p>
        </w:tc>
      </w:tr>
      <w:tr w:rsidR="003A65F1" w:rsidRPr="003A65F1" w14:paraId="16B3588B" w14:textId="77777777" w:rsidTr="00944F8F">
        <w:trPr>
          <w:trHeight w:val="600"/>
        </w:trPr>
        <w:tc>
          <w:tcPr>
            <w:tcW w:w="1255" w:type="dxa"/>
            <w:noWrap/>
            <w:hideMark/>
          </w:tcPr>
          <w:p w14:paraId="5D1FF35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4040001</w:t>
            </w:r>
          </w:p>
        </w:tc>
        <w:tc>
          <w:tcPr>
            <w:tcW w:w="1565" w:type="dxa"/>
            <w:hideMark/>
          </w:tcPr>
          <w:p w14:paraId="2DC6A0B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Little Calumet-Galien</w:t>
            </w:r>
          </w:p>
        </w:tc>
        <w:tc>
          <w:tcPr>
            <w:tcW w:w="916" w:type="dxa"/>
            <w:noWrap/>
            <w:hideMark/>
          </w:tcPr>
          <w:p w14:paraId="3810D6C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790CC75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7A484B2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42778BB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F375A5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6.6</w:t>
            </w:r>
          </w:p>
        </w:tc>
        <w:tc>
          <w:tcPr>
            <w:tcW w:w="1170" w:type="dxa"/>
            <w:noWrap/>
            <w:hideMark/>
          </w:tcPr>
          <w:p w14:paraId="0990E52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3.2</w:t>
            </w:r>
          </w:p>
        </w:tc>
      </w:tr>
      <w:tr w:rsidR="003A65F1" w:rsidRPr="003A65F1" w14:paraId="27BC0E40" w14:textId="77777777" w:rsidTr="00944F8F">
        <w:trPr>
          <w:trHeight w:val="300"/>
        </w:trPr>
        <w:tc>
          <w:tcPr>
            <w:tcW w:w="1255" w:type="dxa"/>
            <w:noWrap/>
            <w:hideMark/>
          </w:tcPr>
          <w:p w14:paraId="7958846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4040002</w:t>
            </w:r>
          </w:p>
        </w:tc>
        <w:tc>
          <w:tcPr>
            <w:tcW w:w="1565" w:type="dxa"/>
            <w:hideMark/>
          </w:tcPr>
          <w:p w14:paraId="53DBDD7F"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Pike-Root</w:t>
            </w:r>
          </w:p>
        </w:tc>
        <w:tc>
          <w:tcPr>
            <w:tcW w:w="916" w:type="dxa"/>
            <w:noWrap/>
            <w:hideMark/>
          </w:tcPr>
          <w:p w14:paraId="34CD440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13.1</w:t>
            </w:r>
          </w:p>
        </w:tc>
        <w:tc>
          <w:tcPr>
            <w:tcW w:w="1080" w:type="dxa"/>
            <w:noWrap/>
            <w:hideMark/>
          </w:tcPr>
          <w:p w14:paraId="41B69F4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4.2</w:t>
            </w:r>
          </w:p>
        </w:tc>
        <w:tc>
          <w:tcPr>
            <w:tcW w:w="1159" w:type="dxa"/>
            <w:noWrap/>
            <w:hideMark/>
          </w:tcPr>
          <w:p w14:paraId="160A04A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6.1</w:t>
            </w:r>
          </w:p>
        </w:tc>
        <w:tc>
          <w:tcPr>
            <w:tcW w:w="1040" w:type="dxa"/>
            <w:noWrap/>
            <w:hideMark/>
          </w:tcPr>
          <w:p w14:paraId="1961063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A37F80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13.6</w:t>
            </w:r>
          </w:p>
        </w:tc>
        <w:tc>
          <w:tcPr>
            <w:tcW w:w="1170" w:type="dxa"/>
            <w:noWrap/>
            <w:hideMark/>
          </w:tcPr>
          <w:p w14:paraId="1033A13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5.4</w:t>
            </w:r>
          </w:p>
        </w:tc>
      </w:tr>
      <w:tr w:rsidR="003A65F1" w:rsidRPr="003A65F1" w14:paraId="3B26C967" w14:textId="77777777" w:rsidTr="00944F8F">
        <w:trPr>
          <w:trHeight w:val="600"/>
        </w:trPr>
        <w:tc>
          <w:tcPr>
            <w:tcW w:w="1255" w:type="dxa"/>
            <w:noWrap/>
            <w:hideMark/>
          </w:tcPr>
          <w:p w14:paraId="747B763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5120108</w:t>
            </w:r>
          </w:p>
        </w:tc>
        <w:tc>
          <w:tcPr>
            <w:tcW w:w="1565" w:type="dxa"/>
            <w:hideMark/>
          </w:tcPr>
          <w:p w14:paraId="3F738C20"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Middle Wabash-Little Vermilion</w:t>
            </w:r>
          </w:p>
        </w:tc>
        <w:tc>
          <w:tcPr>
            <w:tcW w:w="916" w:type="dxa"/>
            <w:noWrap/>
            <w:hideMark/>
          </w:tcPr>
          <w:p w14:paraId="4ED3879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2406394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1DD0F95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74FA6B8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5FCDE1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43.5</w:t>
            </w:r>
          </w:p>
        </w:tc>
        <w:tc>
          <w:tcPr>
            <w:tcW w:w="1170" w:type="dxa"/>
            <w:noWrap/>
            <w:hideMark/>
          </w:tcPr>
          <w:p w14:paraId="10E1A29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90.5</w:t>
            </w:r>
          </w:p>
        </w:tc>
      </w:tr>
      <w:tr w:rsidR="003A65F1" w:rsidRPr="003A65F1" w14:paraId="50A767AC" w14:textId="77777777" w:rsidTr="00944F8F">
        <w:trPr>
          <w:trHeight w:val="300"/>
        </w:trPr>
        <w:tc>
          <w:tcPr>
            <w:tcW w:w="1255" w:type="dxa"/>
            <w:noWrap/>
            <w:hideMark/>
          </w:tcPr>
          <w:p w14:paraId="5A0952C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5120109</w:t>
            </w:r>
          </w:p>
        </w:tc>
        <w:tc>
          <w:tcPr>
            <w:tcW w:w="1565" w:type="dxa"/>
            <w:hideMark/>
          </w:tcPr>
          <w:p w14:paraId="32B883E4"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Vermilion</w:t>
            </w:r>
          </w:p>
        </w:tc>
        <w:tc>
          <w:tcPr>
            <w:tcW w:w="916" w:type="dxa"/>
            <w:noWrap/>
            <w:hideMark/>
          </w:tcPr>
          <w:p w14:paraId="6BA88A2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44.8</w:t>
            </w:r>
          </w:p>
        </w:tc>
        <w:tc>
          <w:tcPr>
            <w:tcW w:w="1080" w:type="dxa"/>
            <w:noWrap/>
            <w:hideMark/>
          </w:tcPr>
          <w:p w14:paraId="3BC81F0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14.7</w:t>
            </w:r>
          </w:p>
        </w:tc>
        <w:tc>
          <w:tcPr>
            <w:tcW w:w="1159" w:type="dxa"/>
            <w:noWrap/>
            <w:hideMark/>
          </w:tcPr>
          <w:p w14:paraId="075C3AB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77</w:t>
            </w:r>
          </w:p>
        </w:tc>
        <w:tc>
          <w:tcPr>
            <w:tcW w:w="1040" w:type="dxa"/>
            <w:noWrap/>
            <w:hideMark/>
          </w:tcPr>
          <w:p w14:paraId="78458E7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F7855F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273.3</w:t>
            </w:r>
          </w:p>
        </w:tc>
        <w:tc>
          <w:tcPr>
            <w:tcW w:w="1170" w:type="dxa"/>
            <w:noWrap/>
            <w:hideMark/>
          </w:tcPr>
          <w:p w14:paraId="66867E4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547.1</w:t>
            </w:r>
          </w:p>
        </w:tc>
      </w:tr>
      <w:tr w:rsidR="003A65F1" w:rsidRPr="003A65F1" w14:paraId="3DF1E587" w14:textId="77777777" w:rsidTr="00944F8F">
        <w:trPr>
          <w:trHeight w:val="600"/>
        </w:trPr>
        <w:tc>
          <w:tcPr>
            <w:tcW w:w="1255" w:type="dxa"/>
            <w:noWrap/>
            <w:hideMark/>
          </w:tcPr>
          <w:p w14:paraId="4141115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5120111</w:t>
            </w:r>
          </w:p>
        </w:tc>
        <w:tc>
          <w:tcPr>
            <w:tcW w:w="1565" w:type="dxa"/>
            <w:hideMark/>
          </w:tcPr>
          <w:p w14:paraId="7842367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Middle Wabash-</w:t>
            </w:r>
            <w:proofErr w:type="spellStart"/>
            <w:r w:rsidRPr="00AB5492">
              <w:rPr>
                <w:rFonts w:ascii="Calibri" w:eastAsia="Times New Roman" w:hAnsi="Calibri" w:cs="Calibri"/>
                <w:color w:val="000000"/>
                <w:szCs w:val="22"/>
                <w:highlight w:val="yellow"/>
              </w:rPr>
              <w:t>Busseron</w:t>
            </w:r>
            <w:proofErr w:type="spellEnd"/>
          </w:p>
        </w:tc>
        <w:tc>
          <w:tcPr>
            <w:tcW w:w="916" w:type="dxa"/>
            <w:noWrap/>
            <w:hideMark/>
          </w:tcPr>
          <w:p w14:paraId="1F30CF4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380.2</w:t>
            </w:r>
          </w:p>
        </w:tc>
        <w:tc>
          <w:tcPr>
            <w:tcW w:w="1080" w:type="dxa"/>
            <w:noWrap/>
            <w:hideMark/>
          </w:tcPr>
          <w:p w14:paraId="2E8D5C8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4.8</w:t>
            </w:r>
          </w:p>
        </w:tc>
        <w:tc>
          <w:tcPr>
            <w:tcW w:w="1159" w:type="dxa"/>
            <w:noWrap/>
            <w:hideMark/>
          </w:tcPr>
          <w:p w14:paraId="00231FD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5E89B74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6447EFE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70" w:type="dxa"/>
            <w:noWrap/>
            <w:hideMark/>
          </w:tcPr>
          <w:p w14:paraId="36CBA7D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338.3</w:t>
            </w:r>
          </w:p>
        </w:tc>
      </w:tr>
      <w:tr w:rsidR="003A65F1" w:rsidRPr="003A65F1" w14:paraId="56AF2EF1" w14:textId="77777777" w:rsidTr="00944F8F">
        <w:trPr>
          <w:trHeight w:val="300"/>
        </w:trPr>
        <w:tc>
          <w:tcPr>
            <w:tcW w:w="1255" w:type="dxa"/>
            <w:noWrap/>
            <w:hideMark/>
          </w:tcPr>
          <w:p w14:paraId="03FF356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5120112</w:t>
            </w:r>
          </w:p>
        </w:tc>
        <w:tc>
          <w:tcPr>
            <w:tcW w:w="1565" w:type="dxa"/>
            <w:hideMark/>
          </w:tcPr>
          <w:p w14:paraId="70B05D39" w14:textId="77777777" w:rsidR="003A65F1" w:rsidRPr="00AB5492" w:rsidRDefault="003A65F1" w:rsidP="003A65F1">
            <w:pPr>
              <w:rPr>
                <w:rFonts w:ascii="Calibri" w:eastAsia="Times New Roman" w:hAnsi="Calibri" w:cs="Calibri"/>
                <w:color w:val="000000"/>
                <w:szCs w:val="22"/>
                <w:highlight w:val="yellow"/>
              </w:rPr>
            </w:pPr>
            <w:proofErr w:type="spellStart"/>
            <w:r w:rsidRPr="00AB5492">
              <w:rPr>
                <w:rFonts w:ascii="Calibri" w:eastAsia="Times New Roman" w:hAnsi="Calibri" w:cs="Calibri"/>
                <w:color w:val="000000"/>
                <w:szCs w:val="22"/>
                <w:highlight w:val="yellow"/>
              </w:rPr>
              <w:t>Embarras</w:t>
            </w:r>
            <w:proofErr w:type="spellEnd"/>
          </w:p>
        </w:tc>
        <w:tc>
          <w:tcPr>
            <w:tcW w:w="916" w:type="dxa"/>
            <w:noWrap/>
            <w:hideMark/>
          </w:tcPr>
          <w:p w14:paraId="38F5456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38.6</w:t>
            </w:r>
          </w:p>
        </w:tc>
        <w:tc>
          <w:tcPr>
            <w:tcW w:w="1080" w:type="dxa"/>
            <w:noWrap/>
            <w:hideMark/>
          </w:tcPr>
          <w:p w14:paraId="34733C7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26</w:t>
            </w:r>
          </w:p>
        </w:tc>
        <w:tc>
          <w:tcPr>
            <w:tcW w:w="1159" w:type="dxa"/>
            <w:noWrap/>
            <w:hideMark/>
          </w:tcPr>
          <w:p w14:paraId="43E414E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44.2</w:t>
            </w:r>
          </w:p>
        </w:tc>
        <w:tc>
          <w:tcPr>
            <w:tcW w:w="1040" w:type="dxa"/>
            <w:noWrap/>
            <w:hideMark/>
          </w:tcPr>
          <w:p w14:paraId="200289B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C69A98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772.3</w:t>
            </w:r>
          </w:p>
        </w:tc>
        <w:tc>
          <w:tcPr>
            <w:tcW w:w="1170" w:type="dxa"/>
            <w:noWrap/>
            <w:hideMark/>
          </w:tcPr>
          <w:p w14:paraId="1C99E33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938.9</w:t>
            </w:r>
          </w:p>
        </w:tc>
      </w:tr>
      <w:tr w:rsidR="003A65F1" w:rsidRPr="003A65F1" w14:paraId="4D81BF71" w14:textId="77777777" w:rsidTr="00944F8F">
        <w:trPr>
          <w:trHeight w:val="300"/>
        </w:trPr>
        <w:tc>
          <w:tcPr>
            <w:tcW w:w="1255" w:type="dxa"/>
            <w:noWrap/>
            <w:hideMark/>
          </w:tcPr>
          <w:p w14:paraId="19A8AB9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5120113</w:t>
            </w:r>
          </w:p>
        </w:tc>
        <w:tc>
          <w:tcPr>
            <w:tcW w:w="1565" w:type="dxa"/>
            <w:hideMark/>
          </w:tcPr>
          <w:p w14:paraId="76CBAA1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Wabash</w:t>
            </w:r>
          </w:p>
        </w:tc>
        <w:tc>
          <w:tcPr>
            <w:tcW w:w="916" w:type="dxa"/>
            <w:noWrap/>
            <w:hideMark/>
          </w:tcPr>
          <w:p w14:paraId="7E49970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355.8</w:t>
            </w:r>
          </w:p>
        </w:tc>
        <w:tc>
          <w:tcPr>
            <w:tcW w:w="1080" w:type="dxa"/>
            <w:noWrap/>
            <w:hideMark/>
          </w:tcPr>
          <w:p w14:paraId="683339C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103BC86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6084EE9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66C1ED6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70" w:type="dxa"/>
            <w:noWrap/>
            <w:hideMark/>
          </w:tcPr>
          <w:p w14:paraId="38BD340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202.3</w:t>
            </w:r>
          </w:p>
        </w:tc>
      </w:tr>
      <w:tr w:rsidR="003A65F1" w:rsidRPr="003A65F1" w14:paraId="7103B91D" w14:textId="77777777" w:rsidTr="00944F8F">
        <w:trPr>
          <w:trHeight w:val="300"/>
        </w:trPr>
        <w:tc>
          <w:tcPr>
            <w:tcW w:w="1255" w:type="dxa"/>
            <w:noWrap/>
            <w:hideMark/>
          </w:tcPr>
          <w:p w14:paraId="059A362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5120114</w:t>
            </w:r>
          </w:p>
        </w:tc>
        <w:tc>
          <w:tcPr>
            <w:tcW w:w="1565" w:type="dxa"/>
            <w:hideMark/>
          </w:tcPr>
          <w:p w14:paraId="081C69C9"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Little Wabash</w:t>
            </w:r>
          </w:p>
        </w:tc>
        <w:tc>
          <w:tcPr>
            <w:tcW w:w="916" w:type="dxa"/>
            <w:noWrap/>
            <w:hideMark/>
          </w:tcPr>
          <w:p w14:paraId="451301E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1174.9</w:t>
            </w:r>
          </w:p>
        </w:tc>
        <w:tc>
          <w:tcPr>
            <w:tcW w:w="1080" w:type="dxa"/>
            <w:noWrap/>
            <w:hideMark/>
          </w:tcPr>
          <w:p w14:paraId="053D22D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156E216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2.5</w:t>
            </w:r>
          </w:p>
        </w:tc>
        <w:tc>
          <w:tcPr>
            <w:tcW w:w="1040" w:type="dxa"/>
            <w:noWrap/>
            <w:hideMark/>
          </w:tcPr>
          <w:p w14:paraId="3D03D54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571966A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13.9</w:t>
            </w:r>
          </w:p>
        </w:tc>
        <w:tc>
          <w:tcPr>
            <w:tcW w:w="1170" w:type="dxa"/>
            <w:noWrap/>
            <w:hideMark/>
          </w:tcPr>
          <w:p w14:paraId="0484AD9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784.2</w:t>
            </w:r>
          </w:p>
        </w:tc>
      </w:tr>
      <w:tr w:rsidR="003A65F1" w:rsidRPr="003A65F1" w14:paraId="41DDC6BE" w14:textId="77777777" w:rsidTr="00944F8F">
        <w:trPr>
          <w:trHeight w:val="300"/>
        </w:trPr>
        <w:tc>
          <w:tcPr>
            <w:tcW w:w="1255" w:type="dxa"/>
            <w:noWrap/>
            <w:hideMark/>
          </w:tcPr>
          <w:p w14:paraId="36E1902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5120115</w:t>
            </w:r>
          </w:p>
        </w:tc>
        <w:tc>
          <w:tcPr>
            <w:tcW w:w="1565" w:type="dxa"/>
            <w:hideMark/>
          </w:tcPr>
          <w:p w14:paraId="0663594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Skillet</w:t>
            </w:r>
          </w:p>
        </w:tc>
        <w:tc>
          <w:tcPr>
            <w:tcW w:w="916" w:type="dxa"/>
            <w:noWrap/>
            <w:hideMark/>
          </w:tcPr>
          <w:p w14:paraId="2C647BA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8.3</w:t>
            </w:r>
          </w:p>
        </w:tc>
        <w:tc>
          <w:tcPr>
            <w:tcW w:w="1080" w:type="dxa"/>
            <w:noWrap/>
            <w:hideMark/>
          </w:tcPr>
          <w:p w14:paraId="25E818A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54074D0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37222D5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532B78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349.8</w:t>
            </w:r>
          </w:p>
        </w:tc>
        <w:tc>
          <w:tcPr>
            <w:tcW w:w="1170" w:type="dxa"/>
            <w:noWrap/>
            <w:hideMark/>
          </w:tcPr>
          <w:p w14:paraId="75B87E9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542.1</w:t>
            </w:r>
          </w:p>
        </w:tc>
      </w:tr>
      <w:tr w:rsidR="003A65F1" w:rsidRPr="003A65F1" w14:paraId="31E6EA5B" w14:textId="77777777" w:rsidTr="00944F8F">
        <w:trPr>
          <w:trHeight w:val="300"/>
        </w:trPr>
        <w:tc>
          <w:tcPr>
            <w:tcW w:w="1255" w:type="dxa"/>
            <w:noWrap/>
            <w:hideMark/>
          </w:tcPr>
          <w:p w14:paraId="741E36F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5140202</w:t>
            </w:r>
          </w:p>
        </w:tc>
        <w:tc>
          <w:tcPr>
            <w:tcW w:w="1565" w:type="dxa"/>
            <w:hideMark/>
          </w:tcPr>
          <w:p w14:paraId="462FC107"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Highland-Pigeon</w:t>
            </w:r>
          </w:p>
        </w:tc>
        <w:tc>
          <w:tcPr>
            <w:tcW w:w="916" w:type="dxa"/>
            <w:noWrap/>
            <w:hideMark/>
          </w:tcPr>
          <w:p w14:paraId="310D09F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5C448CE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9.3</w:t>
            </w:r>
          </w:p>
        </w:tc>
        <w:tc>
          <w:tcPr>
            <w:tcW w:w="1159" w:type="dxa"/>
            <w:noWrap/>
            <w:hideMark/>
          </w:tcPr>
          <w:p w14:paraId="4CDDF53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7A146E5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CDA882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70" w:type="dxa"/>
            <w:noWrap/>
            <w:hideMark/>
          </w:tcPr>
          <w:p w14:paraId="66A70E9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16.8</w:t>
            </w:r>
          </w:p>
        </w:tc>
      </w:tr>
      <w:tr w:rsidR="003A65F1" w:rsidRPr="003A65F1" w14:paraId="45D0B875" w14:textId="77777777" w:rsidTr="00944F8F">
        <w:trPr>
          <w:trHeight w:val="300"/>
        </w:trPr>
        <w:tc>
          <w:tcPr>
            <w:tcW w:w="1255" w:type="dxa"/>
            <w:noWrap/>
            <w:hideMark/>
          </w:tcPr>
          <w:p w14:paraId="02B96D7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5140203</w:t>
            </w:r>
          </w:p>
        </w:tc>
        <w:tc>
          <w:tcPr>
            <w:tcW w:w="1565" w:type="dxa"/>
            <w:hideMark/>
          </w:tcPr>
          <w:p w14:paraId="1EA84D5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Ohio-Bay</w:t>
            </w:r>
          </w:p>
        </w:tc>
        <w:tc>
          <w:tcPr>
            <w:tcW w:w="916" w:type="dxa"/>
            <w:noWrap/>
            <w:hideMark/>
          </w:tcPr>
          <w:p w14:paraId="39AC9CF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2E0D7DD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86.5</w:t>
            </w:r>
          </w:p>
        </w:tc>
        <w:tc>
          <w:tcPr>
            <w:tcW w:w="1159" w:type="dxa"/>
            <w:noWrap/>
            <w:hideMark/>
          </w:tcPr>
          <w:p w14:paraId="56A1E5C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1BF96F2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B2A96F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357.4</w:t>
            </w:r>
          </w:p>
        </w:tc>
        <w:tc>
          <w:tcPr>
            <w:tcW w:w="1170" w:type="dxa"/>
            <w:noWrap/>
            <w:hideMark/>
          </w:tcPr>
          <w:p w14:paraId="3BEE737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125.6</w:t>
            </w:r>
          </w:p>
        </w:tc>
      </w:tr>
      <w:tr w:rsidR="003A65F1" w:rsidRPr="003A65F1" w14:paraId="465F6909" w14:textId="77777777" w:rsidTr="00944F8F">
        <w:trPr>
          <w:trHeight w:val="300"/>
        </w:trPr>
        <w:tc>
          <w:tcPr>
            <w:tcW w:w="1255" w:type="dxa"/>
            <w:noWrap/>
            <w:hideMark/>
          </w:tcPr>
          <w:p w14:paraId="73412FA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5140204</w:t>
            </w:r>
          </w:p>
        </w:tc>
        <w:tc>
          <w:tcPr>
            <w:tcW w:w="1565" w:type="dxa"/>
            <w:hideMark/>
          </w:tcPr>
          <w:p w14:paraId="26CD0623"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Saline</w:t>
            </w:r>
          </w:p>
        </w:tc>
        <w:tc>
          <w:tcPr>
            <w:tcW w:w="916" w:type="dxa"/>
            <w:noWrap/>
            <w:hideMark/>
          </w:tcPr>
          <w:p w14:paraId="22712DA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6AF2323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70.6</w:t>
            </w:r>
          </w:p>
        </w:tc>
        <w:tc>
          <w:tcPr>
            <w:tcW w:w="1159" w:type="dxa"/>
            <w:noWrap/>
            <w:hideMark/>
          </w:tcPr>
          <w:p w14:paraId="687C74A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32.5</w:t>
            </w:r>
          </w:p>
        </w:tc>
        <w:tc>
          <w:tcPr>
            <w:tcW w:w="1040" w:type="dxa"/>
            <w:noWrap/>
            <w:hideMark/>
          </w:tcPr>
          <w:p w14:paraId="0994892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225D9BF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451.4</w:t>
            </w:r>
          </w:p>
        </w:tc>
        <w:tc>
          <w:tcPr>
            <w:tcW w:w="1170" w:type="dxa"/>
            <w:noWrap/>
            <w:hideMark/>
          </w:tcPr>
          <w:p w14:paraId="7C36336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429.5</w:t>
            </w:r>
          </w:p>
        </w:tc>
      </w:tr>
      <w:tr w:rsidR="003A65F1" w:rsidRPr="003A65F1" w14:paraId="78CA9DDB" w14:textId="77777777" w:rsidTr="00944F8F">
        <w:trPr>
          <w:trHeight w:val="300"/>
        </w:trPr>
        <w:tc>
          <w:tcPr>
            <w:tcW w:w="1255" w:type="dxa"/>
            <w:noWrap/>
            <w:hideMark/>
          </w:tcPr>
          <w:p w14:paraId="554D5E1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5140206</w:t>
            </w:r>
          </w:p>
        </w:tc>
        <w:tc>
          <w:tcPr>
            <w:tcW w:w="1565" w:type="dxa"/>
            <w:hideMark/>
          </w:tcPr>
          <w:p w14:paraId="141FF180"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Ohio</w:t>
            </w:r>
          </w:p>
        </w:tc>
        <w:tc>
          <w:tcPr>
            <w:tcW w:w="916" w:type="dxa"/>
            <w:noWrap/>
            <w:hideMark/>
          </w:tcPr>
          <w:p w14:paraId="28807E1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57.7</w:t>
            </w:r>
          </w:p>
        </w:tc>
        <w:tc>
          <w:tcPr>
            <w:tcW w:w="1080" w:type="dxa"/>
            <w:noWrap/>
            <w:hideMark/>
          </w:tcPr>
          <w:p w14:paraId="6472E45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20.9</w:t>
            </w:r>
          </w:p>
        </w:tc>
        <w:tc>
          <w:tcPr>
            <w:tcW w:w="1159" w:type="dxa"/>
            <w:noWrap/>
            <w:hideMark/>
          </w:tcPr>
          <w:p w14:paraId="26AFCF1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2.7</w:t>
            </w:r>
          </w:p>
        </w:tc>
        <w:tc>
          <w:tcPr>
            <w:tcW w:w="1040" w:type="dxa"/>
            <w:noWrap/>
            <w:hideMark/>
          </w:tcPr>
          <w:p w14:paraId="41A7FF7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64FF6F5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219.8</w:t>
            </w:r>
          </w:p>
        </w:tc>
        <w:tc>
          <w:tcPr>
            <w:tcW w:w="1170" w:type="dxa"/>
            <w:noWrap/>
            <w:hideMark/>
          </w:tcPr>
          <w:p w14:paraId="365F158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231.3</w:t>
            </w:r>
          </w:p>
        </w:tc>
      </w:tr>
      <w:tr w:rsidR="003A65F1" w:rsidRPr="003A65F1" w14:paraId="27670EB7" w14:textId="77777777" w:rsidTr="00944F8F">
        <w:trPr>
          <w:trHeight w:val="300"/>
        </w:trPr>
        <w:tc>
          <w:tcPr>
            <w:tcW w:w="1255" w:type="dxa"/>
            <w:noWrap/>
            <w:hideMark/>
          </w:tcPr>
          <w:p w14:paraId="1016E06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7060005</w:t>
            </w:r>
          </w:p>
        </w:tc>
        <w:tc>
          <w:tcPr>
            <w:tcW w:w="1565" w:type="dxa"/>
            <w:hideMark/>
          </w:tcPr>
          <w:p w14:paraId="58AAD2F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Apple-Plum</w:t>
            </w:r>
          </w:p>
        </w:tc>
        <w:tc>
          <w:tcPr>
            <w:tcW w:w="916" w:type="dxa"/>
            <w:noWrap/>
            <w:hideMark/>
          </w:tcPr>
          <w:p w14:paraId="2C6C0C8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48292C6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82.8</w:t>
            </w:r>
          </w:p>
        </w:tc>
        <w:tc>
          <w:tcPr>
            <w:tcW w:w="1159" w:type="dxa"/>
            <w:noWrap/>
            <w:hideMark/>
          </w:tcPr>
          <w:p w14:paraId="6E9915F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01ECF84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AFCA6C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383.2</w:t>
            </w:r>
          </w:p>
        </w:tc>
        <w:tc>
          <w:tcPr>
            <w:tcW w:w="1170" w:type="dxa"/>
            <w:noWrap/>
            <w:hideMark/>
          </w:tcPr>
          <w:p w14:paraId="499655D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293.8</w:t>
            </w:r>
          </w:p>
        </w:tc>
      </w:tr>
      <w:tr w:rsidR="003A65F1" w:rsidRPr="003A65F1" w14:paraId="02C2B4BE" w14:textId="77777777" w:rsidTr="00944F8F">
        <w:trPr>
          <w:trHeight w:val="300"/>
        </w:trPr>
        <w:tc>
          <w:tcPr>
            <w:tcW w:w="1255" w:type="dxa"/>
            <w:noWrap/>
            <w:hideMark/>
          </w:tcPr>
          <w:p w14:paraId="37AC498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7080101</w:t>
            </w:r>
          </w:p>
        </w:tc>
        <w:tc>
          <w:tcPr>
            <w:tcW w:w="1565" w:type="dxa"/>
            <w:hideMark/>
          </w:tcPr>
          <w:p w14:paraId="678D07E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Copperas-Duck</w:t>
            </w:r>
          </w:p>
        </w:tc>
        <w:tc>
          <w:tcPr>
            <w:tcW w:w="916" w:type="dxa"/>
            <w:noWrap/>
            <w:hideMark/>
          </w:tcPr>
          <w:p w14:paraId="2875C0B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17.4</w:t>
            </w:r>
          </w:p>
        </w:tc>
        <w:tc>
          <w:tcPr>
            <w:tcW w:w="1080" w:type="dxa"/>
            <w:noWrap/>
            <w:hideMark/>
          </w:tcPr>
          <w:p w14:paraId="486E764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94.8</w:t>
            </w:r>
          </w:p>
        </w:tc>
        <w:tc>
          <w:tcPr>
            <w:tcW w:w="1159" w:type="dxa"/>
            <w:noWrap/>
            <w:hideMark/>
          </w:tcPr>
          <w:p w14:paraId="50BD820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4.9</w:t>
            </w:r>
          </w:p>
        </w:tc>
        <w:tc>
          <w:tcPr>
            <w:tcW w:w="1040" w:type="dxa"/>
            <w:noWrap/>
            <w:hideMark/>
          </w:tcPr>
          <w:p w14:paraId="11320B6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7EC457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74.3</w:t>
            </w:r>
          </w:p>
        </w:tc>
        <w:tc>
          <w:tcPr>
            <w:tcW w:w="1170" w:type="dxa"/>
            <w:noWrap/>
            <w:hideMark/>
          </w:tcPr>
          <w:p w14:paraId="4E32826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262.3</w:t>
            </w:r>
          </w:p>
        </w:tc>
      </w:tr>
      <w:tr w:rsidR="003A65F1" w:rsidRPr="003A65F1" w14:paraId="3BF60117" w14:textId="77777777" w:rsidTr="00944F8F">
        <w:trPr>
          <w:trHeight w:val="300"/>
        </w:trPr>
        <w:tc>
          <w:tcPr>
            <w:tcW w:w="1255" w:type="dxa"/>
            <w:noWrap/>
            <w:hideMark/>
          </w:tcPr>
          <w:p w14:paraId="029C9D6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7080104</w:t>
            </w:r>
          </w:p>
        </w:tc>
        <w:tc>
          <w:tcPr>
            <w:tcW w:w="1565" w:type="dxa"/>
            <w:hideMark/>
          </w:tcPr>
          <w:p w14:paraId="4D4EB9E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Flint-Henderson</w:t>
            </w:r>
          </w:p>
        </w:tc>
        <w:tc>
          <w:tcPr>
            <w:tcW w:w="916" w:type="dxa"/>
            <w:noWrap/>
            <w:hideMark/>
          </w:tcPr>
          <w:p w14:paraId="603FBD9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124.1</w:t>
            </w:r>
          </w:p>
        </w:tc>
        <w:tc>
          <w:tcPr>
            <w:tcW w:w="1080" w:type="dxa"/>
            <w:noWrap/>
            <w:hideMark/>
          </w:tcPr>
          <w:p w14:paraId="08583B4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2.8</w:t>
            </w:r>
          </w:p>
        </w:tc>
        <w:tc>
          <w:tcPr>
            <w:tcW w:w="1159" w:type="dxa"/>
            <w:noWrap/>
            <w:hideMark/>
          </w:tcPr>
          <w:p w14:paraId="3BE6868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15C2E4C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0D0291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539.6</w:t>
            </w:r>
          </w:p>
        </w:tc>
        <w:tc>
          <w:tcPr>
            <w:tcW w:w="1170" w:type="dxa"/>
            <w:noWrap/>
            <w:hideMark/>
          </w:tcPr>
          <w:p w14:paraId="7CC5666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736.7</w:t>
            </w:r>
          </w:p>
        </w:tc>
      </w:tr>
      <w:tr w:rsidR="003A65F1" w:rsidRPr="003A65F1" w14:paraId="1F8B5ADA" w14:textId="77777777" w:rsidTr="00944F8F">
        <w:trPr>
          <w:trHeight w:val="300"/>
        </w:trPr>
        <w:tc>
          <w:tcPr>
            <w:tcW w:w="1255" w:type="dxa"/>
            <w:noWrap/>
            <w:hideMark/>
          </w:tcPr>
          <w:p w14:paraId="6794A57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7090002</w:t>
            </w:r>
          </w:p>
        </w:tc>
        <w:tc>
          <w:tcPr>
            <w:tcW w:w="1565" w:type="dxa"/>
            <w:hideMark/>
          </w:tcPr>
          <w:p w14:paraId="4C9BFB4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Middle Rock</w:t>
            </w:r>
          </w:p>
        </w:tc>
        <w:tc>
          <w:tcPr>
            <w:tcW w:w="916" w:type="dxa"/>
            <w:noWrap/>
            <w:hideMark/>
          </w:tcPr>
          <w:p w14:paraId="1704A09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w:t>
            </w:r>
          </w:p>
        </w:tc>
        <w:tc>
          <w:tcPr>
            <w:tcW w:w="1080" w:type="dxa"/>
            <w:noWrap/>
            <w:hideMark/>
          </w:tcPr>
          <w:p w14:paraId="2791EF7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3.6</w:t>
            </w:r>
          </w:p>
        </w:tc>
        <w:tc>
          <w:tcPr>
            <w:tcW w:w="1159" w:type="dxa"/>
            <w:noWrap/>
            <w:hideMark/>
          </w:tcPr>
          <w:p w14:paraId="249B7E1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7C403EF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7BCA66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70" w:type="dxa"/>
            <w:noWrap/>
            <w:hideMark/>
          </w:tcPr>
          <w:p w14:paraId="2B48B66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r>
      <w:tr w:rsidR="003A65F1" w:rsidRPr="003A65F1" w14:paraId="38E9EDAA" w14:textId="77777777" w:rsidTr="00944F8F">
        <w:trPr>
          <w:trHeight w:val="300"/>
        </w:trPr>
        <w:tc>
          <w:tcPr>
            <w:tcW w:w="1255" w:type="dxa"/>
            <w:noWrap/>
            <w:hideMark/>
          </w:tcPr>
          <w:p w14:paraId="40291C3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7090003</w:t>
            </w:r>
          </w:p>
        </w:tc>
        <w:tc>
          <w:tcPr>
            <w:tcW w:w="1565" w:type="dxa"/>
            <w:hideMark/>
          </w:tcPr>
          <w:p w14:paraId="042C143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Pecatonica</w:t>
            </w:r>
          </w:p>
        </w:tc>
        <w:tc>
          <w:tcPr>
            <w:tcW w:w="916" w:type="dxa"/>
            <w:noWrap/>
            <w:hideMark/>
          </w:tcPr>
          <w:p w14:paraId="2A11531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75AD2E2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43.7</w:t>
            </w:r>
          </w:p>
        </w:tc>
        <w:tc>
          <w:tcPr>
            <w:tcW w:w="1159" w:type="dxa"/>
            <w:noWrap/>
            <w:hideMark/>
          </w:tcPr>
          <w:p w14:paraId="0FD1ADF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151.7</w:t>
            </w:r>
          </w:p>
        </w:tc>
        <w:tc>
          <w:tcPr>
            <w:tcW w:w="1040" w:type="dxa"/>
            <w:noWrap/>
            <w:hideMark/>
          </w:tcPr>
          <w:p w14:paraId="7A0AF3E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13BE0B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175.2</w:t>
            </w:r>
          </w:p>
        </w:tc>
        <w:tc>
          <w:tcPr>
            <w:tcW w:w="1170" w:type="dxa"/>
            <w:noWrap/>
            <w:hideMark/>
          </w:tcPr>
          <w:p w14:paraId="41280F9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287.2</w:t>
            </w:r>
          </w:p>
        </w:tc>
      </w:tr>
      <w:tr w:rsidR="003A65F1" w:rsidRPr="003A65F1" w14:paraId="26B4423B" w14:textId="77777777" w:rsidTr="00944F8F">
        <w:trPr>
          <w:trHeight w:val="300"/>
        </w:trPr>
        <w:tc>
          <w:tcPr>
            <w:tcW w:w="1255" w:type="dxa"/>
            <w:noWrap/>
            <w:hideMark/>
          </w:tcPr>
          <w:p w14:paraId="014F713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7090004</w:t>
            </w:r>
          </w:p>
        </w:tc>
        <w:tc>
          <w:tcPr>
            <w:tcW w:w="1565" w:type="dxa"/>
            <w:hideMark/>
          </w:tcPr>
          <w:p w14:paraId="5FB8333C"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Sugar</w:t>
            </w:r>
          </w:p>
        </w:tc>
        <w:tc>
          <w:tcPr>
            <w:tcW w:w="916" w:type="dxa"/>
            <w:noWrap/>
            <w:hideMark/>
          </w:tcPr>
          <w:p w14:paraId="38926B3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64285A9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23.1</w:t>
            </w:r>
          </w:p>
        </w:tc>
        <w:tc>
          <w:tcPr>
            <w:tcW w:w="1159" w:type="dxa"/>
            <w:noWrap/>
            <w:hideMark/>
          </w:tcPr>
          <w:p w14:paraId="7B297BB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10</w:t>
            </w:r>
          </w:p>
        </w:tc>
        <w:tc>
          <w:tcPr>
            <w:tcW w:w="1040" w:type="dxa"/>
            <w:noWrap/>
            <w:hideMark/>
          </w:tcPr>
          <w:p w14:paraId="017B582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3F06BD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11.1</w:t>
            </w:r>
          </w:p>
        </w:tc>
        <w:tc>
          <w:tcPr>
            <w:tcW w:w="1170" w:type="dxa"/>
            <w:noWrap/>
            <w:hideMark/>
          </w:tcPr>
          <w:p w14:paraId="6966C58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17.3</w:t>
            </w:r>
          </w:p>
        </w:tc>
      </w:tr>
      <w:tr w:rsidR="003A65F1" w:rsidRPr="003A65F1" w14:paraId="622FF409" w14:textId="77777777" w:rsidTr="00944F8F">
        <w:trPr>
          <w:trHeight w:val="300"/>
        </w:trPr>
        <w:tc>
          <w:tcPr>
            <w:tcW w:w="1255" w:type="dxa"/>
            <w:noWrap/>
            <w:hideMark/>
          </w:tcPr>
          <w:p w14:paraId="6C5D8CC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7090005</w:t>
            </w:r>
          </w:p>
        </w:tc>
        <w:tc>
          <w:tcPr>
            <w:tcW w:w="1565" w:type="dxa"/>
            <w:hideMark/>
          </w:tcPr>
          <w:p w14:paraId="5BEE82BC"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Rock</w:t>
            </w:r>
          </w:p>
        </w:tc>
        <w:tc>
          <w:tcPr>
            <w:tcW w:w="916" w:type="dxa"/>
            <w:noWrap/>
            <w:hideMark/>
          </w:tcPr>
          <w:p w14:paraId="681A5B6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238.2</w:t>
            </w:r>
          </w:p>
        </w:tc>
        <w:tc>
          <w:tcPr>
            <w:tcW w:w="1080" w:type="dxa"/>
            <w:noWrap/>
            <w:hideMark/>
          </w:tcPr>
          <w:p w14:paraId="5631A15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256.4</w:t>
            </w:r>
          </w:p>
        </w:tc>
        <w:tc>
          <w:tcPr>
            <w:tcW w:w="1159" w:type="dxa"/>
            <w:noWrap/>
            <w:hideMark/>
          </w:tcPr>
          <w:p w14:paraId="49064F8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71.9</w:t>
            </w:r>
          </w:p>
        </w:tc>
        <w:tc>
          <w:tcPr>
            <w:tcW w:w="1040" w:type="dxa"/>
            <w:noWrap/>
            <w:hideMark/>
          </w:tcPr>
          <w:p w14:paraId="1226DE1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822FA9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338.9</w:t>
            </w:r>
          </w:p>
        </w:tc>
        <w:tc>
          <w:tcPr>
            <w:tcW w:w="1170" w:type="dxa"/>
            <w:noWrap/>
            <w:hideMark/>
          </w:tcPr>
          <w:p w14:paraId="70F42B5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846.4</w:t>
            </w:r>
          </w:p>
        </w:tc>
      </w:tr>
      <w:tr w:rsidR="003A65F1" w:rsidRPr="003A65F1" w14:paraId="19267CDD" w14:textId="77777777" w:rsidTr="00944F8F">
        <w:trPr>
          <w:trHeight w:val="300"/>
        </w:trPr>
        <w:tc>
          <w:tcPr>
            <w:tcW w:w="1255" w:type="dxa"/>
            <w:noWrap/>
            <w:hideMark/>
          </w:tcPr>
          <w:p w14:paraId="64B1DD1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7090006</w:t>
            </w:r>
          </w:p>
        </w:tc>
        <w:tc>
          <w:tcPr>
            <w:tcW w:w="1565" w:type="dxa"/>
            <w:hideMark/>
          </w:tcPr>
          <w:p w14:paraId="167C1480"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Kishwaukee</w:t>
            </w:r>
          </w:p>
        </w:tc>
        <w:tc>
          <w:tcPr>
            <w:tcW w:w="916" w:type="dxa"/>
            <w:noWrap/>
            <w:hideMark/>
          </w:tcPr>
          <w:p w14:paraId="312B351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0.2</w:t>
            </w:r>
          </w:p>
        </w:tc>
        <w:tc>
          <w:tcPr>
            <w:tcW w:w="1080" w:type="dxa"/>
            <w:noWrap/>
            <w:hideMark/>
          </w:tcPr>
          <w:p w14:paraId="61A15F5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92.6</w:t>
            </w:r>
          </w:p>
        </w:tc>
        <w:tc>
          <w:tcPr>
            <w:tcW w:w="1159" w:type="dxa"/>
            <w:noWrap/>
            <w:hideMark/>
          </w:tcPr>
          <w:p w14:paraId="06D47E1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82.1</w:t>
            </w:r>
          </w:p>
        </w:tc>
        <w:tc>
          <w:tcPr>
            <w:tcW w:w="1040" w:type="dxa"/>
            <w:noWrap/>
            <w:hideMark/>
          </w:tcPr>
          <w:p w14:paraId="20F5927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07FFD65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560</w:t>
            </w:r>
          </w:p>
        </w:tc>
        <w:tc>
          <w:tcPr>
            <w:tcW w:w="1170" w:type="dxa"/>
            <w:noWrap/>
            <w:hideMark/>
          </w:tcPr>
          <w:p w14:paraId="7CCE808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307.1</w:t>
            </w:r>
          </w:p>
        </w:tc>
      </w:tr>
      <w:tr w:rsidR="003A65F1" w:rsidRPr="003A65F1" w14:paraId="2831BFFD" w14:textId="77777777" w:rsidTr="00944F8F">
        <w:trPr>
          <w:trHeight w:val="300"/>
        </w:trPr>
        <w:tc>
          <w:tcPr>
            <w:tcW w:w="1255" w:type="dxa"/>
            <w:noWrap/>
            <w:hideMark/>
          </w:tcPr>
          <w:p w14:paraId="7490E37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7090007</w:t>
            </w:r>
          </w:p>
        </w:tc>
        <w:tc>
          <w:tcPr>
            <w:tcW w:w="1565" w:type="dxa"/>
            <w:hideMark/>
          </w:tcPr>
          <w:p w14:paraId="7572C9A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Green</w:t>
            </w:r>
          </w:p>
        </w:tc>
        <w:tc>
          <w:tcPr>
            <w:tcW w:w="916" w:type="dxa"/>
            <w:noWrap/>
            <w:hideMark/>
          </w:tcPr>
          <w:p w14:paraId="4FB011D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38</w:t>
            </w:r>
          </w:p>
        </w:tc>
        <w:tc>
          <w:tcPr>
            <w:tcW w:w="1080" w:type="dxa"/>
            <w:noWrap/>
            <w:hideMark/>
          </w:tcPr>
          <w:p w14:paraId="30A877A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13.3</w:t>
            </w:r>
          </w:p>
        </w:tc>
        <w:tc>
          <w:tcPr>
            <w:tcW w:w="1159" w:type="dxa"/>
            <w:noWrap/>
            <w:hideMark/>
          </w:tcPr>
          <w:p w14:paraId="4A02739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5B195DB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72D2AF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330.1</w:t>
            </w:r>
          </w:p>
        </w:tc>
        <w:tc>
          <w:tcPr>
            <w:tcW w:w="1170" w:type="dxa"/>
            <w:noWrap/>
            <w:hideMark/>
          </w:tcPr>
          <w:p w14:paraId="1AD63EB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435</w:t>
            </w:r>
          </w:p>
        </w:tc>
      </w:tr>
      <w:tr w:rsidR="003A65F1" w:rsidRPr="003A65F1" w14:paraId="126A42C1" w14:textId="77777777" w:rsidTr="00944F8F">
        <w:trPr>
          <w:trHeight w:val="300"/>
        </w:trPr>
        <w:tc>
          <w:tcPr>
            <w:tcW w:w="1255" w:type="dxa"/>
            <w:noWrap/>
            <w:hideMark/>
          </w:tcPr>
          <w:p w14:paraId="179F12E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7110001</w:t>
            </w:r>
          </w:p>
        </w:tc>
        <w:tc>
          <w:tcPr>
            <w:tcW w:w="1565" w:type="dxa"/>
            <w:hideMark/>
          </w:tcPr>
          <w:p w14:paraId="4CA4A7B1"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Bear-</w:t>
            </w:r>
            <w:proofErr w:type="spellStart"/>
            <w:r w:rsidRPr="00AB5492">
              <w:rPr>
                <w:rFonts w:ascii="Calibri" w:eastAsia="Times New Roman" w:hAnsi="Calibri" w:cs="Calibri"/>
                <w:color w:val="000000"/>
                <w:szCs w:val="22"/>
                <w:highlight w:val="yellow"/>
              </w:rPr>
              <w:t>Wyaconda</w:t>
            </w:r>
            <w:proofErr w:type="spellEnd"/>
          </w:p>
        </w:tc>
        <w:tc>
          <w:tcPr>
            <w:tcW w:w="916" w:type="dxa"/>
            <w:noWrap/>
            <w:hideMark/>
          </w:tcPr>
          <w:p w14:paraId="63C21C9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28CFF79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w:t>
            </w:r>
          </w:p>
        </w:tc>
        <w:tc>
          <w:tcPr>
            <w:tcW w:w="1159" w:type="dxa"/>
            <w:noWrap/>
            <w:hideMark/>
          </w:tcPr>
          <w:p w14:paraId="4D5B40A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9.6</w:t>
            </w:r>
          </w:p>
        </w:tc>
        <w:tc>
          <w:tcPr>
            <w:tcW w:w="1040" w:type="dxa"/>
            <w:noWrap/>
            <w:hideMark/>
          </w:tcPr>
          <w:p w14:paraId="40CC928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031EE81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215.3</w:t>
            </w:r>
          </w:p>
        </w:tc>
        <w:tc>
          <w:tcPr>
            <w:tcW w:w="1170" w:type="dxa"/>
            <w:noWrap/>
            <w:hideMark/>
          </w:tcPr>
          <w:p w14:paraId="53B99A8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342.1</w:t>
            </w:r>
          </w:p>
        </w:tc>
      </w:tr>
      <w:tr w:rsidR="003A65F1" w:rsidRPr="003A65F1" w14:paraId="099AA4D1" w14:textId="77777777" w:rsidTr="00944F8F">
        <w:trPr>
          <w:trHeight w:val="300"/>
        </w:trPr>
        <w:tc>
          <w:tcPr>
            <w:tcW w:w="1255" w:type="dxa"/>
            <w:noWrap/>
            <w:hideMark/>
          </w:tcPr>
          <w:p w14:paraId="118FAD7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7110004</w:t>
            </w:r>
          </w:p>
        </w:tc>
        <w:tc>
          <w:tcPr>
            <w:tcW w:w="1565" w:type="dxa"/>
            <w:hideMark/>
          </w:tcPr>
          <w:p w14:paraId="4FFDC541"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xml:space="preserve">The </w:t>
            </w:r>
            <w:proofErr w:type="spellStart"/>
            <w:r w:rsidRPr="00AB5492">
              <w:rPr>
                <w:rFonts w:ascii="Calibri" w:eastAsia="Times New Roman" w:hAnsi="Calibri" w:cs="Calibri"/>
                <w:color w:val="000000"/>
                <w:szCs w:val="22"/>
                <w:highlight w:val="yellow"/>
              </w:rPr>
              <w:t>Sny</w:t>
            </w:r>
            <w:proofErr w:type="spellEnd"/>
          </w:p>
        </w:tc>
        <w:tc>
          <w:tcPr>
            <w:tcW w:w="916" w:type="dxa"/>
            <w:noWrap/>
            <w:hideMark/>
          </w:tcPr>
          <w:p w14:paraId="55853C7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736D394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346.1</w:t>
            </w:r>
          </w:p>
        </w:tc>
        <w:tc>
          <w:tcPr>
            <w:tcW w:w="1159" w:type="dxa"/>
            <w:noWrap/>
            <w:hideMark/>
          </w:tcPr>
          <w:p w14:paraId="403B64C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47.8</w:t>
            </w:r>
          </w:p>
        </w:tc>
        <w:tc>
          <w:tcPr>
            <w:tcW w:w="1040" w:type="dxa"/>
            <w:noWrap/>
            <w:hideMark/>
          </w:tcPr>
          <w:p w14:paraId="41954C0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791A0E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146.4</w:t>
            </w:r>
          </w:p>
        </w:tc>
        <w:tc>
          <w:tcPr>
            <w:tcW w:w="1170" w:type="dxa"/>
            <w:noWrap/>
            <w:hideMark/>
          </w:tcPr>
          <w:p w14:paraId="48D7606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495.8</w:t>
            </w:r>
          </w:p>
        </w:tc>
      </w:tr>
      <w:tr w:rsidR="003A65F1" w:rsidRPr="003A65F1" w14:paraId="4B09C5DB" w14:textId="77777777" w:rsidTr="00944F8F">
        <w:trPr>
          <w:trHeight w:val="300"/>
        </w:trPr>
        <w:tc>
          <w:tcPr>
            <w:tcW w:w="1255" w:type="dxa"/>
            <w:noWrap/>
            <w:hideMark/>
          </w:tcPr>
          <w:p w14:paraId="0CB1A56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7110009</w:t>
            </w:r>
          </w:p>
        </w:tc>
        <w:tc>
          <w:tcPr>
            <w:tcW w:w="1565" w:type="dxa"/>
            <w:hideMark/>
          </w:tcPr>
          <w:p w14:paraId="1622C167"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Peruque-Piasa</w:t>
            </w:r>
          </w:p>
        </w:tc>
        <w:tc>
          <w:tcPr>
            <w:tcW w:w="916" w:type="dxa"/>
            <w:noWrap/>
            <w:hideMark/>
          </w:tcPr>
          <w:p w14:paraId="4E62384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72.5</w:t>
            </w:r>
          </w:p>
        </w:tc>
        <w:tc>
          <w:tcPr>
            <w:tcW w:w="1080" w:type="dxa"/>
            <w:noWrap/>
            <w:hideMark/>
          </w:tcPr>
          <w:p w14:paraId="2914D30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48.8</w:t>
            </w:r>
          </w:p>
        </w:tc>
        <w:tc>
          <w:tcPr>
            <w:tcW w:w="1159" w:type="dxa"/>
            <w:noWrap/>
            <w:hideMark/>
          </w:tcPr>
          <w:p w14:paraId="1EF197D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1.8</w:t>
            </w:r>
          </w:p>
        </w:tc>
        <w:tc>
          <w:tcPr>
            <w:tcW w:w="1040" w:type="dxa"/>
            <w:noWrap/>
            <w:hideMark/>
          </w:tcPr>
          <w:p w14:paraId="355A6E6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6949CC0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63.6</w:t>
            </w:r>
          </w:p>
        </w:tc>
        <w:tc>
          <w:tcPr>
            <w:tcW w:w="1170" w:type="dxa"/>
            <w:noWrap/>
            <w:hideMark/>
          </w:tcPr>
          <w:p w14:paraId="4F249F8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92.6</w:t>
            </w:r>
          </w:p>
        </w:tc>
      </w:tr>
      <w:tr w:rsidR="003A65F1" w:rsidRPr="003A65F1" w14:paraId="72B4B3EE" w14:textId="77777777" w:rsidTr="00944F8F">
        <w:trPr>
          <w:trHeight w:val="300"/>
        </w:trPr>
        <w:tc>
          <w:tcPr>
            <w:tcW w:w="1255" w:type="dxa"/>
            <w:noWrap/>
            <w:hideMark/>
          </w:tcPr>
          <w:p w14:paraId="50F8300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7120001</w:t>
            </w:r>
          </w:p>
        </w:tc>
        <w:tc>
          <w:tcPr>
            <w:tcW w:w="1565" w:type="dxa"/>
            <w:hideMark/>
          </w:tcPr>
          <w:p w14:paraId="5C579C10"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Kankakee</w:t>
            </w:r>
          </w:p>
        </w:tc>
        <w:tc>
          <w:tcPr>
            <w:tcW w:w="916" w:type="dxa"/>
            <w:noWrap/>
            <w:hideMark/>
          </w:tcPr>
          <w:p w14:paraId="280B070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4A18682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12.4</w:t>
            </w:r>
          </w:p>
        </w:tc>
        <w:tc>
          <w:tcPr>
            <w:tcW w:w="1159" w:type="dxa"/>
            <w:noWrap/>
            <w:hideMark/>
          </w:tcPr>
          <w:p w14:paraId="255FD81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115.6</w:t>
            </w:r>
          </w:p>
        </w:tc>
        <w:tc>
          <w:tcPr>
            <w:tcW w:w="1040" w:type="dxa"/>
            <w:noWrap/>
            <w:hideMark/>
          </w:tcPr>
          <w:p w14:paraId="68F1A7D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9C1F4B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397.8</w:t>
            </w:r>
          </w:p>
        </w:tc>
        <w:tc>
          <w:tcPr>
            <w:tcW w:w="1170" w:type="dxa"/>
            <w:noWrap/>
            <w:hideMark/>
          </w:tcPr>
          <w:p w14:paraId="40D6277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195.7</w:t>
            </w:r>
          </w:p>
        </w:tc>
      </w:tr>
      <w:tr w:rsidR="003A65F1" w:rsidRPr="003A65F1" w14:paraId="7F379E67" w14:textId="77777777" w:rsidTr="00944F8F">
        <w:trPr>
          <w:trHeight w:val="300"/>
        </w:trPr>
        <w:tc>
          <w:tcPr>
            <w:tcW w:w="1255" w:type="dxa"/>
            <w:noWrap/>
            <w:hideMark/>
          </w:tcPr>
          <w:p w14:paraId="1967980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lastRenderedPageBreak/>
              <w:t>7120002</w:t>
            </w:r>
          </w:p>
        </w:tc>
        <w:tc>
          <w:tcPr>
            <w:tcW w:w="1565" w:type="dxa"/>
            <w:hideMark/>
          </w:tcPr>
          <w:p w14:paraId="364084BC"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Iroquois</w:t>
            </w:r>
          </w:p>
        </w:tc>
        <w:tc>
          <w:tcPr>
            <w:tcW w:w="916" w:type="dxa"/>
            <w:noWrap/>
            <w:hideMark/>
          </w:tcPr>
          <w:p w14:paraId="6430F69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3.3</w:t>
            </w:r>
          </w:p>
        </w:tc>
        <w:tc>
          <w:tcPr>
            <w:tcW w:w="1080" w:type="dxa"/>
            <w:noWrap/>
            <w:hideMark/>
          </w:tcPr>
          <w:p w14:paraId="4571C87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30.2</w:t>
            </w:r>
          </w:p>
        </w:tc>
        <w:tc>
          <w:tcPr>
            <w:tcW w:w="1159" w:type="dxa"/>
            <w:noWrap/>
            <w:hideMark/>
          </w:tcPr>
          <w:p w14:paraId="3924587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4263BCC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074D0FE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305.8</w:t>
            </w:r>
          </w:p>
        </w:tc>
        <w:tc>
          <w:tcPr>
            <w:tcW w:w="1170" w:type="dxa"/>
            <w:noWrap/>
            <w:hideMark/>
          </w:tcPr>
          <w:p w14:paraId="3268F2C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740.9</w:t>
            </w:r>
          </w:p>
        </w:tc>
      </w:tr>
      <w:tr w:rsidR="003A65F1" w:rsidRPr="003A65F1" w14:paraId="282DA0FA" w14:textId="77777777" w:rsidTr="00944F8F">
        <w:trPr>
          <w:trHeight w:val="300"/>
        </w:trPr>
        <w:tc>
          <w:tcPr>
            <w:tcW w:w="1255" w:type="dxa"/>
            <w:noWrap/>
            <w:hideMark/>
          </w:tcPr>
          <w:p w14:paraId="13C4BFE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7120003</w:t>
            </w:r>
          </w:p>
        </w:tc>
        <w:tc>
          <w:tcPr>
            <w:tcW w:w="1565" w:type="dxa"/>
            <w:hideMark/>
          </w:tcPr>
          <w:p w14:paraId="7E026C0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Chicago</w:t>
            </w:r>
          </w:p>
        </w:tc>
        <w:tc>
          <w:tcPr>
            <w:tcW w:w="916" w:type="dxa"/>
            <w:noWrap/>
            <w:hideMark/>
          </w:tcPr>
          <w:p w14:paraId="3DF6954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37CA2EC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21.4</w:t>
            </w:r>
          </w:p>
        </w:tc>
        <w:tc>
          <w:tcPr>
            <w:tcW w:w="1159" w:type="dxa"/>
            <w:noWrap/>
            <w:hideMark/>
          </w:tcPr>
          <w:p w14:paraId="627205B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93.2</w:t>
            </w:r>
          </w:p>
        </w:tc>
        <w:tc>
          <w:tcPr>
            <w:tcW w:w="1040" w:type="dxa"/>
            <w:noWrap/>
            <w:hideMark/>
          </w:tcPr>
          <w:p w14:paraId="4B5189B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21CAAE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291</w:t>
            </w:r>
          </w:p>
        </w:tc>
        <w:tc>
          <w:tcPr>
            <w:tcW w:w="1170" w:type="dxa"/>
            <w:noWrap/>
            <w:hideMark/>
          </w:tcPr>
          <w:p w14:paraId="70D4A0E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13.9</w:t>
            </w:r>
          </w:p>
        </w:tc>
      </w:tr>
      <w:tr w:rsidR="003A65F1" w:rsidRPr="003A65F1" w14:paraId="48D128C8" w14:textId="77777777" w:rsidTr="00944F8F">
        <w:trPr>
          <w:trHeight w:val="300"/>
        </w:trPr>
        <w:tc>
          <w:tcPr>
            <w:tcW w:w="1255" w:type="dxa"/>
            <w:noWrap/>
            <w:hideMark/>
          </w:tcPr>
          <w:p w14:paraId="79854F6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7120004</w:t>
            </w:r>
          </w:p>
        </w:tc>
        <w:tc>
          <w:tcPr>
            <w:tcW w:w="1565" w:type="dxa"/>
            <w:hideMark/>
          </w:tcPr>
          <w:p w14:paraId="0A438E7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Des Plaines</w:t>
            </w:r>
          </w:p>
        </w:tc>
        <w:tc>
          <w:tcPr>
            <w:tcW w:w="916" w:type="dxa"/>
            <w:noWrap/>
            <w:hideMark/>
          </w:tcPr>
          <w:p w14:paraId="5CBE1F4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29.8</w:t>
            </w:r>
          </w:p>
        </w:tc>
        <w:tc>
          <w:tcPr>
            <w:tcW w:w="1080" w:type="dxa"/>
            <w:noWrap/>
            <w:hideMark/>
          </w:tcPr>
          <w:p w14:paraId="04C21C9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128.4</w:t>
            </w:r>
          </w:p>
        </w:tc>
        <w:tc>
          <w:tcPr>
            <w:tcW w:w="1159" w:type="dxa"/>
            <w:noWrap/>
            <w:hideMark/>
          </w:tcPr>
          <w:p w14:paraId="25D0939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280.6</w:t>
            </w:r>
          </w:p>
        </w:tc>
        <w:tc>
          <w:tcPr>
            <w:tcW w:w="1040" w:type="dxa"/>
            <w:noWrap/>
            <w:hideMark/>
          </w:tcPr>
          <w:p w14:paraId="4DBBF36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E75C2E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953.3</w:t>
            </w:r>
          </w:p>
        </w:tc>
        <w:tc>
          <w:tcPr>
            <w:tcW w:w="1170" w:type="dxa"/>
            <w:noWrap/>
            <w:hideMark/>
          </w:tcPr>
          <w:p w14:paraId="46C32E3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49.4</w:t>
            </w:r>
          </w:p>
        </w:tc>
      </w:tr>
      <w:tr w:rsidR="003A65F1" w:rsidRPr="003A65F1" w14:paraId="2EA55B9D" w14:textId="77777777" w:rsidTr="00944F8F">
        <w:trPr>
          <w:trHeight w:val="300"/>
        </w:trPr>
        <w:tc>
          <w:tcPr>
            <w:tcW w:w="1255" w:type="dxa"/>
            <w:noWrap/>
            <w:hideMark/>
          </w:tcPr>
          <w:p w14:paraId="1B1665F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7120005</w:t>
            </w:r>
          </w:p>
        </w:tc>
        <w:tc>
          <w:tcPr>
            <w:tcW w:w="1565" w:type="dxa"/>
            <w:hideMark/>
          </w:tcPr>
          <w:p w14:paraId="4552580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Upper Illinois</w:t>
            </w:r>
          </w:p>
        </w:tc>
        <w:tc>
          <w:tcPr>
            <w:tcW w:w="916" w:type="dxa"/>
            <w:noWrap/>
            <w:hideMark/>
          </w:tcPr>
          <w:p w14:paraId="0307A6D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5799271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24.2</w:t>
            </w:r>
          </w:p>
        </w:tc>
        <w:tc>
          <w:tcPr>
            <w:tcW w:w="1159" w:type="dxa"/>
            <w:noWrap/>
            <w:hideMark/>
          </w:tcPr>
          <w:p w14:paraId="297E00D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44.1</w:t>
            </w:r>
          </w:p>
        </w:tc>
        <w:tc>
          <w:tcPr>
            <w:tcW w:w="1040" w:type="dxa"/>
            <w:noWrap/>
            <w:hideMark/>
          </w:tcPr>
          <w:p w14:paraId="61F3144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55D5E9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350.6</w:t>
            </w:r>
          </w:p>
        </w:tc>
        <w:tc>
          <w:tcPr>
            <w:tcW w:w="1170" w:type="dxa"/>
            <w:noWrap/>
            <w:hideMark/>
          </w:tcPr>
          <w:p w14:paraId="2A02207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524.7</w:t>
            </w:r>
          </w:p>
        </w:tc>
      </w:tr>
      <w:tr w:rsidR="003A65F1" w:rsidRPr="003A65F1" w14:paraId="3DC04856" w14:textId="77777777" w:rsidTr="00944F8F">
        <w:trPr>
          <w:trHeight w:val="300"/>
        </w:trPr>
        <w:tc>
          <w:tcPr>
            <w:tcW w:w="1255" w:type="dxa"/>
            <w:noWrap/>
            <w:hideMark/>
          </w:tcPr>
          <w:p w14:paraId="18B867B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7120006</w:t>
            </w:r>
          </w:p>
        </w:tc>
        <w:tc>
          <w:tcPr>
            <w:tcW w:w="1565" w:type="dxa"/>
            <w:hideMark/>
          </w:tcPr>
          <w:p w14:paraId="756F6424"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Upper Fox</w:t>
            </w:r>
          </w:p>
        </w:tc>
        <w:tc>
          <w:tcPr>
            <w:tcW w:w="916" w:type="dxa"/>
            <w:noWrap/>
            <w:hideMark/>
          </w:tcPr>
          <w:p w14:paraId="4D61ADA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275</w:t>
            </w:r>
          </w:p>
        </w:tc>
        <w:tc>
          <w:tcPr>
            <w:tcW w:w="1080" w:type="dxa"/>
            <w:noWrap/>
            <w:hideMark/>
          </w:tcPr>
          <w:p w14:paraId="375044E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94.3</w:t>
            </w:r>
          </w:p>
        </w:tc>
        <w:tc>
          <w:tcPr>
            <w:tcW w:w="1159" w:type="dxa"/>
            <w:noWrap/>
            <w:hideMark/>
          </w:tcPr>
          <w:p w14:paraId="1D6F115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9.5</w:t>
            </w:r>
          </w:p>
        </w:tc>
        <w:tc>
          <w:tcPr>
            <w:tcW w:w="1040" w:type="dxa"/>
            <w:noWrap/>
            <w:hideMark/>
          </w:tcPr>
          <w:p w14:paraId="48F98A9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2846244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168.2</w:t>
            </w:r>
          </w:p>
        </w:tc>
        <w:tc>
          <w:tcPr>
            <w:tcW w:w="1170" w:type="dxa"/>
            <w:noWrap/>
            <w:hideMark/>
          </w:tcPr>
          <w:p w14:paraId="25EADA2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35.8</w:t>
            </w:r>
          </w:p>
        </w:tc>
      </w:tr>
      <w:tr w:rsidR="003A65F1" w:rsidRPr="003A65F1" w14:paraId="5AD49D22" w14:textId="77777777" w:rsidTr="00944F8F">
        <w:trPr>
          <w:trHeight w:val="300"/>
        </w:trPr>
        <w:tc>
          <w:tcPr>
            <w:tcW w:w="1255" w:type="dxa"/>
            <w:noWrap/>
            <w:hideMark/>
          </w:tcPr>
          <w:p w14:paraId="14A3E53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7120007</w:t>
            </w:r>
          </w:p>
        </w:tc>
        <w:tc>
          <w:tcPr>
            <w:tcW w:w="1565" w:type="dxa"/>
            <w:hideMark/>
          </w:tcPr>
          <w:p w14:paraId="6E9DE80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Fox</w:t>
            </w:r>
          </w:p>
        </w:tc>
        <w:tc>
          <w:tcPr>
            <w:tcW w:w="916" w:type="dxa"/>
            <w:noWrap/>
            <w:hideMark/>
          </w:tcPr>
          <w:p w14:paraId="3ADBBF2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3.1</w:t>
            </w:r>
          </w:p>
        </w:tc>
        <w:tc>
          <w:tcPr>
            <w:tcW w:w="1080" w:type="dxa"/>
            <w:noWrap/>
            <w:hideMark/>
          </w:tcPr>
          <w:p w14:paraId="1B40BD7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88.6</w:t>
            </w:r>
          </w:p>
        </w:tc>
        <w:tc>
          <w:tcPr>
            <w:tcW w:w="1159" w:type="dxa"/>
            <w:noWrap/>
            <w:hideMark/>
          </w:tcPr>
          <w:p w14:paraId="1DB2567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63.2</w:t>
            </w:r>
          </w:p>
        </w:tc>
        <w:tc>
          <w:tcPr>
            <w:tcW w:w="1040" w:type="dxa"/>
            <w:noWrap/>
            <w:hideMark/>
          </w:tcPr>
          <w:p w14:paraId="5DAB652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35447D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442.8</w:t>
            </w:r>
          </w:p>
        </w:tc>
        <w:tc>
          <w:tcPr>
            <w:tcW w:w="1170" w:type="dxa"/>
            <w:noWrap/>
            <w:hideMark/>
          </w:tcPr>
          <w:p w14:paraId="2353A45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366.5</w:t>
            </w:r>
          </w:p>
        </w:tc>
      </w:tr>
      <w:tr w:rsidR="003A65F1" w:rsidRPr="003A65F1" w14:paraId="3D0D1A79" w14:textId="77777777" w:rsidTr="00944F8F">
        <w:trPr>
          <w:trHeight w:val="600"/>
        </w:trPr>
        <w:tc>
          <w:tcPr>
            <w:tcW w:w="1255" w:type="dxa"/>
            <w:noWrap/>
            <w:hideMark/>
          </w:tcPr>
          <w:p w14:paraId="299D010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7130001</w:t>
            </w:r>
          </w:p>
        </w:tc>
        <w:tc>
          <w:tcPr>
            <w:tcW w:w="1565" w:type="dxa"/>
            <w:hideMark/>
          </w:tcPr>
          <w:p w14:paraId="073D8E64"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Illinois-</w:t>
            </w:r>
            <w:proofErr w:type="spellStart"/>
            <w:r w:rsidRPr="00AB5492">
              <w:rPr>
                <w:rFonts w:ascii="Calibri" w:eastAsia="Times New Roman" w:hAnsi="Calibri" w:cs="Calibri"/>
                <w:color w:val="000000"/>
                <w:szCs w:val="22"/>
                <w:highlight w:val="yellow"/>
              </w:rPr>
              <w:t>Senachwine</w:t>
            </w:r>
            <w:proofErr w:type="spellEnd"/>
            <w:r w:rsidRPr="00AB5492">
              <w:rPr>
                <w:rFonts w:ascii="Calibri" w:eastAsia="Times New Roman" w:hAnsi="Calibri" w:cs="Calibri"/>
                <w:color w:val="000000"/>
                <w:szCs w:val="22"/>
                <w:highlight w:val="yellow"/>
              </w:rPr>
              <w:t xml:space="preserve"> Lake</w:t>
            </w:r>
          </w:p>
        </w:tc>
        <w:tc>
          <w:tcPr>
            <w:tcW w:w="916" w:type="dxa"/>
            <w:noWrap/>
            <w:hideMark/>
          </w:tcPr>
          <w:p w14:paraId="5F8C36D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54.2</w:t>
            </w:r>
          </w:p>
        </w:tc>
        <w:tc>
          <w:tcPr>
            <w:tcW w:w="1080" w:type="dxa"/>
            <w:noWrap/>
            <w:hideMark/>
          </w:tcPr>
          <w:p w14:paraId="211FDB6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42.3</w:t>
            </w:r>
          </w:p>
        </w:tc>
        <w:tc>
          <w:tcPr>
            <w:tcW w:w="1159" w:type="dxa"/>
            <w:noWrap/>
            <w:hideMark/>
          </w:tcPr>
          <w:p w14:paraId="5E2FB77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16</w:t>
            </w:r>
          </w:p>
        </w:tc>
        <w:tc>
          <w:tcPr>
            <w:tcW w:w="1040" w:type="dxa"/>
            <w:noWrap/>
            <w:hideMark/>
          </w:tcPr>
          <w:p w14:paraId="679EE01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5506EC1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672.9</w:t>
            </w:r>
          </w:p>
        </w:tc>
        <w:tc>
          <w:tcPr>
            <w:tcW w:w="1170" w:type="dxa"/>
            <w:noWrap/>
            <w:hideMark/>
          </w:tcPr>
          <w:p w14:paraId="059B976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943.9</w:t>
            </w:r>
          </w:p>
        </w:tc>
      </w:tr>
      <w:tr w:rsidR="003A65F1" w:rsidRPr="003A65F1" w14:paraId="6C3BDB19" w14:textId="77777777" w:rsidTr="00944F8F">
        <w:trPr>
          <w:trHeight w:val="300"/>
        </w:trPr>
        <w:tc>
          <w:tcPr>
            <w:tcW w:w="1255" w:type="dxa"/>
            <w:noWrap/>
            <w:hideMark/>
          </w:tcPr>
          <w:p w14:paraId="3ABD60A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7130002</w:t>
            </w:r>
          </w:p>
        </w:tc>
        <w:tc>
          <w:tcPr>
            <w:tcW w:w="1565" w:type="dxa"/>
            <w:hideMark/>
          </w:tcPr>
          <w:p w14:paraId="0E32F36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Vermilion</w:t>
            </w:r>
          </w:p>
        </w:tc>
        <w:tc>
          <w:tcPr>
            <w:tcW w:w="916" w:type="dxa"/>
            <w:noWrap/>
            <w:hideMark/>
          </w:tcPr>
          <w:p w14:paraId="53B0FB2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102.8</w:t>
            </w:r>
          </w:p>
        </w:tc>
        <w:tc>
          <w:tcPr>
            <w:tcW w:w="1080" w:type="dxa"/>
            <w:noWrap/>
            <w:hideMark/>
          </w:tcPr>
          <w:p w14:paraId="47A0ED1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48.7</w:t>
            </w:r>
          </w:p>
        </w:tc>
        <w:tc>
          <w:tcPr>
            <w:tcW w:w="1159" w:type="dxa"/>
            <w:noWrap/>
            <w:hideMark/>
          </w:tcPr>
          <w:p w14:paraId="03B4CCA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0.2</w:t>
            </w:r>
          </w:p>
        </w:tc>
        <w:tc>
          <w:tcPr>
            <w:tcW w:w="1040" w:type="dxa"/>
            <w:noWrap/>
            <w:hideMark/>
          </w:tcPr>
          <w:p w14:paraId="4A1CAE3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955262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409.9</w:t>
            </w:r>
          </w:p>
        </w:tc>
        <w:tc>
          <w:tcPr>
            <w:tcW w:w="1170" w:type="dxa"/>
            <w:noWrap/>
            <w:hideMark/>
          </w:tcPr>
          <w:p w14:paraId="62A4ED9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578.9</w:t>
            </w:r>
          </w:p>
        </w:tc>
      </w:tr>
      <w:tr w:rsidR="003A65F1" w:rsidRPr="003A65F1" w14:paraId="6E6BF048" w14:textId="77777777" w:rsidTr="00944F8F">
        <w:trPr>
          <w:trHeight w:val="600"/>
        </w:trPr>
        <w:tc>
          <w:tcPr>
            <w:tcW w:w="1255" w:type="dxa"/>
            <w:noWrap/>
            <w:hideMark/>
          </w:tcPr>
          <w:p w14:paraId="4F514A1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7130003</w:t>
            </w:r>
          </w:p>
        </w:tc>
        <w:tc>
          <w:tcPr>
            <w:tcW w:w="1565" w:type="dxa"/>
            <w:hideMark/>
          </w:tcPr>
          <w:p w14:paraId="7C941F81"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Illinois-Lake Chautauqua</w:t>
            </w:r>
          </w:p>
        </w:tc>
        <w:tc>
          <w:tcPr>
            <w:tcW w:w="916" w:type="dxa"/>
            <w:noWrap/>
            <w:hideMark/>
          </w:tcPr>
          <w:p w14:paraId="59899F2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366.9</w:t>
            </w:r>
          </w:p>
        </w:tc>
        <w:tc>
          <w:tcPr>
            <w:tcW w:w="1080" w:type="dxa"/>
            <w:noWrap/>
            <w:hideMark/>
          </w:tcPr>
          <w:p w14:paraId="0FACA9B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38.8</w:t>
            </w:r>
          </w:p>
        </w:tc>
        <w:tc>
          <w:tcPr>
            <w:tcW w:w="1159" w:type="dxa"/>
            <w:noWrap/>
            <w:hideMark/>
          </w:tcPr>
          <w:p w14:paraId="6DF78A9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21</w:t>
            </w:r>
          </w:p>
        </w:tc>
        <w:tc>
          <w:tcPr>
            <w:tcW w:w="1040" w:type="dxa"/>
            <w:noWrap/>
            <w:hideMark/>
          </w:tcPr>
          <w:p w14:paraId="4C8C12F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4C0D81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208.2</w:t>
            </w:r>
          </w:p>
        </w:tc>
        <w:tc>
          <w:tcPr>
            <w:tcW w:w="1170" w:type="dxa"/>
            <w:noWrap/>
            <w:hideMark/>
          </w:tcPr>
          <w:p w14:paraId="652F9B7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583.7</w:t>
            </w:r>
          </w:p>
        </w:tc>
      </w:tr>
      <w:tr w:rsidR="003A65F1" w:rsidRPr="003A65F1" w14:paraId="021E75D7" w14:textId="77777777" w:rsidTr="00944F8F">
        <w:trPr>
          <w:trHeight w:val="300"/>
        </w:trPr>
        <w:tc>
          <w:tcPr>
            <w:tcW w:w="1255" w:type="dxa"/>
            <w:noWrap/>
            <w:hideMark/>
          </w:tcPr>
          <w:p w14:paraId="3DEDE20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7130004</w:t>
            </w:r>
          </w:p>
        </w:tc>
        <w:tc>
          <w:tcPr>
            <w:tcW w:w="1565" w:type="dxa"/>
            <w:hideMark/>
          </w:tcPr>
          <w:p w14:paraId="6A04374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Mackinaw</w:t>
            </w:r>
          </w:p>
        </w:tc>
        <w:tc>
          <w:tcPr>
            <w:tcW w:w="916" w:type="dxa"/>
            <w:noWrap/>
            <w:hideMark/>
          </w:tcPr>
          <w:p w14:paraId="3EC95C6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2.8</w:t>
            </w:r>
          </w:p>
        </w:tc>
        <w:tc>
          <w:tcPr>
            <w:tcW w:w="1080" w:type="dxa"/>
            <w:noWrap/>
            <w:hideMark/>
          </w:tcPr>
          <w:p w14:paraId="4DEA014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8.8</w:t>
            </w:r>
          </w:p>
        </w:tc>
        <w:tc>
          <w:tcPr>
            <w:tcW w:w="1159" w:type="dxa"/>
            <w:noWrap/>
            <w:hideMark/>
          </w:tcPr>
          <w:p w14:paraId="253FED4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11.3</w:t>
            </w:r>
          </w:p>
        </w:tc>
        <w:tc>
          <w:tcPr>
            <w:tcW w:w="1040" w:type="dxa"/>
            <w:noWrap/>
            <w:hideMark/>
          </w:tcPr>
          <w:p w14:paraId="207F0A5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4BBCED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470.1</w:t>
            </w:r>
          </w:p>
        </w:tc>
        <w:tc>
          <w:tcPr>
            <w:tcW w:w="1170" w:type="dxa"/>
            <w:noWrap/>
            <w:hideMark/>
          </w:tcPr>
          <w:p w14:paraId="73FB134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403.2</w:t>
            </w:r>
          </w:p>
        </w:tc>
      </w:tr>
      <w:tr w:rsidR="003A65F1" w:rsidRPr="003A65F1" w14:paraId="6A388823" w14:textId="77777777" w:rsidTr="00944F8F">
        <w:trPr>
          <w:trHeight w:val="300"/>
        </w:trPr>
        <w:tc>
          <w:tcPr>
            <w:tcW w:w="1255" w:type="dxa"/>
            <w:noWrap/>
            <w:hideMark/>
          </w:tcPr>
          <w:p w14:paraId="659B68A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7130005</w:t>
            </w:r>
          </w:p>
        </w:tc>
        <w:tc>
          <w:tcPr>
            <w:tcW w:w="1565" w:type="dxa"/>
            <w:hideMark/>
          </w:tcPr>
          <w:p w14:paraId="160BE888"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Spoon</w:t>
            </w:r>
          </w:p>
        </w:tc>
        <w:tc>
          <w:tcPr>
            <w:tcW w:w="916" w:type="dxa"/>
            <w:noWrap/>
            <w:hideMark/>
          </w:tcPr>
          <w:p w14:paraId="61E4638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306.6</w:t>
            </w:r>
          </w:p>
        </w:tc>
        <w:tc>
          <w:tcPr>
            <w:tcW w:w="1080" w:type="dxa"/>
            <w:noWrap/>
            <w:hideMark/>
          </w:tcPr>
          <w:p w14:paraId="11CBF04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13.4</w:t>
            </w:r>
          </w:p>
        </w:tc>
        <w:tc>
          <w:tcPr>
            <w:tcW w:w="1159" w:type="dxa"/>
            <w:noWrap/>
            <w:hideMark/>
          </w:tcPr>
          <w:p w14:paraId="57CD249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74017E0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84DF10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468.6</w:t>
            </w:r>
          </w:p>
        </w:tc>
        <w:tc>
          <w:tcPr>
            <w:tcW w:w="1170" w:type="dxa"/>
            <w:noWrap/>
            <w:hideMark/>
          </w:tcPr>
          <w:p w14:paraId="61252CE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776.5</w:t>
            </w:r>
          </w:p>
        </w:tc>
      </w:tr>
      <w:tr w:rsidR="003A65F1" w:rsidRPr="003A65F1" w14:paraId="26C94BB7" w14:textId="77777777" w:rsidTr="00944F8F">
        <w:trPr>
          <w:trHeight w:val="300"/>
        </w:trPr>
        <w:tc>
          <w:tcPr>
            <w:tcW w:w="1255" w:type="dxa"/>
            <w:noWrap/>
            <w:hideMark/>
          </w:tcPr>
          <w:p w14:paraId="15CB87F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7130006</w:t>
            </w:r>
          </w:p>
        </w:tc>
        <w:tc>
          <w:tcPr>
            <w:tcW w:w="1565" w:type="dxa"/>
            <w:hideMark/>
          </w:tcPr>
          <w:p w14:paraId="3C2C2C74"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Upper Sangamon</w:t>
            </w:r>
          </w:p>
        </w:tc>
        <w:tc>
          <w:tcPr>
            <w:tcW w:w="916" w:type="dxa"/>
            <w:noWrap/>
            <w:hideMark/>
          </w:tcPr>
          <w:p w14:paraId="05B2458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19</w:t>
            </w:r>
          </w:p>
        </w:tc>
        <w:tc>
          <w:tcPr>
            <w:tcW w:w="1080" w:type="dxa"/>
            <w:noWrap/>
            <w:hideMark/>
          </w:tcPr>
          <w:p w14:paraId="2322B27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20</w:t>
            </w:r>
          </w:p>
        </w:tc>
        <w:tc>
          <w:tcPr>
            <w:tcW w:w="1159" w:type="dxa"/>
            <w:noWrap/>
            <w:hideMark/>
          </w:tcPr>
          <w:p w14:paraId="0524AE2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56.1</w:t>
            </w:r>
          </w:p>
        </w:tc>
        <w:tc>
          <w:tcPr>
            <w:tcW w:w="1040" w:type="dxa"/>
            <w:noWrap/>
            <w:hideMark/>
          </w:tcPr>
          <w:p w14:paraId="6B3A203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2FF2456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471.6</w:t>
            </w:r>
          </w:p>
        </w:tc>
        <w:tc>
          <w:tcPr>
            <w:tcW w:w="1170" w:type="dxa"/>
            <w:noWrap/>
            <w:hideMark/>
          </w:tcPr>
          <w:p w14:paraId="7C5D6A7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515.8</w:t>
            </w:r>
          </w:p>
        </w:tc>
      </w:tr>
      <w:tr w:rsidR="003A65F1" w:rsidRPr="003A65F1" w14:paraId="4D3D1DBC" w14:textId="77777777" w:rsidTr="00944F8F">
        <w:trPr>
          <w:trHeight w:val="600"/>
        </w:trPr>
        <w:tc>
          <w:tcPr>
            <w:tcW w:w="1255" w:type="dxa"/>
            <w:noWrap/>
            <w:hideMark/>
          </w:tcPr>
          <w:p w14:paraId="136A7D3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7130007</w:t>
            </w:r>
          </w:p>
        </w:tc>
        <w:tc>
          <w:tcPr>
            <w:tcW w:w="1565" w:type="dxa"/>
            <w:hideMark/>
          </w:tcPr>
          <w:p w14:paraId="7752FA6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South Fork Sangamon</w:t>
            </w:r>
          </w:p>
        </w:tc>
        <w:tc>
          <w:tcPr>
            <w:tcW w:w="916" w:type="dxa"/>
            <w:noWrap/>
            <w:hideMark/>
          </w:tcPr>
          <w:p w14:paraId="455E181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7.4</w:t>
            </w:r>
          </w:p>
        </w:tc>
        <w:tc>
          <w:tcPr>
            <w:tcW w:w="1080" w:type="dxa"/>
            <w:noWrap/>
            <w:hideMark/>
          </w:tcPr>
          <w:p w14:paraId="45CE106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14.2</w:t>
            </w:r>
          </w:p>
        </w:tc>
        <w:tc>
          <w:tcPr>
            <w:tcW w:w="1159" w:type="dxa"/>
            <w:noWrap/>
            <w:hideMark/>
          </w:tcPr>
          <w:p w14:paraId="0D5728A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63BFC9E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FB1ECC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449.6</w:t>
            </w:r>
          </w:p>
        </w:tc>
        <w:tc>
          <w:tcPr>
            <w:tcW w:w="1170" w:type="dxa"/>
            <w:noWrap/>
            <w:hideMark/>
          </w:tcPr>
          <w:p w14:paraId="77D54EC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442.2</w:t>
            </w:r>
          </w:p>
        </w:tc>
      </w:tr>
      <w:tr w:rsidR="003A65F1" w:rsidRPr="003A65F1" w14:paraId="2C146F81" w14:textId="77777777" w:rsidTr="00944F8F">
        <w:trPr>
          <w:trHeight w:val="300"/>
        </w:trPr>
        <w:tc>
          <w:tcPr>
            <w:tcW w:w="1255" w:type="dxa"/>
            <w:noWrap/>
            <w:hideMark/>
          </w:tcPr>
          <w:p w14:paraId="3CAA9A8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7130008</w:t>
            </w:r>
          </w:p>
        </w:tc>
        <w:tc>
          <w:tcPr>
            <w:tcW w:w="1565" w:type="dxa"/>
            <w:hideMark/>
          </w:tcPr>
          <w:p w14:paraId="77F6EFB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Sangamon</w:t>
            </w:r>
          </w:p>
        </w:tc>
        <w:tc>
          <w:tcPr>
            <w:tcW w:w="916" w:type="dxa"/>
            <w:noWrap/>
            <w:hideMark/>
          </w:tcPr>
          <w:p w14:paraId="5757A5B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587DFE2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1.8</w:t>
            </w:r>
          </w:p>
        </w:tc>
        <w:tc>
          <w:tcPr>
            <w:tcW w:w="1159" w:type="dxa"/>
            <w:noWrap/>
            <w:hideMark/>
          </w:tcPr>
          <w:p w14:paraId="748CFF3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27.6</w:t>
            </w:r>
          </w:p>
        </w:tc>
        <w:tc>
          <w:tcPr>
            <w:tcW w:w="1040" w:type="dxa"/>
            <w:noWrap/>
            <w:hideMark/>
          </w:tcPr>
          <w:p w14:paraId="6028501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0594DA6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318.3</w:t>
            </w:r>
          </w:p>
        </w:tc>
        <w:tc>
          <w:tcPr>
            <w:tcW w:w="1170" w:type="dxa"/>
            <w:noWrap/>
            <w:hideMark/>
          </w:tcPr>
          <w:p w14:paraId="3A8C1BD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360.2</w:t>
            </w:r>
          </w:p>
        </w:tc>
      </w:tr>
      <w:tr w:rsidR="003A65F1" w:rsidRPr="003A65F1" w14:paraId="49DE9311" w14:textId="77777777" w:rsidTr="00944F8F">
        <w:trPr>
          <w:trHeight w:val="300"/>
        </w:trPr>
        <w:tc>
          <w:tcPr>
            <w:tcW w:w="1255" w:type="dxa"/>
            <w:noWrap/>
            <w:hideMark/>
          </w:tcPr>
          <w:p w14:paraId="2706796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7130009</w:t>
            </w:r>
          </w:p>
        </w:tc>
        <w:tc>
          <w:tcPr>
            <w:tcW w:w="1565" w:type="dxa"/>
            <w:hideMark/>
          </w:tcPr>
          <w:p w14:paraId="3E6B966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Salt</w:t>
            </w:r>
          </w:p>
        </w:tc>
        <w:tc>
          <w:tcPr>
            <w:tcW w:w="916" w:type="dxa"/>
            <w:noWrap/>
            <w:hideMark/>
          </w:tcPr>
          <w:p w14:paraId="40765D5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17E79D9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12.7</w:t>
            </w:r>
          </w:p>
        </w:tc>
        <w:tc>
          <w:tcPr>
            <w:tcW w:w="1159" w:type="dxa"/>
            <w:noWrap/>
            <w:hideMark/>
          </w:tcPr>
          <w:p w14:paraId="2B963CB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2.6</w:t>
            </w:r>
          </w:p>
        </w:tc>
        <w:tc>
          <w:tcPr>
            <w:tcW w:w="1040" w:type="dxa"/>
            <w:noWrap/>
            <w:hideMark/>
          </w:tcPr>
          <w:p w14:paraId="3DA3360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95CA1A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675.3</w:t>
            </w:r>
          </w:p>
        </w:tc>
        <w:tc>
          <w:tcPr>
            <w:tcW w:w="1170" w:type="dxa"/>
            <w:noWrap/>
            <w:hideMark/>
          </w:tcPr>
          <w:p w14:paraId="31B362B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739.5</w:t>
            </w:r>
          </w:p>
        </w:tc>
      </w:tr>
      <w:tr w:rsidR="003A65F1" w:rsidRPr="003A65F1" w14:paraId="441D8EE0" w14:textId="77777777" w:rsidTr="00944F8F">
        <w:trPr>
          <w:trHeight w:val="300"/>
        </w:trPr>
        <w:tc>
          <w:tcPr>
            <w:tcW w:w="1255" w:type="dxa"/>
            <w:noWrap/>
            <w:hideMark/>
          </w:tcPr>
          <w:p w14:paraId="7ABCE0C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7130010</w:t>
            </w:r>
          </w:p>
        </w:tc>
        <w:tc>
          <w:tcPr>
            <w:tcW w:w="1565" w:type="dxa"/>
            <w:hideMark/>
          </w:tcPr>
          <w:p w14:paraId="3B08C1FC"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La Moine</w:t>
            </w:r>
          </w:p>
        </w:tc>
        <w:tc>
          <w:tcPr>
            <w:tcW w:w="916" w:type="dxa"/>
            <w:noWrap/>
            <w:hideMark/>
          </w:tcPr>
          <w:p w14:paraId="5A06AC4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250.1</w:t>
            </w:r>
          </w:p>
        </w:tc>
        <w:tc>
          <w:tcPr>
            <w:tcW w:w="1080" w:type="dxa"/>
            <w:noWrap/>
            <w:hideMark/>
          </w:tcPr>
          <w:p w14:paraId="4D0CD1F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7FDF382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317A516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C92252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370.6</w:t>
            </w:r>
          </w:p>
        </w:tc>
        <w:tc>
          <w:tcPr>
            <w:tcW w:w="1170" w:type="dxa"/>
            <w:noWrap/>
            <w:hideMark/>
          </w:tcPr>
          <w:p w14:paraId="4DA8143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538.5</w:t>
            </w:r>
          </w:p>
        </w:tc>
      </w:tr>
      <w:tr w:rsidR="003A65F1" w:rsidRPr="003A65F1" w14:paraId="4AC77856" w14:textId="77777777" w:rsidTr="00944F8F">
        <w:trPr>
          <w:trHeight w:val="300"/>
        </w:trPr>
        <w:tc>
          <w:tcPr>
            <w:tcW w:w="1255" w:type="dxa"/>
            <w:noWrap/>
            <w:hideMark/>
          </w:tcPr>
          <w:p w14:paraId="3CFF06F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7130011</w:t>
            </w:r>
          </w:p>
        </w:tc>
        <w:tc>
          <w:tcPr>
            <w:tcW w:w="1565" w:type="dxa"/>
            <w:hideMark/>
          </w:tcPr>
          <w:p w14:paraId="1EBBC2B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Illinois</w:t>
            </w:r>
          </w:p>
        </w:tc>
        <w:tc>
          <w:tcPr>
            <w:tcW w:w="916" w:type="dxa"/>
            <w:noWrap/>
            <w:hideMark/>
          </w:tcPr>
          <w:p w14:paraId="2428F5A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15.5</w:t>
            </w:r>
          </w:p>
        </w:tc>
        <w:tc>
          <w:tcPr>
            <w:tcW w:w="1080" w:type="dxa"/>
            <w:noWrap/>
            <w:hideMark/>
          </w:tcPr>
          <w:p w14:paraId="5264594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106.3</w:t>
            </w:r>
          </w:p>
        </w:tc>
        <w:tc>
          <w:tcPr>
            <w:tcW w:w="1159" w:type="dxa"/>
            <w:noWrap/>
            <w:hideMark/>
          </w:tcPr>
          <w:p w14:paraId="6EC2350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79.2</w:t>
            </w:r>
          </w:p>
        </w:tc>
        <w:tc>
          <w:tcPr>
            <w:tcW w:w="1040" w:type="dxa"/>
            <w:noWrap/>
            <w:hideMark/>
          </w:tcPr>
          <w:p w14:paraId="2B7898B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C87A29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669.5</w:t>
            </w:r>
          </w:p>
        </w:tc>
        <w:tc>
          <w:tcPr>
            <w:tcW w:w="1170" w:type="dxa"/>
            <w:noWrap/>
            <w:hideMark/>
          </w:tcPr>
          <w:p w14:paraId="0A7522D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1102.4</w:t>
            </w:r>
          </w:p>
        </w:tc>
      </w:tr>
      <w:tr w:rsidR="003A65F1" w:rsidRPr="003A65F1" w14:paraId="3975C8C3" w14:textId="77777777" w:rsidTr="00944F8F">
        <w:trPr>
          <w:trHeight w:val="300"/>
        </w:trPr>
        <w:tc>
          <w:tcPr>
            <w:tcW w:w="1255" w:type="dxa"/>
            <w:noWrap/>
            <w:hideMark/>
          </w:tcPr>
          <w:p w14:paraId="6160655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7130012</w:t>
            </w:r>
          </w:p>
        </w:tc>
        <w:tc>
          <w:tcPr>
            <w:tcW w:w="1565" w:type="dxa"/>
            <w:hideMark/>
          </w:tcPr>
          <w:p w14:paraId="4A1C9C3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Macoupin</w:t>
            </w:r>
          </w:p>
        </w:tc>
        <w:tc>
          <w:tcPr>
            <w:tcW w:w="916" w:type="dxa"/>
            <w:noWrap/>
            <w:hideMark/>
          </w:tcPr>
          <w:p w14:paraId="46A29DA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224.8</w:t>
            </w:r>
          </w:p>
        </w:tc>
        <w:tc>
          <w:tcPr>
            <w:tcW w:w="1080" w:type="dxa"/>
            <w:noWrap/>
            <w:hideMark/>
          </w:tcPr>
          <w:p w14:paraId="6786490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159" w:type="dxa"/>
            <w:noWrap/>
            <w:hideMark/>
          </w:tcPr>
          <w:p w14:paraId="25ABC6E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49FADC25"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7DC48D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86.5</w:t>
            </w:r>
          </w:p>
        </w:tc>
        <w:tc>
          <w:tcPr>
            <w:tcW w:w="1170" w:type="dxa"/>
            <w:noWrap/>
            <w:hideMark/>
          </w:tcPr>
          <w:p w14:paraId="18E2377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494</w:t>
            </w:r>
          </w:p>
        </w:tc>
      </w:tr>
      <w:tr w:rsidR="003A65F1" w:rsidRPr="003A65F1" w14:paraId="22B9E07E" w14:textId="77777777" w:rsidTr="00944F8F">
        <w:trPr>
          <w:trHeight w:val="300"/>
        </w:trPr>
        <w:tc>
          <w:tcPr>
            <w:tcW w:w="1255" w:type="dxa"/>
            <w:noWrap/>
            <w:hideMark/>
          </w:tcPr>
          <w:p w14:paraId="76A3AB1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7140101</w:t>
            </w:r>
          </w:p>
        </w:tc>
        <w:tc>
          <w:tcPr>
            <w:tcW w:w="1565" w:type="dxa"/>
            <w:hideMark/>
          </w:tcPr>
          <w:p w14:paraId="7FE791C7"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Cahokia-Joachim</w:t>
            </w:r>
          </w:p>
        </w:tc>
        <w:tc>
          <w:tcPr>
            <w:tcW w:w="916" w:type="dxa"/>
            <w:noWrap/>
            <w:hideMark/>
          </w:tcPr>
          <w:p w14:paraId="71D08C6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322.4</w:t>
            </w:r>
          </w:p>
        </w:tc>
        <w:tc>
          <w:tcPr>
            <w:tcW w:w="1080" w:type="dxa"/>
            <w:noWrap/>
            <w:hideMark/>
          </w:tcPr>
          <w:p w14:paraId="68A666A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173.7</w:t>
            </w:r>
          </w:p>
        </w:tc>
        <w:tc>
          <w:tcPr>
            <w:tcW w:w="1159" w:type="dxa"/>
            <w:noWrap/>
            <w:hideMark/>
          </w:tcPr>
          <w:p w14:paraId="52BC6FB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111</w:t>
            </w:r>
          </w:p>
        </w:tc>
        <w:tc>
          <w:tcPr>
            <w:tcW w:w="1040" w:type="dxa"/>
            <w:noWrap/>
            <w:hideMark/>
          </w:tcPr>
          <w:p w14:paraId="22171DB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6BDBEBF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90.2</w:t>
            </w:r>
          </w:p>
        </w:tc>
        <w:tc>
          <w:tcPr>
            <w:tcW w:w="1170" w:type="dxa"/>
            <w:noWrap/>
            <w:hideMark/>
          </w:tcPr>
          <w:p w14:paraId="6EF75D0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190.8</w:t>
            </w:r>
          </w:p>
        </w:tc>
      </w:tr>
      <w:tr w:rsidR="003A65F1" w:rsidRPr="003A65F1" w14:paraId="27AD7D33" w14:textId="77777777" w:rsidTr="00944F8F">
        <w:trPr>
          <w:trHeight w:val="600"/>
        </w:trPr>
        <w:tc>
          <w:tcPr>
            <w:tcW w:w="1255" w:type="dxa"/>
            <w:noWrap/>
            <w:hideMark/>
          </w:tcPr>
          <w:p w14:paraId="4FE605B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7140105</w:t>
            </w:r>
          </w:p>
        </w:tc>
        <w:tc>
          <w:tcPr>
            <w:tcW w:w="1565" w:type="dxa"/>
            <w:hideMark/>
          </w:tcPr>
          <w:p w14:paraId="4676CD78"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Upper Mississippi-Cape Girardeau</w:t>
            </w:r>
          </w:p>
        </w:tc>
        <w:tc>
          <w:tcPr>
            <w:tcW w:w="916" w:type="dxa"/>
            <w:noWrap/>
            <w:hideMark/>
          </w:tcPr>
          <w:p w14:paraId="56B55C1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0699F27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136.2</w:t>
            </w:r>
          </w:p>
        </w:tc>
        <w:tc>
          <w:tcPr>
            <w:tcW w:w="1159" w:type="dxa"/>
            <w:noWrap/>
            <w:hideMark/>
          </w:tcPr>
          <w:p w14:paraId="5AF75D2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5EBC80A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00A11D7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238.1</w:t>
            </w:r>
          </w:p>
        </w:tc>
        <w:tc>
          <w:tcPr>
            <w:tcW w:w="1170" w:type="dxa"/>
            <w:noWrap/>
            <w:hideMark/>
          </w:tcPr>
          <w:p w14:paraId="3FF4A6B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154.2</w:t>
            </w:r>
          </w:p>
        </w:tc>
      </w:tr>
      <w:tr w:rsidR="003A65F1" w:rsidRPr="003A65F1" w14:paraId="1B8457C9" w14:textId="77777777" w:rsidTr="00944F8F">
        <w:trPr>
          <w:trHeight w:val="300"/>
        </w:trPr>
        <w:tc>
          <w:tcPr>
            <w:tcW w:w="1255" w:type="dxa"/>
            <w:noWrap/>
            <w:hideMark/>
          </w:tcPr>
          <w:p w14:paraId="45A8D8F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7140106</w:t>
            </w:r>
          </w:p>
        </w:tc>
        <w:tc>
          <w:tcPr>
            <w:tcW w:w="1565" w:type="dxa"/>
            <w:hideMark/>
          </w:tcPr>
          <w:p w14:paraId="7998EBA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Big Muddy</w:t>
            </w:r>
          </w:p>
        </w:tc>
        <w:tc>
          <w:tcPr>
            <w:tcW w:w="916" w:type="dxa"/>
            <w:noWrap/>
            <w:hideMark/>
          </w:tcPr>
          <w:p w14:paraId="7A9530A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7.3</w:t>
            </w:r>
          </w:p>
        </w:tc>
        <w:tc>
          <w:tcPr>
            <w:tcW w:w="1080" w:type="dxa"/>
            <w:noWrap/>
            <w:hideMark/>
          </w:tcPr>
          <w:p w14:paraId="4879099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34.1</w:t>
            </w:r>
          </w:p>
        </w:tc>
        <w:tc>
          <w:tcPr>
            <w:tcW w:w="1159" w:type="dxa"/>
            <w:noWrap/>
            <w:hideMark/>
          </w:tcPr>
          <w:p w14:paraId="66715D8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24.4</w:t>
            </w:r>
          </w:p>
        </w:tc>
        <w:tc>
          <w:tcPr>
            <w:tcW w:w="1040" w:type="dxa"/>
            <w:noWrap/>
            <w:hideMark/>
          </w:tcPr>
          <w:p w14:paraId="261E4AC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73269CD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1124.7</w:t>
            </w:r>
          </w:p>
        </w:tc>
        <w:tc>
          <w:tcPr>
            <w:tcW w:w="1170" w:type="dxa"/>
            <w:noWrap/>
            <w:hideMark/>
          </w:tcPr>
          <w:p w14:paraId="2B5CA07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855.4</w:t>
            </w:r>
          </w:p>
        </w:tc>
      </w:tr>
      <w:tr w:rsidR="003A65F1" w:rsidRPr="003A65F1" w14:paraId="1D96F581" w14:textId="77777777" w:rsidTr="00944F8F">
        <w:trPr>
          <w:trHeight w:val="300"/>
        </w:trPr>
        <w:tc>
          <w:tcPr>
            <w:tcW w:w="1255" w:type="dxa"/>
            <w:noWrap/>
            <w:hideMark/>
          </w:tcPr>
          <w:p w14:paraId="3F288519"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7140108</w:t>
            </w:r>
          </w:p>
        </w:tc>
        <w:tc>
          <w:tcPr>
            <w:tcW w:w="1565" w:type="dxa"/>
            <w:hideMark/>
          </w:tcPr>
          <w:p w14:paraId="1086EA13"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Cache</w:t>
            </w:r>
          </w:p>
        </w:tc>
        <w:tc>
          <w:tcPr>
            <w:tcW w:w="916" w:type="dxa"/>
            <w:noWrap/>
            <w:hideMark/>
          </w:tcPr>
          <w:p w14:paraId="22CE942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104.1</w:t>
            </w:r>
          </w:p>
        </w:tc>
        <w:tc>
          <w:tcPr>
            <w:tcW w:w="1080" w:type="dxa"/>
            <w:noWrap/>
            <w:hideMark/>
          </w:tcPr>
          <w:p w14:paraId="6A1646F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31.9</w:t>
            </w:r>
          </w:p>
        </w:tc>
        <w:tc>
          <w:tcPr>
            <w:tcW w:w="1159" w:type="dxa"/>
            <w:noWrap/>
            <w:hideMark/>
          </w:tcPr>
          <w:p w14:paraId="73ACCD9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18.3</w:t>
            </w:r>
          </w:p>
        </w:tc>
        <w:tc>
          <w:tcPr>
            <w:tcW w:w="1040" w:type="dxa"/>
            <w:noWrap/>
            <w:hideMark/>
          </w:tcPr>
          <w:p w14:paraId="4758EB1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9405A6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152</w:t>
            </w:r>
          </w:p>
        </w:tc>
        <w:tc>
          <w:tcPr>
            <w:tcW w:w="1170" w:type="dxa"/>
            <w:noWrap/>
            <w:hideMark/>
          </w:tcPr>
          <w:p w14:paraId="74D8007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68</w:t>
            </w:r>
          </w:p>
        </w:tc>
      </w:tr>
      <w:tr w:rsidR="003A65F1" w:rsidRPr="003A65F1" w14:paraId="315A4C27" w14:textId="77777777" w:rsidTr="00944F8F">
        <w:trPr>
          <w:trHeight w:val="300"/>
        </w:trPr>
        <w:tc>
          <w:tcPr>
            <w:tcW w:w="1255" w:type="dxa"/>
            <w:noWrap/>
            <w:hideMark/>
          </w:tcPr>
          <w:p w14:paraId="43551DB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7140201</w:t>
            </w:r>
          </w:p>
        </w:tc>
        <w:tc>
          <w:tcPr>
            <w:tcW w:w="1565" w:type="dxa"/>
            <w:hideMark/>
          </w:tcPr>
          <w:p w14:paraId="3361FD1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Upper Kaskaskia</w:t>
            </w:r>
          </w:p>
        </w:tc>
        <w:tc>
          <w:tcPr>
            <w:tcW w:w="916" w:type="dxa"/>
            <w:noWrap/>
            <w:hideMark/>
          </w:tcPr>
          <w:p w14:paraId="51379F7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80" w:type="dxa"/>
            <w:noWrap/>
            <w:hideMark/>
          </w:tcPr>
          <w:p w14:paraId="5DEC997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59</w:t>
            </w:r>
          </w:p>
        </w:tc>
        <w:tc>
          <w:tcPr>
            <w:tcW w:w="1159" w:type="dxa"/>
            <w:noWrap/>
            <w:hideMark/>
          </w:tcPr>
          <w:p w14:paraId="58C7C41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3.4</w:t>
            </w:r>
          </w:p>
        </w:tc>
        <w:tc>
          <w:tcPr>
            <w:tcW w:w="1040" w:type="dxa"/>
            <w:noWrap/>
            <w:hideMark/>
          </w:tcPr>
          <w:p w14:paraId="02BA951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AF6CBC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500.1</w:t>
            </w:r>
          </w:p>
        </w:tc>
        <w:tc>
          <w:tcPr>
            <w:tcW w:w="1170" w:type="dxa"/>
            <w:noWrap/>
            <w:hideMark/>
          </w:tcPr>
          <w:p w14:paraId="78F385A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621.6</w:t>
            </w:r>
          </w:p>
        </w:tc>
      </w:tr>
      <w:tr w:rsidR="003A65F1" w:rsidRPr="003A65F1" w14:paraId="04E011D4" w14:textId="77777777" w:rsidTr="00944F8F">
        <w:trPr>
          <w:trHeight w:val="300"/>
        </w:trPr>
        <w:tc>
          <w:tcPr>
            <w:tcW w:w="1255" w:type="dxa"/>
            <w:noWrap/>
            <w:hideMark/>
          </w:tcPr>
          <w:p w14:paraId="702845E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7140202</w:t>
            </w:r>
          </w:p>
        </w:tc>
        <w:tc>
          <w:tcPr>
            <w:tcW w:w="1565" w:type="dxa"/>
            <w:hideMark/>
          </w:tcPr>
          <w:p w14:paraId="540F025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Middle Kaskaskia</w:t>
            </w:r>
          </w:p>
        </w:tc>
        <w:tc>
          <w:tcPr>
            <w:tcW w:w="916" w:type="dxa"/>
            <w:noWrap/>
            <w:hideMark/>
          </w:tcPr>
          <w:p w14:paraId="5EDA9A6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84</w:t>
            </w:r>
          </w:p>
        </w:tc>
        <w:tc>
          <w:tcPr>
            <w:tcW w:w="1080" w:type="dxa"/>
            <w:noWrap/>
            <w:hideMark/>
          </w:tcPr>
          <w:p w14:paraId="03623B7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30.4</w:t>
            </w:r>
          </w:p>
        </w:tc>
        <w:tc>
          <w:tcPr>
            <w:tcW w:w="1159" w:type="dxa"/>
            <w:noWrap/>
            <w:hideMark/>
          </w:tcPr>
          <w:p w14:paraId="6A90C44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4EC60B5E"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1EAEE48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722</w:t>
            </w:r>
          </w:p>
        </w:tc>
        <w:tc>
          <w:tcPr>
            <w:tcW w:w="1170" w:type="dxa"/>
            <w:noWrap/>
            <w:hideMark/>
          </w:tcPr>
          <w:p w14:paraId="3680C3B0"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682.8</w:t>
            </w:r>
          </w:p>
        </w:tc>
      </w:tr>
      <w:tr w:rsidR="003A65F1" w:rsidRPr="003A65F1" w14:paraId="2C4EDC80" w14:textId="77777777" w:rsidTr="00944F8F">
        <w:trPr>
          <w:trHeight w:val="300"/>
        </w:trPr>
        <w:tc>
          <w:tcPr>
            <w:tcW w:w="1255" w:type="dxa"/>
            <w:noWrap/>
            <w:hideMark/>
          </w:tcPr>
          <w:p w14:paraId="2318B22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7140203</w:t>
            </w:r>
          </w:p>
        </w:tc>
        <w:tc>
          <w:tcPr>
            <w:tcW w:w="1565" w:type="dxa"/>
            <w:hideMark/>
          </w:tcPr>
          <w:p w14:paraId="05776E98"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Shoal</w:t>
            </w:r>
          </w:p>
        </w:tc>
        <w:tc>
          <w:tcPr>
            <w:tcW w:w="916" w:type="dxa"/>
            <w:noWrap/>
            <w:hideMark/>
          </w:tcPr>
          <w:p w14:paraId="51DA6A53"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180.2</w:t>
            </w:r>
          </w:p>
        </w:tc>
        <w:tc>
          <w:tcPr>
            <w:tcW w:w="1080" w:type="dxa"/>
            <w:noWrap/>
            <w:hideMark/>
          </w:tcPr>
          <w:p w14:paraId="432DD95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13.1</w:t>
            </w:r>
          </w:p>
        </w:tc>
        <w:tc>
          <w:tcPr>
            <w:tcW w:w="1159" w:type="dxa"/>
            <w:noWrap/>
            <w:hideMark/>
          </w:tcPr>
          <w:p w14:paraId="50F749E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39DBDDD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42DA6BA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272.2</w:t>
            </w:r>
          </w:p>
        </w:tc>
        <w:tc>
          <w:tcPr>
            <w:tcW w:w="1170" w:type="dxa"/>
            <w:noWrap/>
            <w:hideMark/>
          </w:tcPr>
          <w:p w14:paraId="5060CAB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337.6</w:t>
            </w:r>
          </w:p>
        </w:tc>
      </w:tr>
      <w:tr w:rsidR="003A65F1" w:rsidRPr="003A65F1" w14:paraId="48ACB448" w14:textId="77777777" w:rsidTr="00944F8F">
        <w:trPr>
          <w:trHeight w:val="300"/>
        </w:trPr>
        <w:tc>
          <w:tcPr>
            <w:tcW w:w="1255" w:type="dxa"/>
            <w:noWrap/>
            <w:hideMark/>
          </w:tcPr>
          <w:p w14:paraId="686DEF8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lastRenderedPageBreak/>
              <w:t>7140204</w:t>
            </w:r>
          </w:p>
        </w:tc>
        <w:tc>
          <w:tcPr>
            <w:tcW w:w="1565" w:type="dxa"/>
            <w:hideMark/>
          </w:tcPr>
          <w:p w14:paraId="5C8B878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Lower Kaskaskia</w:t>
            </w:r>
          </w:p>
        </w:tc>
        <w:tc>
          <w:tcPr>
            <w:tcW w:w="916" w:type="dxa"/>
            <w:noWrap/>
            <w:hideMark/>
          </w:tcPr>
          <w:p w14:paraId="6FDC272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507.8</w:t>
            </w:r>
          </w:p>
        </w:tc>
        <w:tc>
          <w:tcPr>
            <w:tcW w:w="1080" w:type="dxa"/>
            <w:noWrap/>
            <w:hideMark/>
          </w:tcPr>
          <w:p w14:paraId="6BD7EC5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76</w:t>
            </w:r>
          </w:p>
        </w:tc>
        <w:tc>
          <w:tcPr>
            <w:tcW w:w="1159" w:type="dxa"/>
            <w:noWrap/>
            <w:hideMark/>
          </w:tcPr>
          <w:p w14:paraId="5591F31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1040" w:type="dxa"/>
            <w:noWrap/>
            <w:hideMark/>
          </w:tcPr>
          <w:p w14:paraId="5B28539C"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351C6ABA"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558.2</w:t>
            </w:r>
          </w:p>
        </w:tc>
        <w:tc>
          <w:tcPr>
            <w:tcW w:w="1170" w:type="dxa"/>
            <w:noWrap/>
            <w:hideMark/>
          </w:tcPr>
          <w:p w14:paraId="1E37405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370.6</w:t>
            </w:r>
          </w:p>
        </w:tc>
      </w:tr>
      <w:tr w:rsidR="003A65F1" w:rsidRPr="003A65F1" w14:paraId="1F444650" w14:textId="77777777" w:rsidTr="00944F8F">
        <w:trPr>
          <w:trHeight w:val="300"/>
        </w:trPr>
        <w:tc>
          <w:tcPr>
            <w:tcW w:w="1255" w:type="dxa"/>
            <w:noWrap/>
            <w:hideMark/>
          </w:tcPr>
          <w:p w14:paraId="248D041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565" w:type="dxa"/>
            <w:hideMark/>
          </w:tcPr>
          <w:p w14:paraId="50E31A08"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16" w:type="dxa"/>
            <w:noWrap/>
            <w:hideMark/>
          </w:tcPr>
          <w:p w14:paraId="336A94C6"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80" w:type="dxa"/>
            <w:noWrap/>
            <w:hideMark/>
          </w:tcPr>
          <w:p w14:paraId="1ADA510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59" w:type="dxa"/>
            <w:noWrap/>
            <w:hideMark/>
          </w:tcPr>
          <w:p w14:paraId="4463AFB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40" w:type="dxa"/>
            <w:noWrap/>
            <w:hideMark/>
          </w:tcPr>
          <w:p w14:paraId="3F5808F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90" w:type="dxa"/>
            <w:noWrap/>
            <w:hideMark/>
          </w:tcPr>
          <w:p w14:paraId="2F5BF81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70" w:type="dxa"/>
            <w:noWrap/>
            <w:hideMark/>
          </w:tcPr>
          <w:p w14:paraId="764A665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r>
      <w:tr w:rsidR="003A65F1" w:rsidRPr="003A65F1" w14:paraId="64E2814C" w14:textId="77777777" w:rsidTr="00944F8F">
        <w:trPr>
          <w:trHeight w:val="300"/>
        </w:trPr>
        <w:tc>
          <w:tcPr>
            <w:tcW w:w="1255" w:type="dxa"/>
            <w:noWrap/>
            <w:hideMark/>
          </w:tcPr>
          <w:p w14:paraId="194A1B8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565" w:type="dxa"/>
            <w:hideMark/>
          </w:tcPr>
          <w:p w14:paraId="4B0F6AF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16" w:type="dxa"/>
            <w:noWrap/>
            <w:hideMark/>
          </w:tcPr>
          <w:p w14:paraId="2987DD9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80" w:type="dxa"/>
            <w:noWrap/>
            <w:hideMark/>
          </w:tcPr>
          <w:p w14:paraId="5C4D1C2F"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59" w:type="dxa"/>
            <w:noWrap/>
            <w:hideMark/>
          </w:tcPr>
          <w:p w14:paraId="153F1C9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40" w:type="dxa"/>
            <w:noWrap/>
            <w:hideMark/>
          </w:tcPr>
          <w:p w14:paraId="31391E8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90" w:type="dxa"/>
            <w:noWrap/>
            <w:hideMark/>
          </w:tcPr>
          <w:p w14:paraId="77541D8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70" w:type="dxa"/>
            <w:noWrap/>
            <w:hideMark/>
          </w:tcPr>
          <w:p w14:paraId="70FE3FC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r>
      <w:tr w:rsidR="003A65F1" w:rsidRPr="003A65F1" w14:paraId="3E88AE79" w14:textId="77777777" w:rsidTr="00944F8F">
        <w:trPr>
          <w:trHeight w:val="300"/>
        </w:trPr>
        <w:tc>
          <w:tcPr>
            <w:tcW w:w="1255" w:type="dxa"/>
            <w:noWrap/>
            <w:hideMark/>
          </w:tcPr>
          <w:p w14:paraId="60873B1E" w14:textId="77777777" w:rsidR="003A65F1" w:rsidRPr="00AB5492" w:rsidRDefault="003A65F1" w:rsidP="003A65F1">
            <w:pPr>
              <w:rPr>
                <w:rFonts w:ascii="Calibri" w:eastAsia="Times New Roman" w:hAnsi="Calibri" w:cs="Calibri"/>
                <w:b/>
                <w:bCs/>
                <w:color w:val="000000"/>
                <w:szCs w:val="22"/>
                <w:highlight w:val="yellow"/>
              </w:rPr>
            </w:pPr>
            <w:r w:rsidRPr="00AB5492">
              <w:rPr>
                <w:rFonts w:ascii="Calibri" w:eastAsia="Times New Roman" w:hAnsi="Calibri" w:cs="Calibri"/>
                <w:b/>
                <w:bCs/>
                <w:color w:val="000000"/>
                <w:szCs w:val="22"/>
                <w:highlight w:val="yellow"/>
              </w:rPr>
              <w:t>Totals</w:t>
            </w:r>
          </w:p>
        </w:tc>
        <w:tc>
          <w:tcPr>
            <w:tcW w:w="1565" w:type="dxa"/>
            <w:hideMark/>
          </w:tcPr>
          <w:p w14:paraId="3EF3C710"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16" w:type="dxa"/>
            <w:noWrap/>
            <w:hideMark/>
          </w:tcPr>
          <w:p w14:paraId="2928907F"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5431.9</w:t>
            </w:r>
          </w:p>
        </w:tc>
        <w:tc>
          <w:tcPr>
            <w:tcW w:w="1080" w:type="dxa"/>
            <w:noWrap/>
            <w:hideMark/>
          </w:tcPr>
          <w:p w14:paraId="143C304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2508.9</w:t>
            </w:r>
          </w:p>
        </w:tc>
        <w:tc>
          <w:tcPr>
            <w:tcW w:w="1159" w:type="dxa"/>
            <w:noWrap/>
            <w:hideMark/>
          </w:tcPr>
          <w:p w14:paraId="6413F877"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1522.1</w:t>
            </w:r>
          </w:p>
        </w:tc>
        <w:tc>
          <w:tcPr>
            <w:tcW w:w="1040" w:type="dxa"/>
            <w:noWrap/>
            <w:hideMark/>
          </w:tcPr>
          <w:p w14:paraId="6D2FD8AD"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w:t>
            </w:r>
          </w:p>
        </w:tc>
        <w:tc>
          <w:tcPr>
            <w:tcW w:w="990" w:type="dxa"/>
            <w:noWrap/>
            <w:hideMark/>
          </w:tcPr>
          <w:p w14:paraId="5F9850D1"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17177.4</w:t>
            </w:r>
          </w:p>
        </w:tc>
        <w:tc>
          <w:tcPr>
            <w:tcW w:w="1170" w:type="dxa"/>
            <w:noWrap/>
            <w:hideMark/>
          </w:tcPr>
          <w:p w14:paraId="71615862"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21058.2</w:t>
            </w:r>
          </w:p>
        </w:tc>
      </w:tr>
      <w:tr w:rsidR="003A65F1" w:rsidRPr="003A65F1" w14:paraId="40418A72" w14:textId="77777777" w:rsidTr="00944F8F">
        <w:trPr>
          <w:trHeight w:val="300"/>
        </w:trPr>
        <w:tc>
          <w:tcPr>
            <w:tcW w:w="1255" w:type="dxa"/>
            <w:noWrap/>
            <w:hideMark/>
          </w:tcPr>
          <w:p w14:paraId="1C9A3000" w14:textId="77777777" w:rsidR="003A65F1" w:rsidRPr="00AB5492" w:rsidRDefault="003A65F1" w:rsidP="003A65F1">
            <w:pPr>
              <w:rPr>
                <w:rFonts w:ascii="Calibri" w:eastAsia="Times New Roman" w:hAnsi="Calibri" w:cs="Calibri"/>
                <w:b/>
                <w:bCs/>
                <w:color w:val="000000"/>
                <w:szCs w:val="22"/>
                <w:highlight w:val="yellow"/>
              </w:rPr>
            </w:pPr>
            <w:r w:rsidRPr="00AB5492">
              <w:rPr>
                <w:rFonts w:ascii="Calibri" w:eastAsia="Times New Roman" w:hAnsi="Calibri" w:cs="Calibri"/>
                <w:b/>
                <w:bCs/>
                <w:color w:val="000000"/>
                <w:szCs w:val="22"/>
                <w:highlight w:val="yellow"/>
              </w:rPr>
              <w:t>% of Total Miles</w:t>
            </w:r>
          </w:p>
        </w:tc>
        <w:tc>
          <w:tcPr>
            <w:tcW w:w="1565" w:type="dxa"/>
            <w:hideMark/>
          </w:tcPr>
          <w:p w14:paraId="623033E2"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16" w:type="dxa"/>
            <w:noWrap/>
            <w:hideMark/>
          </w:tcPr>
          <w:p w14:paraId="6E4354A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20.4%</w:t>
            </w:r>
          </w:p>
        </w:tc>
        <w:tc>
          <w:tcPr>
            <w:tcW w:w="1080" w:type="dxa"/>
            <w:noWrap/>
            <w:hideMark/>
          </w:tcPr>
          <w:p w14:paraId="28140FB8"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9.4%</w:t>
            </w:r>
          </w:p>
        </w:tc>
        <w:tc>
          <w:tcPr>
            <w:tcW w:w="1159" w:type="dxa"/>
            <w:noWrap/>
            <w:hideMark/>
          </w:tcPr>
          <w:p w14:paraId="24ABD964"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5.7%</w:t>
            </w:r>
          </w:p>
        </w:tc>
        <w:tc>
          <w:tcPr>
            <w:tcW w:w="1040" w:type="dxa"/>
            <w:noWrap/>
            <w:hideMark/>
          </w:tcPr>
          <w:p w14:paraId="6FBF991B"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0.0%</w:t>
            </w:r>
          </w:p>
        </w:tc>
        <w:tc>
          <w:tcPr>
            <w:tcW w:w="990" w:type="dxa"/>
            <w:noWrap/>
            <w:hideMark/>
          </w:tcPr>
          <w:p w14:paraId="2461A176" w14:textId="77777777" w:rsidR="003A65F1" w:rsidRPr="00AB5492" w:rsidRDefault="003A65F1" w:rsidP="003A65F1">
            <w:pPr>
              <w:jc w:val="right"/>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64.5%</w:t>
            </w:r>
          </w:p>
        </w:tc>
        <w:tc>
          <w:tcPr>
            <w:tcW w:w="1170" w:type="dxa"/>
            <w:noWrap/>
            <w:hideMark/>
          </w:tcPr>
          <w:p w14:paraId="507C010F"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r>
      <w:tr w:rsidR="003A65F1" w:rsidRPr="003A65F1" w14:paraId="60F4E2B1" w14:textId="77777777" w:rsidTr="00944F8F">
        <w:trPr>
          <w:trHeight w:val="300"/>
        </w:trPr>
        <w:tc>
          <w:tcPr>
            <w:tcW w:w="1255" w:type="dxa"/>
            <w:noWrap/>
            <w:hideMark/>
          </w:tcPr>
          <w:p w14:paraId="2D6903C4" w14:textId="77777777" w:rsidR="003A65F1" w:rsidRPr="00AB5492" w:rsidRDefault="003A65F1" w:rsidP="003A65F1">
            <w:pPr>
              <w:rPr>
                <w:rFonts w:ascii="Calibri" w:eastAsia="Times New Roman" w:hAnsi="Calibri" w:cs="Calibri"/>
                <w:b/>
                <w:bCs/>
                <w:color w:val="000000"/>
                <w:szCs w:val="22"/>
                <w:highlight w:val="yellow"/>
              </w:rPr>
            </w:pPr>
            <w:r w:rsidRPr="00AB5492">
              <w:rPr>
                <w:rFonts w:ascii="Calibri" w:eastAsia="Times New Roman" w:hAnsi="Calibri" w:cs="Calibri"/>
                <w:b/>
                <w:bCs/>
                <w:color w:val="000000"/>
                <w:szCs w:val="22"/>
                <w:highlight w:val="yellow"/>
              </w:rPr>
              <w:t> </w:t>
            </w:r>
          </w:p>
        </w:tc>
        <w:tc>
          <w:tcPr>
            <w:tcW w:w="1565" w:type="dxa"/>
            <w:hideMark/>
          </w:tcPr>
          <w:p w14:paraId="30C25391"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16" w:type="dxa"/>
            <w:noWrap/>
            <w:hideMark/>
          </w:tcPr>
          <w:p w14:paraId="2A0CA197"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80" w:type="dxa"/>
            <w:noWrap/>
            <w:hideMark/>
          </w:tcPr>
          <w:p w14:paraId="419FF55F"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59" w:type="dxa"/>
            <w:noWrap/>
            <w:hideMark/>
          </w:tcPr>
          <w:p w14:paraId="30951D59"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40" w:type="dxa"/>
            <w:noWrap/>
            <w:hideMark/>
          </w:tcPr>
          <w:p w14:paraId="63939F05"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90" w:type="dxa"/>
            <w:noWrap/>
            <w:hideMark/>
          </w:tcPr>
          <w:p w14:paraId="31486BCB"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70" w:type="dxa"/>
            <w:noWrap/>
            <w:hideMark/>
          </w:tcPr>
          <w:p w14:paraId="425C1094"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r>
      <w:tr w:rsidR="003A65F1" w:rsidRPr="003A65F1" w14:paraId="1BAAD9B9" w14:textId="77777777" w:rsidTr="00944F8F">
        <w:trPr>
          <w:trHeight w:val="300"/>
        </w:trPr>
        <w:tc>
          <w:tcPr>
            <w:tcW w:w="1255" w:type="dxa"/>
            <w:noWrap/>
            <w:hideMark/>
          </w:tcPr>
          <w:p w14:paraId="2DA993D7" w14:textId="7B60F396" w:rsidR="003A65F1" w:rsidRPr="00AB5492" w:rsidRDefault="003A65F1" w:rsidP="003A65F1">
            <w:pPr>
              <w:rPr>
                <w:rFonts w:ascii="Calibri" w:eastAsia="Times New Roman" w:hAnsi="Calibri" w:cs="Calibri"/>
                <w:b/>
                <w:bCs/>
                <w:color w:val="000000"/>
                <w:szCs w:val="22"/>
                <w:highlight w:val="yellow"/>
              </w:rPr>
            </w:pPr>
            <w:r w:rsidRPr="00AB5492">
              <w:rPr>
                <w:rFonts w:ascii="Calibri" w:eastAsia="Times New Roman" w:hAnsi="Calibri" w:cs="Calibri"/>
                <w:b/>
                <w:bCs/>
                <w:color w:val="000000"/>
                <w:szCs w:val="22"/>
                <w:highlight w:val="yellow"/>
              </w:rPr>
              <w:t>Total Miles:</w:t>
            </w:r>
          </w:p>
        </w:tc>
        <w:tc>
          <w:tcPr>
            <w:tcW w:w="1565" w:type="dxa"/>
            <w:hideMark/>
          </w:tcPr>
          <w:p w14:paraId="5D997C64" w14:textId="77777777" w:rsidR="003A65F1" w:rsidRPr="00AB5492" w:rsidRDefault="003A65F1" w:rsidP="003A65F1">
            <w:pPr>
              <w:jc w:val="right"/>
              <w:rPr>
                <w:rFonts w:ascii="Calibri" w:eastAsia="Times New Roman" w:hAnsi="Calibri" w:cs="Calibri"/>
                <w:b/>
                <w:bCs/>
                <w:color w:val="000000"/>
                <w:szCs w:val="22"/>
                <w:highlight w:val="yellow"/>
              </w:rPr>
            </w:pPr>
            <w:r w:rsidRPr="00AB5492">
              <w:rPr>
                <w:rFonts w:ascii="Calibri" w:eastAsia="Times New Roman" w:hAnsi="Calibri" w:cs="Calibri"/>
                <w:b/>
                <w:bCs/>
                <w:color w:val="000000"/>
                <w:szCs w:val="22"/>
                <w:highlight w:val="yellow"/>
              </w:rPr>
              <w:t>26640.3</w:t>
            </w:r>
          </w:p>
        </w:tc>
        <w:tc>
          <w:tcPr>
            <w:tcW w:w="916" w:type="dxa"/>
            <w:noWrap/>
            <w:hideMark/>
          </w:tcPr>
          <w:p w14:paraId="6445E7A3"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80" w:type="dxa"/>
            <w:noWrap/>
            <w:hideMark/>
          </w:tcPr>
          <w:p w14:paraId="68D433DA"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59" w:type="dxa"/>
            <w:noWrap/>
            <w:hideMark/>
          </w:tcPr>
          <w:p w14:paraId="2FD611A8"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040" w:type="dxa"/>
            <w:noWrap/>
            <w:hideMark/>
          </w:tcPr>
          <w:p w14:paraId="42701D3E"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990" w:type="dxa"/>
            <w:noWrap/>
            <w:hideMark/>
          </w:tcPr>
          <w:p w14:paraId="621EAABD"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c>
          <w:tcPr>
            <w:tcW w:w="1170" w:type="dxa"/>
            <w:noWrap/>
            <w:hideMark/>
          </w:tcPr>
          <w:p w14:paraId="4D88FEFC" w14:textId="77777777" w:rsidR="003A65F1" w:rsidRPr="00AB5492" w:rsidRDefault="003A65F1" w:rsidP="003A65F1">
            <w:pPr>
              <w:rPr>
                <w:rFonts w:ascii="Calibri" w:eastAsia="Times New Roman" w:hAnsi="Calibri" w:cs="Calibri"/>
                <w:color w:val="000000"/>
                <w:szCs w:val="22"/>
                <w:highlight w:val="yellow"/>
              </w:rPr>
            </w:pPr>
            <w:r w:rsidRPr="00AB5492">
              <w:rPr>
                <w:rFonts w:ascii="Calibri" w:eastAsia="Times New Roman" w:hAnsi="Calibri" w:cs="Calibri"/>
                <w:color w:val="000000"/>
                <w:szCs w:val="22"/>
                <w:highlight w:val="yellow"/>
              </w:rPr>
              <w:t> </w:t>
            </w:r>
          </w:p>
        </w:tc>
      </w:tr>
    </w:tbl>
    <w:p w14:paraId="013D51F4" w14:textId="77777777" w:rsidR="005E3CDE" w:rsidRDefault="005E3CDE">
      <w:pPr>
        <w:ind w:firstLine="432"/>
        <w:rPr>
          <w:rFonts w:eastAsia="Arial Unicode MS" w:cs="Arial"/>
          <w:b/>
          <w:bCs/>
          <w:sz w:val="26"/>
          <w:szCs w:val="22"/>
        </w:rPr>
      </w:pPr>
      <w:r>
        <w:br w:type="page"/>
      </w:r>
    </w:p>
    <w:p w14:paraId="3FFA6EC9" w14:textId="6ED52019" w:rsidR="007C527F" w:rsidRPr="00C2481A" w:rsidRDefault="007C527F" w:rsidP="00221F91">
      <w:pPr>
        <w:pStyle w:val="Heading2"/>
      </w:pPr>
      <w:r>
        <w:lastRenderedPageBreak/>
        <w:t xml:space="preserve">Discovery for Identification of Watershed Hydrology and Hydraulic Study Needs </w:t>
      </w:r>
    </w:p>
    <w:p w14:paraId="5C1CE8CD" w14:textId="2965E17B" w:rsidR="00EF0B8F" w:rsidRPr="006E2F67" w:rsidRDefault="00693234" w:rsidP="00D74A1C">
      <w:pPr>
        <w:spacing w:line="276" w:lineRule="auto"/>
        <w:jc w:val="both"/>
        <w:rPr>
          <w:rFonts w:cs="Arial"/>
          <w:szCs w:val="22"/>
        </w:rPr>
      </w:pPr>
      <w:r>
        <w:rPr>
          <w:rFonts w:cs="Arial"/>
          <w:szCs w:val="22"/>
        </w:rPr>
        <w:t xml:space="preserve">A </w:t>
      </w:r>
      <w:r w:rsidR="00DD1DA8">
        <w:rPr>
          <w:rFonts w:cs="Arial"/>
          <w:szCs w:val="22"/>
        </w:rPr>
        <w:t>list of Illinois</w:t>
      </w:r>
      <w:r w:rsidR="00D15C2C">
        <w:rPr>
          <w:rFonts w:cs="Arial"/>
          <w:szCs w:val="22"/>
        </w:rPr>
        <w:t xml:space="preserve"> HUC8 </w:t>
      </w:r>
      <w:r w:rsidR="00DD1DA8">
        <w:rPr>
          <w:rFonts w:cs="Arial"/>
          <w:szCs w:val="22"/>
        </w:rPr>
        <w:t>watersheds</w:t>
      </w:r>
      <w:r>
        <w:rPr>
          <w:rFonts w:cs="Arial"/>
          <w:szCs w:val="22"/>
        </w:rPr>
        <w:t xml:space="preserve">, in order of priority, </w:t>
      </w:r>
      <w:r w:rsidR="007C527F" w:rsidRPr="00C2481A">
        <w:rPr>
          <w:rFonts w:cs="Arial"/>
          <w:szCs w:val="22"/>
        </w:rPr>
        <w:t xml:space="preserve">is </w:t>
      </w:r>
      <w:r w:rsidR="00DD1DA8">
        <w:rPr>
          <w:rFonts w:cs="Arial"/>
          <w:szCs w:val="22"/>
        </w:rPr>
        <w:t>provided</w:t>
      </w:r>
      <w:r w:rsidR="00DD1DA8" w:rsidRPr="00C2481A">
        <w:rPr>
          <w:rFonts w:cs="Arial"/>
          <w:szCs w:val="22"/>
        </w:rPr>
        <w:t xml:space="preserve"> </w:t>
      </w:r>
      <w:r w:rsidR="007C527F" w:rsidRPr="00C2481A">
        <w:rPr>
          <w:rFonts w:cs="Arial"/>
          <w:szCs w:val="22"/>
        </w:rPr>
        <w:t xml:space="preserve">in </w:t>
      </w:r>
      <w:r w:rsidR="00221F91">
        <w:rPr>
          <w:rFonts w:cs="Arial"/>
          <w:szCs w:val="22"/>
        </w:rPr>
        <w:fldChar w:fldCharType="begin"/>
      </w:r>
      <w:r w:rsidR="00221F91">
        <w:rPr>
          <w:rFonts w:cs="Arial"/>
          <w:szCs w:val="22"/>
        </w:rPr>
        <w:instrText xml:space="preserve"> REF _Ref8829126 \h </w:instrText>
      </w:r>
      <w:r w:rsidR="00221F91">
        <w:rPr>
          <w:rFonts w:cs="Arial"/>
          <w:szCs w:val="22"/>
        </w:rPr>
      </w:r>
      <w:r w:rsidR="00221F91">
        <w:rPr>
          <w:rFonts w:cs="Arial"/>
          <w:szCs w:val="22"/>
        </w:rPr>
        <w:fldChar w:fldCharType="separate"/>
      </w:r>
      <w:r w:rsidR="00225999">
        <w:t xml:space="preserve">Table </w:t>
      </w:r>
      <w:r w:rsidR="00225999">
        <w:rPr>
          <w:noProof/>
        </w:rPr>
        <w:t>4</w:t>
      </w:r>
      <w:r w:rsidR="00221F91">
        <w:rPr>
          <w:rFonts w:cs="Arial"/>
          <w:szCs w:val="22"/>
        </w:rPr>
        <w:fldChar w:fldCharType="end"/>
      </w:r>
      <w:r w:rsidR="00221F91">
        <w:rPr>
          <w:rFonts w:cs="Arial"/>
          <w:szCs w:val="22"/>
        </w:rPr>
        <w:t>.</w:t>
      </w:r>
      <w:r w:rsidR="007C527F" w:rsidRPr="00C2481A">
        <w:rPr>
          <w:rFonts w:cs="Arial"/>
          <w:szCs w:val="22"/>
        </w:rPr>
        <w:t xml:space="preserve"> The selection of HUC8 wat</w:t>
      </w:r>
      <w:r w:rsidR="007C527F">
        <w:rPr>
          <w:rFonts w:cs="Arial"/>
          <w:szCs w:val="22"/>
        </w:rPr>
        <w:t xml:space="preserve">ersheds for Discovery supports </w:t>
      </w:r>
      <w:r w:rsidR="007C527F" w:rsidRPr="00C2481A">
        <w:rPr>
          <w:rFonts w:cs="Arial"/>
          <w:szCs w:val="22"/>
        </w:rPr>
        <w:t xml:space="preserve">1) identification of technical and mitigation needs and 2) information gathering </w:t>
      </w:r>
      <w:r w:rsidR="007C527F">
        <w:rPr>
          <w:rFonts w:cs="Arial"/>
          <w:szCs w:val="22"/>
        </w:rPr>
        <w:t xml:space="preserve">for IDNR/OWR watershed planning, </w:t>
      </w:r>
      <w:r w:rsidR="007C527F" w:rsidRPr="00C2481A">
        <w:rPr>
          <w:rFonts w:cs="Arial"/>
          <w:szCs w:val="22"/>
        </w:rPr>
        <w:t>flood risk management</w:t>
      </w:r>
      <w:r w:rsidR="00D77918">
        <w:rPr>
          <w:rFonts w:cs="Arial"/>
          <w:szCs w:val="22"/>
        </w:rPr>
        <w:t>,</w:t>
      </w:r>
      <w:r w:rsidR="007C527F" w:rsidRPr="00C2481A">
        <w:rPr>
          <w:rFonts w:cs="Arial"/>
          <w:szCs w:val="22"/>
        </w:rPr>
        <w:t xml:space="preserve"> and mitigation objectives. Information gathered </w:t>
      </w:r>
      <w:r w:rsidR="007C527F">
        <w:rPr>
          <w:rFonts w:cs="Arial"/>
          <w:szCs w:val="22"/>
        </w:rPr>
        <w:t>will</w:t>
      </w:r>
      <w:r w:rsidR="007C527F" w:rsidRPr="00C2481A">
        <w:rPr>
          <w:rFonts w:cs="Arial"/>
          <w:szCs w:val="22"/>
        </w:rPr>
        <w:t xml:space="preserve"> be used to determine if further state action is </w:t>
      </w:r>
      <w:r w:rsidR="007C527F" w:rsidRPr="00ED446E">
        <w:rPr>
          <w:rFonts w:cs="Arial"/>
          <w:szCs w:val="22"/>
        </w:rPr>
        <w:t>warranted</w:t>
      </w:r>
      <w:r w:rsidR="007C527F" w:rsidRPr="006E2F67">
        <w:rPr>
          <w:rFonts w:cs="Arial"/>
          <w:szCs w:val="22"/>
        </w:rPr>
        <w:t xml:space="preserve">. </w:t>
      </w:r>
    </w:p>
    <w:p w14:paraId="5CA49961" w14:textId="3ADCA4CF" w:rsidR="007C527F" w:rsidRDefault="007C527F" w:rsidP="007C527F">
      <w:pPr>
        <w:pStyle w:val="Caption"/>
        <w:keepNext/>
      </w:pPr>
    </w:p>
    <w:p w14:paraId="668B4C3E" w14:textId="69545625" w:rsidR="00221F91" w:rsidRDefault="00221F91" w:rsidP="00221F91">
      <w:pPr>
        <w:pStyle w:val="Caption"/>
        <w:keepNext/>
      </w:pPr>
      <w:bookmarkStart w:id="264" w:name="_Ref8829126"/>
      <w:bookmarkStart w:id="265" w:name="_Toc146207553"/>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4</w:t>
      </w:r>
      <w:r w:rsidR="002823F3">
        <w:rPr>
          <w:noProof/>
        </w:rPr>
        <w:fldChar w:fldCharType="end"/>
      </w:r>
      <w:bookmarkEnd w:id="264"/>
      <w:r>
        <w:t xml:space="preserve">. </w:t>
      </w:r>
      <w:r w:rsidRPr="005D1B96">
        <w:t xml:space="preserve">Discovery </w:t>
      </w:r>
      <w:r w:rsidR="00D15C2C">
        <w:t xml:space="preserve">HUC8 </w:t>
      </w:r>
      <w:r w:rsidR="00060DB3">
        <w:t>Ten</w:t>
      </w:r>
      <w:r w:rsidR="00026943">
        <w:t xml:space="preserve"> Highest </w:t>
      </w:r>
      <w:r w:rsidR="00D15C2C">
        <w:t>Priority</w:t>
      </w:r>
      <w:bookmarkEnd w:id="265"/>
      <w:r w:rsidR="00D15C2C">
        <w:t xml:space="preserve"> </w:t>
      </w:r>
    </w:p>
    <w:tbl>
      <w:tblPr>
        <w:tblW w:w="7012" w:type="dxa"/>
        <w:jc w:val="center"/>
        <w:tblLook w:val="04A0" w:firstRow="1" w:lastRow="0" w:firstColumn="1" w:lastColumn="0" w:noHBand="0" w:noVBand="1"/>
      </w:tblPr>
      <w:tblGrid>
        <w:gridCol w:w="2337"/>
        <w:gridCol w:w="2337"/>
        <w:gridCol w:w="2338"/>
      </w:tblGrid>
      <w:tr w:rsidR="003600AD" w:rsidRPr="007816FD" w14:paraId="4C246771" w14:textId="77777777" w:rsidTr="00CE3483">
        <w:trPr>
          <w:trHeight w:val="152"/>
          <w:tblHeader/>
          <w:jc w:val="center"/>
        </w:trPr>
        <w:tc>
          <w:tcPr>
            <w:tcW w:w="2337" w:type="dxa"/>
            <w:tcBorders>
              <w:top w:val="single" w:sz="4" w:space="0" w:color="auto"/>
              <w:left w:val="single" w:sz="4" w:space="0" w:color="auto"/>
              <w:right w:val="nil"/>
            </w:tcBorders>
            <w:shd w:val="clear" w:color="auto" w:fill="D9D9D9" w:themeFill="background1" w:themeFillShade="D9"/>
            <w:noWrap/>
            <w:vAlign w:val="center"/>
            <w:hideMark/>
          </w:tcPr>
          <w:p w14:paraId="319D0DE2" w14:textId="77777777" w:rsidR="003600AD" w:rsidRPr="007816FD" w:rsidRDefault="003600AD" w:rsidP="00886485">
            <w:pPr>
              <w:jc w:val="center"/>
              <w:rPr>
                <w:rFonts w:cs="Arial"/>
                <w:sz w:val="20"/>
                <w:szCs w:val="20"/>
              </w:rPr>
            </w:pPr>
          </w:p>
        </w:tc>
        <w:tc>
          <w:tcPr>
            <w:tcW w:w="2337" w:type="dxa"/>
            <w:tcBorders>
              <w:top w:val="single" w:sz="4" w:space="0" w:color="auto"/>
              <w:left w:val="nil"/>
              <w:right w:val="nil"/>
            </w:tcBorders>
            <w:shd w:val="clear" w:color="auto" w:fill="D9D9D9" w:themeFill="background1" w:themeFillShade="D9"/>
            <w:noWrap/>
            <w:vAlign w:val="bottom"/>
            <w:hideMark/>
          </w:tcPr>
          <w:p w14:paraId="712A634D" w14:textId="77777777" w:rsidR="003600AD" w:rsidRPr="007816FD" w:rsidRDefault="003600AD" w:rsidP="00886485">
            <w:pPr>
              <w:rPr>
                <w:rFonts w:cs="Arial"/>
                <w:sz w:val="20"/>
                <w:szCs w:val="20"/>
              </w:rPr>
            </w:pPr>
          </w:p>
        </w:tc>
        <w:tc>
          <w:tcPr>
            <w:tcW w:w="2338" w:type="dxa"/>
            <w:tcBorders>
              <w:top w:val="single" w:sz="4" w:space="0" w:color="auto"/>
              <w:left w:val="nil"/>
              <w:right w:val="single" w:sz="4" w:space="0" w:color="auto"/>
            </w:tcBorders>
            <w:shd w:val="clear" w:color="auto" w:fill="D9D9D9" w:themeFill="background1" w:themeFillShade="D9"/>
            <w:noWrap/>
            <w:vAlign w:val="center"/>
            <w:hideMark/>
          </w:tcPr>
          <w:p w14:paraId="0FB2744D" w14:textId="332FAB13" w:rsidR="003600AD" w:rsidRPr="007816FD" w:rsidRDefault="003600AD" w:rsidP="00886485">
            <w:pPr>
              <w:jc w:val="center"/>
              <w:rPr>
                <w:rFonts w:cs="Arial"/>
                <w:b/>
                <w:sz w:val="20"/>
                <w:szCs w:val="20"/>
              </w:rPr>
            </w:pPr>
          </w:p>
        </w:tc>
      </w:tr>
      <w:tr w:rsidR="003600AD" w:rsidRPr="007816FD" w14:paraId="21B98910" w14:textId="77777777" w:rsidTr="00CE3483">
        <w:trPr>
          <w:trHeight w:val="288"/>
          <w:tblHeader/>
          <w:jc w:val="center"/>
        </w:trPr>
        <w:tc>
          <w:tcPr>
            <w:tcW w:w="2337" w:type="dxa"/>
            <w:tcBorders>
              <w:top w:val="nil"/>
              <w:left w:val="single" w:sz="4" w:space="0" w:color="auto"/>
              <w:bottom w:val="double" w:sz="4" w:space="0" w:color="auto"/>
              <w:right w:val="nil"/>
            </w:tcBorders>
            <w:shd w:val="clear" w:color="auto" w:fill="D9D9D9" w:themeFill="background1" w:themeFillShade="D9"/>
            <w:noWrap/>
            <w:vAlign w:val="bottom"/>
            <w:hideMark/>
          </w:tcPr>
          <w:p w14:paraId="2BA1401B" w14:textId="77777777" w:rsidR="003600AD" w:rsidRPr="007816FD" w:rsidRDefault="003600AD" w:rsidP="00886485">
            <w:pPr>
              <w:rPr>
                <w:rFonts w:cs="Arial"/>
                <w:b/>
                <w:sz w:val="20"/>
                <w:szCs w:val="20"/>
              </w:rPr>
            </w:pPr>
            <w:r w:rsidRPr="007816FD">
              <w:rPr>
                <w:rFonts w:cs="Arial"/>
                <w:b/>
                <w:sz w:val="20"/>
                <w:szCs w:val="20"/>
              </w:rPr>
              <w:t>HUC Number</w:t>
            </w:r>
          </w:p>
        </w:tc>
        <w:tc>
          <w:tcPr>
            <w:tcW w:w="2337" w:type="dxa"/>
            <w:tcBorders>
              <w:top w:val="nil"/>
              <w:left w:val="nil"/>
              <w:bottom w:val="double" w:sz="4" w:space="0" w:color="auto"/>
              <w:right w:val="nil"/>
            </w:tcBorders>
            <w:shd w:val="clear" w:color="auto" w:fill="D9D9D9" w:themeFill="background1" w:themeFillShade="D9"/>
            <w:noWrap/>
            <w:vAlign w:val="bottom"/>
            <w:hideMark/>
          </w:tcPr>
          <w:p w14:paraId="64250E6B" w14:textId="77777777" w:rsidR="003600AD" w:rsidRPr="007816FD" w:rsidRDefault="003600AD" w:rsidP="00886485">
            <w:pPr>
              <w:jc w:val="center"/>
              <w:rPr>
                <w:rFonts w:cs="Arial"/>
                <w:b/>
                <w:sz w:val="20"/>
                <w:szCs w:val="20"/>
              </w:rPr>
            </w:pPr>
            <w:r w:rsidRPr="007816FD">
              <w:rPr>
                <w:rFonts w:cs="Arial"/>
                <w:b/>
                <w:sz w:val="20"/>
                <w:szCs w:val="20"/>
              </w:rPr>
              <w:t>HUC Name</w:t>
            </w:r>
          </w:p>
        </w:tc>
        <w:tc>
          <w:tcPr>
            <w:tcW w:w="2338" w:type="dxa"/>
            <w:tcBorders>
              <w:top w:val="nil"/>
              <w:left w:val="nil"/>
              <w:bottom w:val="double" w:sz="4" w:space="0" w:color="auto"/>
              <w:right w:val="single" w:sz="4" w:space="0" w:color="auto"/>
            </w:tcBorders>
            <w:shd w:val="clear" w:color="auto" w:fill="D9D9D9" w:themeFill="background1" w:themeFillShade="D9"/>
            <w:vAlign w:val="bottom"/>
            <w:hideMark/>
          </w:tcPr>
          <w:p w14:paraId="2F60701B" w14:textId="3A09824D" w:rsidR="003600AD" w:rsidRPr="007816FD" w:rsidRDefault="007F09C6" w:rsidP="00886485">
            <w:pPr>
              <w:jc w:val="center"/>
              <w:rPr>
                <w:rFonts w:cs="Arial"/>
                <w:b/>
                <w:sz w:val="20"/>
                <w:szCs w:val="20"/>
              </w:rPr>
            </w:pPr>
            <w:r>
              <w:rPr>
                <w:rFonts w:cs="Arial"/>
                <w:b/>
                <w:sz w:val="20"/>
                <w:szCs w:val="20"/>
              </w:rPr>
              <w:t>Priority</w:t>
            </w:r>
          </w:p>
        </w:tc>
      </w:tr>
      <w:tr w:rsidR="003600AD" w:rsidRPr="007816FD" w14:paraId="53F58C1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A031A" w14:textId="17012142" w:rsidR="003600AD" w:rsidRPr="00AB5492" w:rsidRDefault="003600AD" w:rsidP="007A5C51">
            <w:pPr>
              <w:jc w:val="center"/>
              <w:rPr>
                <w:rFonts w:cs="Arial"/>
                <w:sz w:val="20"/>
                <w:szCs w:val="20"/>
                <w:highlight w:val="yellow"/>
              </w:rPr>
            </w:pPr>
            <w:r w:rsidRPr="00AB5492">
              <w:rPr>
                <w:rFonts w:cs="Arial"/>
                <w:sz w:val="20"/>
                <w:szCs w:val="20"/>
                <w:highlight w:val="yellow"/>
              </w:rPr>
              <w:t>7140204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65C1FA" w14:textId="21659341" w:rsidR="003600AD" w:rsidRPr="00AB5492" w:rsidRDefault="003600AD" w:rsidP="007A5C51">
            <w:pPr>
              <w:rPr>
                <w:rFonts w:cs="Arial"/>
                <w:sz w:val="20"/>
                <w:szCs w:val="20"/>
                <w:highlight w:val="yellow"/>
              </w:rPr>
            </w:pPr>
            <w:r w:rsidRPr="00AB5492">
              <w:rPr>
                <w:rFonts w:cs="Arial"/>
                <w:sz w:val="20"/>
                <w:szCs w:val="20"/>
                <w:highlight w:val="yellow"/>
              </w:rPr>
              <w:t>Lower Kaskaskia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EA98D2" w14:textId="19D89606" w:rsidR="003600AD" w:rsidRPr="00AB5492" w:rsidDel="00D15C2C" w:rsidRDefault="003600AD" w:rsidP="007A5C51">
            <w:pPr>
              <w:jc w:val="center"/>
              <w:rPr>
                <w:rFonts w:cs="Arial"/>
                <w:sz w:val="20"/>
                <w:szCs w:val="20"/>
                <w:highlight w:val="yellow"/>
              </w:rPr>
            </w:pPr>
            <w:r w:rsidRPr="00AB5492">
              <w:rPr>
                <w:rFonts w:cs="Arial"/>
                <w:sz w:val="20"/>
                <w:szCs w:val="20"/>
                <w:highlight w:val="yellow"/>
              </w:rPr>
              <w:t>1</w:t>
            </w:r>
          </w:p>
        </w:tc>
      </w:tr>
      <w:tr w:rsidR="003600AD" w:rsidRPr="007816FD" w14:paraId="3347CE5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F81FF3" w14:textId="2F5521B4" w:rsidR="003600AD" w:rsidRPr="00AB5492" w:rsidRDefault="003600AD" w:rsidP="00060DB3">
            <w:pPr>
              <w:jc w:val="center"/>
              <w:rPr>
                <w:rFonts w:cs="Arial"/>
                <w:sz w:val="20"/>
                <w:szCs w:val="20"/>
                <w:highlight w:val="yellow"/>
              </w:rPr>
            </w:pPr>
            <w:r w:rsidRPr="00AB5492">
              <w:rPr>
                <w:rFonts w:cs="Arial"/>
                <w:sz w:val="20"/>
                <w:szCs w:val="20"/>
                <w:highlight w:val="yellow"/>
              </w:rPr>
              <w:t>7140202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EE750F" w14:textId="6FFABE9E" w:rsidR="003600AD" w:rsidRPr="00AB5492" w:rsidRDefault="003600AD" w:rsidP="00060DB3">
            <w:pPr>
              <w:rPr>
                <w:rFonts w:cs="Arial"/>
                <w:sz w:val="20"/>
                <w:szCs w:val="20"/>
                <w:highlight w:val="yellow"/>
              </w:rPr>
            </w:pPr>
            <w:r w:rsidRPr="00AB5492">
              <w:rPr>
                <w:rFonts w:cs="Arial"/>
                <w:sz w:val="20"/>
                <w:szCs w:val="20"/>
                <w:highlight w:val="yellow"/>
              </w:rPr>
              <w:t>Middle Kaskaskia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619C8" w14:textId="250013B0" w:rsidR="003600AD" w:rsidRPr="00AB5492" w:rsidDel="00D15C2C" w:rsidRDefault="003600AD" w:rsidP="00060DB3">
            <w:pPr>
              <w:jc w:val="center"/>
              <w:rPr>
                <w:rFonts w:cs="Arial"/>
                <w:sz w:val="20"/>
                <w:szCs w:val="20"/>
                <w:highlight w:val="yellow"/>
              </w:rPr>
            </w:pPr>
            <w:r w:rsidRPr="00AB5492">
              <w:rPr>
                <w:rFonts w:cs="Arial"/>
                <w:sz w:val="20"/>
                <w:szCs w:val="20"/>
                <w:highlight w:val="yellow"/>
              </w:rPr>
              <w:t>2</w:t>
            </w:r>
          </w:p>
        </w:tc>
      </w:tr>
      <w:tr w:rsidR="003600AD" w:rsidRPr="007816FD" w14:paraId="22AD0E99"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177E4A" w14:textId="35DF65F8" w:rsidR="003600AD" w:rsidRPr="00AB5492" w:rsidRDefault="003600AD" w:rsidP="00060DB3">
            <w:pPr>
              <w:jc w:val="center"/>
              <w:rPr>
                <w:rFonts w:cs="Arial"/>
                <w:sz w:val="20"/>
                <w:szCs w:val="20"/>
                <w:highlight w:val="yellow"/>
              </w:rPr>
            </w:pPr>
            <w:r w:rsidRPr="00AB5492">
              <w:rPr>
                <w:rFonts w:cs="Arial"/>
                <w:sz w:val="20"/>
                <w:szCs w:val="20"/>
                <w:highlight w:val="yellow"/>
              </w:rPr>
              <w:t>7140201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48AE4" w14:textId="5657A4F9" w:rsidR="003600AD" w:rsidRPr="00AB5492" w:rsidRDefault="003600AD" w:rsidP="00060DB3">
            <w:pPr>
              <w:rPr>
                <w:rFonts w:cs="Arial"/>
                <w:sz w:val="20"/>
                <w:szCs w:val="20"/>
                <w:highlight w:val="yellow"/>
              </w:rPr>
            </w:pPr>
            <w:r w:rsidRPr="00AB5492">
              <w:rPr>
                <w:rFonts w:cs="Arial"/>
                <w:sz w:val="20"/>
                <w:szCs w:val="20"/>
                <w:highlight w:val="yellow"/>
              </w:rPr>
              <w:t>Upper Kaskaskia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5D9F18" w14:textId="0E223B94" w:rsidR="003600AD" w:rsidRPr="00AB5492" w:rsidDel="00D15C2C" w:rsidRDefault="003600AD" w:rsidP="00060DB3">
            <w:pPr>
              <w:jc w:val="center"/>
              <w:rPr>
                <w:rFonts w:cs="Arial"/>
                <w:sz w:val="20"/>
                <w:szCs w:val="20"/>
                <w:highlight w:val="yellow"/>
              </w:rPr>
            </w:pPr>
            <w:r w:rsidRPr="00AB5492">
              <w:rPr>
                <w:rFonts w:cs="Arial"/>
                <w:sz w:val="20"/>
                <w:szCs w:val="20"/>
                <w:highlight w:val="yellow"/>
              </w:rPr>
              <w:t>3</w:t>
            </w:r>
          </w:p>
        </w:tc>
      </w:tr>
      <w:tr w:rsidR="003600AD" w:rsidRPr="007816FD" w14:paraId="39C97F7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BE8B4"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7120005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AB1C94" w14:textId="77777777" w:rsidR="003600AD" w:rsidRPr="00AB5492" w:rsidRDefault="003600AD" w:rsidP="00EF0B8F">
            <w:pPr>
              <w:rPr>
                <w:rFonts w:cs="Arial"/>
                <w:sz w:val="20"/>
                <w:szCs w:val="20"/>
                <w:highlight w:val="yellow"/>
              </w:rPr>
            </w:pPr>
            <w:r w:rsidRPr="00AB5492">
              <w:rPr>
                <w:rFonts w:cs="Arial"/>
                <w:sz w:val="20"/>
                <w:szCs w:val="20"/>
                <w:highlight w:val="yellow"/>
              </w:rPr>
              <w:t>Upper Illinois</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FEF3C" w14:textId="6ED5617E" w:rsidR="003600AD" w:rsidRPr="00AB5492" w:rsidRDefault="003600AD" w:rsidP="00060DB3">
            <w:pPr>
              <w:jc w:val="center"/>
              <w:rPr>
                <w:rFonts w:cs="Arial"/>
                <w:sz w:val="20"/>
                <w:szCs w:val="20"/>
                <w:highlight w:val="yellow"/>
              </w:rPr>
            </w:pPr>
            <w:r w:rsidRPr="00AB5492">
              <w:rPr>
                <w:rFonts w:cs="Arial"/>
                <w:sz w:val="20"/>
                <w:szCs w:val="20"/>
                <w:highlight w:val="yellow"/>
              </w:rPr>
              <w:t>4</w:t>
            </w:r>
          </w:p>
        </w:tc>
      </w:tr>
      <w:tr w:rsidR="003600AD" w:rsidRPr="007816FD" w14:paraId="71876FF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C4B62"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7130001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549CD4" w14:textId="77777777" w:rsidR="003600AD" w:rsidRPr="00AB5492" w:rsidRDefault="003600AD" w:rsidP="00EF0B8F">
            <w:pPr>
              <w:rPr>
                <w:rFonts w:cs="Arial"/>
                <w:sz w:val="20"/>
                <w:szCs w:val="20"/>
                <w:highlight w:val="yellow"/>
              </w:rPr>
            </w:pPr>
            <w:r w:rsidRPr="00AB5492">
              <w:rPr>
                <w:rFonts w:cs="Arial"/>
                <w:sz w:val="20"/>
                <w:szCs w:val="20"/>
                <w:highlight w:val="yellow"/>
              </w:rPr>
              <w:t>Lower Illinois-</w:t>
            </w:r>
            <w:proofErr w:type="spellStart"/>
            <w:r w:rsidRPr="00AB5492">
              <w:rPr>
                <w:rFonts w:cs="Arial"/>
                <w:sz w:val="20"/>
                <w:szCs w:val="20"/>
                <w:highlight w:val="yellow"/>
              </w:rPr>
              <w:t>Senachwine</w:t>
            </w:r>
            <w:proofErr w:type="spellEnd"/>
            <w:r w:rsidRPr="00AB5492">
              <w:rPr>
                <w:rFonts w:cs="Arial"/>
                <w:sz w:val="20"/>
                <w:szCs w:val="20"/>
                <w:highlight w:val="yellow"/>
              </w:rPr>
              <w:t xml:space="preserve"> Lake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BB54E" w14:textId="4D3BD1CC" w:rsidR="003600AD" w:rsidRPr="00AB5492" w:rsidRDefault="003600AD" w:rsidP="00060DB3">
            <w:pPr>
              <w:jc w:val="center"/>
              <w:rPr>
                <w:rFonts w:cs="Arial"/>
                <w:sz w:val="20"/>
                <w:szCs w:val="20"/>
                <w:highlight w:val="yellow"/>
              </w:rPr>
            </w:pPr>
            <w:r w:rsidRPr="00AB5492">
              <w:rPr>
                <w:rFonts w:cs="Arial"/>
                <w:sz w:val="20"/>
                <w:szCs w:val="20"/>
                <w:highlight w:val="yellow"/>
              </w:rPr>
              <w:t>5</w:t>
            </w:r>
          </w:p>
        </w:tc>
      </w:tr>
      <w:tr w:rsidR="007F09C6" w:rsidRPr="007816FD" w14:paraId="5B949477" w14:textId="77777777" w:rsidTr="003600AD">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3699C3" w14:textId="26BDED18" w:rsidR="007F09C6" w:rsidRPr="00AB5492" w:rsidRDefault="007F09C6" w:rsidP="007F09C6">
            <w:pPr>
              <w:jc w:val="center"/>
              <w:rPr>
                <w:rFonts w:cs="Arial"/>
                <w:sz w:val="20"/>
                <w:szCs w:val="20"/>
                <w:highlight w:val="yellow"/>
              </w:rPr>
            </w:pPr>
            <w:r w:rsidRPr="00AB5492">
              <w:rPr>
                <w:rFonts w:cs="Arial"/>
                <w:sz w:val="20"/>
                <w:szCs w:val="20"/>
                <w:highlight w:val="yellow"/>
              </w:rPr>
              <w:t>5120112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58F08" w14:textId="5736BD96" w:rsidR="007F09C6" w:rsidRPr="00AB5492" w:rsidRDefault="007F09C6" w:rsidP="007F09C6">
            <w:pPr>
              <w:rPr>
                <w:rFonts w:cs="Arial"/>
                <w:sz w:val="20"/>
                <w:szCs w:val="20"/>
                <w:highlight w:val="yellow"/>
              </w:rPr>
            </w:pPr>
            <w:proofErr w:type="spellStart"/>
            <w:r w:rsidRPr="00AB5492">
              <w:rPr>
                <w:rFonts w:cs="Arial"/>
                <w:sz w:val="20"/>
                <w:szCs w:val="20"/>
                <w:highlight w:val="yellow"/>
              </w:rPr>
              <w:t>Embarras</w:t>
            </w:r>
            <w:proofErr w:type="spellEnd"/>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3CDA6F" w14:textId="6B2AE875" w:rsidR="007F09C6" w:rsidRPr="00AB5492" w:rsidRDefault="007F09C6" w:rsidP="007F09C6">
            <w:pPr>
              <w:jc w:val="center"/>
              <w:rPr>
                <w:rFonts w:cs="Arial"/>
                <w:sz w:val="20"/>
                <w:szCs w:val="20"/>
                <w:highlight w:val="yellow"/>
              </w:rPr>
            </w:pPr>
            <w:r w:rsidRPr="00AB5492">
              <w:rPr>
                <w:rFonts w:cs="Arial"/>
                <w:sz w:val="20"/>
                <w:szCs w:val="20"/>
                <w:highlight w:val="yellow"/>
              </w:rPr>
              <w:t>6</w:t>
            </w:r>
          </w:p>
        </w:tc>
      </w:tr>
      <w:tr w:rsidR="003600AD" w:rsidRPr="007816FD" w14:paraId="335E559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F2FAB"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7120001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34A456" w14:textId="77777777" w:rsidR="003600AD" w:rsidRPr="00AB5492" w:rsidRDefault="003600AD" w:rsidP="00EF0B8F">
            <w:pPr>
              <w:rPr>
                <w:rFonts w:cs="Arial"/>
                <w:sz w:val="20"/>
                <w:szCs w:val="20"/>
                <w:highlight w:val="yellow"/>
              </w:rPr>
            </w:pPr>
            <w:r w:rsidRPr="00AB5492">
              <w:rPr>
                <w:rFonts w:cs="Arial"/>
                <w:sz w:val="20"/>
                <w:szCs w:val="20"/>
                <w:highlight w:val="yellow"/>
              </w:rPr>
              <w:t>Kankakee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6C5C8" w14:textId="01B620D2" w:rsidR="003600AD" w:rsidRPr="00AB5492" w:rsidRDefault="007F09C6" w:rsidP="00060DB3">
            <w:pPr>
              <w:jc w:val="center"/>
              <w:rPr>
                <w:rFonts w:cs="Arial"/>
                <w:sz w:val="20"/>
                <w:szCs w:val="20"/>
                <w:highlight w:val="yellow"/>
              </w:rPr>
            </w:pPr>
            <w:r w:rsidRPr="00AB5492">
              <w:rPr>
                <w:rFonts w:cs="Arial"/>
                <w:sz w:val="20"/>
                <w:szCs w:val="20"/>
                <w:highlight w:val="yellow"/>
              </w:rPr>
              <w:t>7</w:t>
            </w:r>
          </w:p>
        </w:tc>
      </w:tr>
      <w:tr w:rsidR="003600AD" w:rsidRPr="007816FD" w14:paraId="74B9DF21"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53FDE"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7120002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6FF738" w14:textId="77777777" w:rsidR="003600AD" w:rsidRPr="00AB5492" w:rsidRDefault="003600AD" w:rsidP="00EF0B8F">
            <w:pPr>
              <w:rPr>
                <w:rFonts w:cs="Arial"/>
                <w:sz w:val="20"/>
                <w:szCs w:val="20"/>
                <w:highlight w:val="yellow"/>
              </w:rPr>
            </w:pPr>
            <w:r w:rsidRPr="00AB5492">
              <w:rPr>
                <w:rFonts w:cs="Arial"/>
                <w:sz w:val="20"/>
                <w:szCs w:val="20"/>
                <w:highlight w:val="yellow"/>
              </w:rPr>
              <w:t>Iroquois</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735613" w14:textId="41577681" w:rsidR="003600AD" w:rsidRPr="00AB5492" w:rsidRDefault="007F09C6" w:rsidP="00060DB3">
            <w:pPr>
              <w:jc w:val="center"/>
              <w:rPr>
                <w:rFonts w:cs="Arial"/>
                <w:sz w:val="20"/>
                <w:szCs w:val="20"/>
                <w:highlight w:val="yellow"/>
              </w:rPr>
            </w:pPr>
            <w:r w:rsidRPr="00AB5492">
              <w:rPr>
                <w:rFonts w:cs="Arial"/>
                <w:sz w:val="20"/>
                <w:szCs w:val="20"/>
                <w:highlight w:val="yellow"/>
              </w:rPr>
              <w:t>8</w:t>
            </w:r>
          </w:p>
        </w:tc>
      </w:tr>
      <w:tr w:rsidR="003600AD" w:rsidRPr="007816FD" w14:paraId="66DC4217"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B1F917"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7130008</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DA3D2" w14:textId="77777777" w:rsidR="003600AD" w:rsidRPr="00AB5492" w:rsidRDefault="003600AD" w:rsidP="00EF0B8F">
            <w:pPr>
              <w:rPr>
                <w:rFonts w:cs="Arial"/>
                <w:sz w:val="20"/>
                <w:szCs w:val="20"/>
                <w:highlight w:val="yellow"/>
              </w:rPr>
            </w:pPr>
            <w:r w:rsidRPr="00AB5492">
              <w:rPr>
                <w:rFonts w:cs="Arial"/>
                <w:sz w:val="20"/>
                <w:szCs w:val="20"/>
                <w:highlight w:val="yellow"/>
              </w:rPr>
              <w:t>Lower Sangamon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5F01FE" w14:textId="397DE90F" w:rsidR="003600AD" w:rsidRPr="00AB5492" w:rsidRDefault="007F09C6" w:rsidP="00060DB3">
            <w:pPr>
              <w:jc w:val="center"/>
              <w:rPr>
                <w:rFonts w:cs="Arial"/>
                <w:sz w:val="20"/>
                <w:szCs w:val="20"/>
                <w:highlight w:val="yellow"/>
              </w:rPr>
            </w:pPr>
            <w:r w:rsidRPr="00AB5492">
              <w:rPr>
                <w:rFonts w:cs="Arial"/>
                <w:sz w:val="20"/>
                <w:szCs w:val="20"/>
                <w:highlight w:val="yellow"/>
              </w:rPr>
              <w:t>9</w:t>
            </w:r>
          </w:p>
        </w:tc>
      </w:tr>
      <w:tr w:rsidR="003600AD" w:rsidRPr="007816FD" w14:paraId="2DE6454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6A99E" w14:textId="77777777" w:rsidR="003600AD" w:rsidRPr="00AB5492" w:rsidRDefault="003600AD" w:rsidP="00EF0B8F">
            <w:pPr>
              <w:jc w:val="center"/>
              <w:rPr>
                <w:rFonts w:cs="Arial"/>
                <w:sz w:val="20"/>
                <w:szCs w:val="20"/>
                <w:highlight w:val="yellow"/>
              </w:rPr>
            </w:pPr>
            <w:r w:rsidRPr="00AB5492">
              <w:rPr>
                <w:rFonts w:cs="Arial"/>
                <w:sz w:val="20"/>
                <w:szCs w:val="20"/>
                <w:highlight w:val="yellow"/>
              </w:rPr>
              <w:t>7130010</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60423" w14:textId="77777777" w:rsidR="003600AD" w:rsidRPr="00AB5492" w:rsidRDefault="003600AD" w:rsidP="00EF0B8F">
            <w:pPr>
              <w:rPr>
                <w:rFonts w:cs="Arial"/>
                <w:sz w:val="20"/>
                <w:szCs w:val="20"/>
                <w:highlight w:val="yellow"/>
              </w:rPr>
            </w:pPr>
            <w:r w:rsidRPr="00AB5492">
              <w:rPr>
                <w:rFonts w:cs="Arial"/>
                <w:sz w:val="20"/>
                <w:szCs w:val="20"/>
                <w:highlight w:val="yellow"/>
              </w:rPr>
              <w:t>La Moine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CAC4A1" w14:textId="65DABC39" w:rsidR="003600AD" w:rsidRPr="00AB5492" w:rsidRDefault="003600AD">
            <w:pPr>
              <w:jc w:val="center"/>
              <w:rPr>
                <w:rFonts w:cs="Arial"/>
                <w:sz w:val="20"/>
                <w:szCs w:val="20"/>
                <w:highlight w:val="yellow"/>
              </w:rPr>
            </w:pPr>
            <w:r w:rsidRPr="00AB5492">
              <w:rPr>
                <w:rFonts w:cs="Arial"/>
                <w:sz w:val="20"/>
                <w:szCs w:val="20"/>
                <w:highlight w:val="yellow"/>
              </w:rPr>
              <w:t>10</w:t>
            </w:r>
          </w:p>
        </w:tc>
      </w:tr>
      <w:tr w:rsidR="003600AD" w:rsidRPr="007816FD" w14:paraId="476F598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BB6B0" w14:textId="77777777" w:rsidR="003600AD" w:rsidRPr="00AB5492" w:rsidRDefault="003600AD" w:rsidP="00060DB3">
            <w:pPr>
              <w:jc w:val="center"/>
              <w:rPr>
                <w:rFonts w:cs="Arial"/>
                <w:sz w:val="20"/>
                <w:szCs w:val="20"/>
                <w:highlight w:val="yellow"/>
              </w:rPr>
            </w:pPr>
            <w:r w:rsidRPr="00AB5492">
              <w:rPr>
                <w:rFonts w:cs="Arial"/>
                <w:sz w:val="20"/>
                <w:szCs w:val="20"/>
                <w:highlight w:val="yellow"/>
              </w:rPr>
              <w:t>7130012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C633D" w14:textId="77777777" w:rsidR="003600AD" w:rsidRPr="00AB5492" w:rsidRDefault="003600AD" w:rsidP="00060DB3">
            <w:pPr>
              <w:rPr>
                <w:rFonts w:cs="Arial"/>
                <w:sz w:val="20"/>
                <w:szCs w:val="20"/>
                <w:highlight w:val="yellow"/>
              </w:rPr>
            </w:pPr>
            <w:r w:rsidRPr="00AB5492">
              <w:rPr>
                <w:rFonts w:cs="Arial"/>
                <w:sz w:val="20"/>
                <w:szCs w:val="20"/>
                <w:highlight w:val="yellow"/>
              </w:rPr>
              <w:t>Macoupin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F1AC63" w14:textId="5940353D"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41C5EEE2"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9C0B2"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5120115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238CA" w14:textId="77777777" w:rsidR="003600AD" w:rsidRPr="00AB5492" w:rsidRDefault="003600AD" w:rsidP="003600AD">
            <w:pPr>
              <w:rPr>
                <w:rFonts w:cs="Arial"/>
                <w:sz w:val="20"/>
                <w:szCs w:val="20"/>
                <w:highlight w:val="yellow"/>
              </w:rPr>
            </w:pPr>
            <w:r w:rsidRPr="00AB5492">
              <w:rPr>
                <w:rFonts w:cs="Arial"/>
                <w:sz w:val="20"/>
                <w:szCs w:val="20"/>
                <w:highlight w:val="yellow"/>
              </w:rPr>
              <w:t>Skillet</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04733E" w14:textId="79C9668C"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7B6B6EB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A3A61"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E72C1" w14:textId="77777777" w:rsidR="003600AD" w:rsidRPr="00AB5492" w:rsidRDefault="003600AD" w:rsidP="003600AD">
            <w:pPr>
              <w:rPr>
                <w:rFonts w:cs="Arial"/>
                <w:sz w:val="20"/>
                <w:szCs w:val="20"/>
                <w:highlight w:val="yellow"/>
              </w:rPr>
            </w:pPr>
            <w:r w:rsidRPr="00AB5492">
              <w:rPr>
                <w:rFonts w:cs="Arial"/>
                <w:sz w:val="20"/>
                <w:szCs w:val="20"/>
                <w:highlight w:val="yellow"/>
              </w:rPr>
              <w:t>Spoon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36AF7" w14:textId="3E6FFB6D"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613029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1E168"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7130007</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1443A" w14:textId="77777777" w:rsidR="003600AD" w:rsidRPr="00AB5492" w:rsidRDefault="003600AD" w:rsidP="003600AD">
            <w:pPr>
              <w:rPr>
                <w:rFonts w:cs="Arial"/>
                <w:sz w:val="20"/>
                <w:szCs w:val="20"/>
                <w:highlight w:val="yellow"/>
              </w:rPr>
            </w:pPr>
            <w:r w:rsidRPr="00AB5492">
              <w:rPr>
                <w:rFonts w:cs="Arial"/>
                <w:sz w:val="20"/>
                <w:szCs w:val="20"/>
                <w:highlight w:val="yellow"/>
              </w:rPr>
              <w:t>South Fork Sangamon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74446" w14:textId="690D5418"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71A28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56B6BD"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5120109</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D5BBD" w14:textId="77777777" w:rsidR="003600AD" w:rsidRPr="00AB5492" w:rsidRDefault="003600AD" w:rsidP="003600AD">
            <w:pPr>
              <w:rPr>
                <w:rFonts w:cs="Arial"/>
                <w:sz w:val="20"/>
                <w:szCs w:val="20"/>
                <w:highlight w:val="yellow"/>
              </w:rPr>
            </w:pPr>
            <w:r w:rsidRPr="00AB5492">
              <w:rPr>
                <w:rFonts w:cs="Arial"/>
                <w:sz w:val="20"/>
                <w:szCs w:val="20"/>
                <w:highlight w:val="yellow"/>
              </w:rPr>
              <w:t>Vermilion (Wabash)</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AA8E19" w14:textId="3F601235"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09E8C15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57045"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7060005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0E15B" w14:textId="77777777" w:rsidR="003600AD" w:rsidRPr="00AB5492" w:rsidRDefault="003600AD" w:rsidP="003600AD">
            <w:pPr>
              <w:rPr>
                <w:rFonts w:cs="Arial"/>
                <w:sz w:val="20"/>
                <w:szCs w:val="20"/>
                <w:highlight w:val="yellow"/>
              </w:rPr>
            </w:pPr>
            <w:r w:rsidRPr="00AB5492">
              <w:rPr>
                <w:rFonts w:cs="Arial"/>
                <w:sz w:val="20"/>
                <w:szCs w:val="20"/>
                <w:highlight w:val="yellow"/>
              </w:rPr>
              <w:t>Apple-Plum</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EE660" w14:textId="63A74DE6"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64343910"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E5051"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7140106</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C1D39" w14:textId="77777777" w:rsidR="003600AD" w:rsidRPr="00AB5492" w:rsidRDefault="003600AD" w:rsidP="003600AD">
            <w:pPr>
              <w:rPr>
                <w:rFonts w:cs="Arial"/>
                <w:sz w:val="20"/>
                <w:szCs w:val="20"/>
                <w:highlight w:val="yellow"/>
              </w:rPr>
            </w:pPr>
            <w:r w:rsidRPr="00AB5492">
              <w:rPr>
                <w:rFonts w:cs="Arial"/>
                <w:sz w:val="20"/>
                <w:szCs w:val="20"/>
                <w:highlight w:val="yellow"/>
              </w:rPr>
              <w:t>Big Muddy</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C8460C" w14:textId="246457CF"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393E69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DFAA5"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7080101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571FE" w14:textId="77777777" w:rsidR="003600AD" w:rsidRPr="00AB5492" w:rsidRDefault="003600AD" w:rsidP="003600AD">
            <w:pPr>
              <w:rPr>
                <w:rFonts w:cs="Arial"/>
                <w:sz w:val="20"/>
                <w:szCs w:val="20"/>
                <w:highlight w:val="yellow"/>
              </w:rPr>
            </w:pPr>
            <w:r w:rsidRPr="00AB5492">
              <w:rPr>
                <w:rFonts w:cs="Arial"/>
                <w:sz w:val="20"/>
                <w:szCs w:val="20"/>
                <w:highlight w:val="yellow"/>
              </w:rPr>
              <w:t>Copperas-Duck</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38B29" w14:textId="38895F37"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4E13986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F6A05"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2F91D" w14:textId="77777777" w:rsidR="003600AD" w:rsidRPr="00AB5492" w:rsidRDefault="003600AD" w:rsidP="003600AD">
            <w:pPr>
              <w:rPr>
                <w:rFonts w:cs="Arial"/>
                <w:sz w:val="20"/>
                <w:szCs w:val="20"/>
                <w:highlight w:val="yellow"/>
              </w:rPr>
            </w:pPr>
            <w:r w:rsidRPr="00AB5492">
              <w:rPr>
                <w:rFonts w:cs="Arial"/>
                <w:sz w:val="20"/>
                <w:szCs w:val="20"/>
                <w:highlight w:val="yellow"/>
              </w:rPr>
              <w:t>Vermilion (Illinois)</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2B9C2F" w14:textId="0916919B"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34E3184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AA5BF"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7090003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573AA" w14:textId="77777777" w:rsidR="003600AD" w:rsidRPr="00AB5492" w:rsidRDefault="003600AD" w:rsidP="003600AD">
            <w:pPr>
              <w:rPr>
                <w:rFonts w:cs="Arial"/>
                <w:sz w:val="20"/>
                <w:szCs w:val="20"/>
                <w:highlight w:val="yellow"/>
              </w:rPr>
            </w:pPr>
            <w:r w:rsidRPr="00AB5492">
              <w:rPr>
                <w:rFonts w:cs="Arial"/>
                <w:sz w:val="20"/>
                <w:szCs w:val="20"/>
                <w:highlight w:val="yellow"/>
              </w:rPr>
              <w:t>Pecatonica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AFE4A3" w14:textId="41DCABDE"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6369D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275E8C"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7110001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2D2EA" w14:textId="77777777" w:rsidR="003600AD" w:rsidRPr="00AB5492" w:rsidRDefault="003600AD" w:rsidP="003600AD">
            <w:pPr>
              <w:rPr>
                <w:rFonts w:cs="Arial"/>
                <w:sz w:val="20"/>
                <w:szCs w:val="20"/>
                <w:highlight w:val="yellow"/>
              </w:rPr>
            </w:pPr>
            <w:r w:rsidRPr="00AB5492">
              <w:rPr>
                <w:rFonts w:cs="Arial"/>
                <w:sz w:val="20"/>
                <w:szCs w:val="20"/>
                <w:highlight w:val="yellow"/>
              </w:rPr>
              <w:t>Bear-</w:t>
            </w:r>
            <w:proofErr w:type="spellStart"/>
            <w:r w:rsidRPr="00AB5492">
              <w:rPr>
                <w:rFonts w:cs="Arial"/>
                <w:sz w:val="20"/>
                <w:szCs w:val="20"/>
                <w:highlight w:val="yellow"/>
              </w:rPr>
              <w:t>Wyaconda</w:t>
            </w:r>
            <w:proofErr w:type="spellEnd"/>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0E679" w14:textId="49BA4534"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0EFCA7B9"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4246F9"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7140101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A99945" w14:textId="77777777" w:rsidR="003600AD" w:rsidRPr="00AB5492" w:rsidRDefault="003600AD" w:rsidP="003600AD">
            <w:pPr>
              <w:rPr>
                <w:rFonts w:cs="Arial"/>
                <w:sz w:val="20"/>
                <w:szCs w:val="20"/>
                <w:highlight w:val="yellow"/>
              </w:rPr>
            </w:pPr>
            <w:r w:rsidRPr="00AB5492">
              <w:rPr>
                <w:rFonts w:cs="Arial"/>
                <w:sz w:val="20"/>
                <w:szCs w:val="20"/>
                <w:highlight w:val="yellow"/>
              </w:rPr>
              <w:t>Cahokia-Joachim</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B49D20" w14:textId="09FDC8C4"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2557579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B288C"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7080104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F2925" w14:textId="77777777" w:rsidR="003600AD" w:rsidRPr="00AB5492" w:rsidRDefault="003600AD" w:rsidP="003600AD">
            <w:pPr>
              <w:rPr>
                <w:rFonts w:cs="Arial"/>
                <w:sz w:val="20"/>
                <w:szCs w:val="20"/>
                <w:highlight w:val="yellow"/>
              </w:rPr>
            </w:pPr>
            <w:r w:rsidRPr="00AB5492">
              <w:rPr>
                <w:rFonts w:cs="Arial"/>
                <w:sz w:val="20"/>
                <w:szCs w:val="20"/>
                <w:highlight w:val="yellow"/>
              </w:rPr>
              <w:t>Flint-Henderson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4E7A3" w14:textId="680BB7C1"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3B7F63F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833F8"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7090007</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E6B16" w14:textId="77777777" w:rsidR="003600AD" w:rsidRPr="00AB5492" w:rsidRDefault="003600AD" w:rsidP="003600AD">
            <w:pPr>
              <w:rPr>
                <w:rFonts w:cs="Arial"/>
                <w:sz w:val="20"/>
                <w:szCs w:val="20"/>
                <w:highlight w:val="yellow"/>
              </w:rPr>
            </w:pPr>
            <w:r w:rsidRPr="00AB5492">
              <w:rPr>
                <w:rFonts w:cs="Arial"/>
                <w:sz w:val="20"/>
                <w:szCs w:val="20"/>
                <w:highlight w:val="yellow"/>
              </w:rPr>
              <w:t>Green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2D4A12" w14:textId="24955BEE"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5ECC184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AC2E3"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4040001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3553C" w14:textId="77777777" w:rsidR="003600AD" w:rsidRPr="00AB5492" w:rsidRDefault="003600AD" w:rsidP="003600AD">
            <w:pPr>
              <w:rPr>
                <w:rFonts w:cs="Arial"/>
                <w:sz w:val="20"/>
                <w:szCs w:val="20"/>
                <w:highlight w:val="yellow"/>
              </w:rPr>
            </w:pPr>
            <w:r w:rsidRPr="00AB5492">
              <w:rPr>
                <w:rFonts w:cs="Arial"/>
                <w:sz w:val="20"/>
                <w:szCs w:val="20"/>
                <w:highlight w:val="yellow"/>
              </w:rPr>
              <w:t>Little Calumet-Galien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18299" w14:textId="10F473C2"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6852C5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CC1676"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7130011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68F52" w14:textId="77777777" w:rsidR="003600AD" w:rsidRPr="00AB5492" w:rsidRDefault="003600AD" w:rsidP="003600AD">
            <w:pPr>
              <w:rPr>
                <w:rFonts w:cs="Arial"/>
                <w:sz w:val="20"/>
                <w:szCs w:val="20"/>
                <w:highlight w:val="yellow"/>
              </w:rPr>
            </w:pPr>
            <w:r w:rsidRPr="00AB5492">
              <w:rPr>
                <w:rFonts w:cs="Arial"/>
                <w:sz w:val="20"/>
                <w:szCs w:val="20"/>
                <w:highlight w:val="yellow"/>
              </w:rPr>
              <w:t>Lower Illinois</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4837E" w14:textId="0D099918"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38F5D6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244CC"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160C05" w14:textId="77777777" w:rsidR="003600AD" w:rsidRPr="00AB5492" w:rsidRDefault="003600AD" w:rsidP="003600AD">
            <w:pPr>
              <w:rPr>
                <w:rFonts w:cs="Arial"/>
                <w:sz w:val="20"/>
                <w:szCs w:val="20"/>
                <w:highlight w:val="yellow"/>
              </w:rPr>
            </w:pPr>
            <w:r w:rsidRPr="00AB5492">
              <w:rPr>
                <w:rFonts w:cs="Arial"/>
                <w:sz w:val="20"/>
                <w:szCs w:val="20"/>
                <w:highlight w:val="yellow"/>
              </w:rPr>
              <w:t>Lower Illinois-Chautauqua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D02C1" w14:textId="4442E95D"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66DE1E0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F60EE"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5140206</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3677DB" w14:textId="77777777" w:rsidR="003600AD" w:rsidRPr="00AB5492" w:rsidRDefault="003600AD" w:rsidP="003600AD">
            <w:pPr>
              <w:rPr>
                <w:rFonts w:cs="Arial"/>
                <w:sz w:val="20"/>
                <w:szCs w:val="20"/>
                <w:highlight w:val="yellow"/>
              </w:rPr>
            </w:pPr>
            <w:r w:rsidRPr="00AB5492">
              <w:rPr>
                <w:rFonts w:cs="Arial"/>
                <w:sz w:val="20"/>
                <w:szCs w:val="20"/>
                <w:highlight w:val="yellow"/>
              </w:rPr>
              <w:t>Lower Ohio</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31BCB" w14:textId="6A7BA83B"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54A2841F"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2BFDE"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lastRenderedPageBreak/>
              <w:t>5140203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792E0" w14:textId="77777777" w:rsidR="003600AD" w:rsidRPr="00AB5492" w:rsidRDefault="003600AD" w:rsidP="003600AD">
            <w:pPr>
              <w:rPr>
                <w:rFonts w:cs="Arial"/>
                <w:sz w:val="20"/>
                <w:szCs w:val="20"/>
                <w:highlight w:val="yellow"/>
              </w:rPr>
            </w:pPr>
            <w:r w:rsidRPr="00AB5492">
              <w:rPr>
                <w:rFonts w:cs="Arial"/>
                <w:sz w:val="20"/>
                <w:szCs w:val="20"/>
                <w:highlight w:val="yellow"/>
              </w:rPr>
              <w:t>Lower Ohio-Bay</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85786" w14:textId="24F1CC3B"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63BF69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38E4C"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6EF2B" w14:textId="77777777" w:rsidR="003600AD" w:rsidRPr="00AB5492" w:rsidRDefault="003600AD" w:rsidP="003600AD">
            <w:pPr>
              <w:rPr>
                <w:rFonts w:cs="Arial"/>
                <w:sz w:val="20"/>
                <w:szCs w:val="20"/>
                <w:highlight w:val="yellow"/>
              </w:rPr>
            </w:pPr>
            <w:r w:rsidRPr="00AB5492">
              <w:rPr>
                <w:rFonts w:cs="Arial"/>
                <w:sz w:val="20"/>
                <w:szCs w:val="20"/>
                <w:highlight w:val="yellow"/>
              </w:rPr>
              <w:t>Mackinaw</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164A9" w14:textId="6B34C361"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558535E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43535"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7090002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A056C" w14:textId="77777777" w:rsidR="003600AD" w:rsidRPr="00AB5492" w:rsidRDefault="003600AD" w:rsidP="003600AD">
            <w:pPr>
              <w:rPr>
                <w:rFonts w:cs="Arial"/>
                <w:sz w:val="20"/>
                <w:szCs w:val="20"/>
                <w:highlight w:val="yellow"/>
              </w:rPr>
            </w:pPr>
            <w:r w:rsidRPr="00AB5492">
              <w:rPr>
                <w:rFonts w:cs="Arial"/>
                <w:sz w:val="20"/>
                <w:szCs w:val="20"/>
                <w:highlight w:val="yellow"/>
              </w:rPr>
              <w:t>Middle Rock</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2F386" w14:textId="6238592C"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48EE668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716057"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5120108</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89D4C2" w14:textId="77777777" w:rsidR="003600AD" w:rsidRPr="00AB5492" w:rsidRDefault="003600AD" w:rsidP="003600AD">
            <w:pPr>
              <w:rPr>
                <w:rFonts w:cs="Arial"/>
                <w:sz w:val="20"/>
                <w:szCs w:val="20"/>
                <w:highlight w:val="yellow"/>
              </w:rPr>
            </w:pPr>
            <w:r w:rsidRPr="00AB5492">
              <w:rPr>
                <w:rFonts w:cs="Arial"/>
                <w:sz w:val="20"/>
                <w:szCs w:val="20"/>
                <w:highlight w:val="yellow"/>
              </w:rPr>
              <w:t>Middle Wabash-Little Vermilion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777DF" w14:textId="26C1CD6B"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F7A7D5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00B93"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7110009</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911FF" w14:textId="77777777" w:rsidR="003600AD" w:rsidRPr="00AB5492" w:rsidRDefault="003600AD" w:rsidP="003600AD">
            <w:pPr>
              <w:rPr>
                <w:rFonts w:cs="Arial"/>
                <w:sz w:val="20"/>
                <w:szCs w:val="20"/>
                <w:highlight w:val="yellow"/>
              </w:rPr>
            </w:pPr>
            <w:r w:rsidRPr="00AB5492">
              <w:rPr>
                <w:rFonts w:cs="Arial"/>
                <w:sz w:val="20"/>
                <w:szCs w:val="20"/>
                <w:highlight w:val="yellow"/>
              </w:rPr>
              <w:t>Peruque-Piasa</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1EAD3" w14:textId="73F252F1"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7285D22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74088"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4040002</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E377A6" w14:textId="77777777" w:rsidR="003600AD" w:rsidRPr="00AB5492" w:rsidRDefault="003600AD" w:rsidP="003600AD">
            <w:pPr>
              <w:rPr>
                <w:rFonts w:cs="Arial"/>
                <w:sz w:val="20"/>
                <w:szCs w:val="20"/>
                <w:highlight w:val="yellow"/>
              </w:rPr>
            </w:pPr>
            <w:r w:rsidRPr="00AB5492">
              <w:rPr>
                <w:rFonts w:cs="Arial"/>
                <w:sz w:val="20"/>
                <w:szCs w:val="20"/>
                <w:highlight w:val="yellow"/>
              </w:rPr>
              <w:t>Pike Root</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3AF995" w14:textId="3264D5EC"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78E7C34D"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CC45E"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7130009</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6610A8" w14:textId="77777777" w:rsidR="003600AD" w:rsidRPr="00AB5492" w:rsidRDefault="003600AD" w:rsidP="003600AD">
            <w:pPr>
              <w:rPr>
                <w:rFonts w:cs="Arial"/>
                <w:sz w:val="20"/>
                <w:szCs w:val="20"/>
                <w:highlight w:val="yellow"/>
              </w:rPr>
            </w:pPr>
            <w:r w:rsidRPr="00AB5492">
              <w:rPr>
                <w:rFonts w:cs="Arial"/>
                <w:sz w:val="20"/>
                <w:szCs w:val="20"/>
                <w:highlight w:val="yellow"/>
              </w:rPr>
              <w:t>Salt</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64DFBA" w14:textId="616F87A3"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2C3F93E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C4DEA"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7140203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60E69" w14:textId="77777777" w:rsidR="003600AD" w:rsidRPr="00AB5492" w:rsidRDefault="003600AD" w:rsidP="003600AD">
            <w:pPr>
              <w:rPr>
                <w:rFonts w:cs="Arial"/>
                <w:sz w:val="20"/>
                <w:szCs w:val="20"/>
                <w:highlight w:val="yellow"/>
              </w:rPr>
            </w:pPr>
            <w:r w:rsidRPr="00AB5492">
              <w:rPr>
                <w:rFonts w:cs="Arial"/>
                <w:sz w:val="20"/>
                <w:szCs w:val="20"/>
                <w:highlight w:val="yellow"/>
              </w:rPr>
              <w:t>Shoal</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07905" w14:textId="0EB36E4E"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6B1CB1F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9CBA7"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7090004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68B20" w14:textId="77777777" w:rsidR="003600AD" w:rsidRPr="00AB5492" w:rsidRDefault="003600AD" w:rsidP="003600AD">
            <w:pPr>
              <w:rPr>
                <w:rFonts w:cs="Arial"/>
                <w:sz w:val="20"/>
                <w:szCs w:val="20"/>
                <w:highlight w:val="yellow"/>
              </w:rPr>
            </w:pPr>
            <w:r w:rsidRPr="00AB5492">
              <w:rPr>
                <w:rFonts w:cs="Arial"/>
                <w:sz w:val="20"/>
                <w:szCs w:val="20"/>
                <w:highlight w:val="yellow"/>
              </w:rPr>
              <w:t>Sugar</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9841B0" w14:textId="149B6401"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5E34EC7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50177"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7110004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7601E1" w14:textId="77777777" w:rsidR="003600AD" w:rsidRPr="00AB5492" w:rsidRDefault="003600AD" w:rsidP="003600AD">
            <w:pPr>
              <w:rPr>
                <w:rFonts w:cs="Arial"/>
                <w:sz w:val="20"/>
                <w:szCs w:val="20"/>
                <w:highlight w:val="yellow"/>
              </w:rPr>
            </w:pPr>
            <w:r w:rsidRPr="00AB5492">
              <w:rPr>
                <w:rFonts w:cs="Arial"/>
                <w:sz w:val="20"/>
                <w:szCs w:val="20"/>
                <w:highlight w:val="yellow"/>
              </w:rPr>
              <w:t xml:space="preserve">The </w:t>
            </w:r>
            <w:proofErr w:type="spellStart"/>
            <w:r w:rsidRPr="00AB5492">
              <w:rPr>
                <w:rFonts w:cs="Arial"/>
                <w:sz w:val="20"/>
                <w:szCs w:val="20"/>
                <w:highlight w:val="yellow"/>
              </w:rPr>
              <w:t>Sny</w:t>
            </w:r>
            <w:proofErr w:type="spellEnd"/>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730FE0" w14:textId="285840A6"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738308F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FDD15" w14:textId="77777777" w:rsidR="003600AD" w:rsidRPr="00AB5492" w:rsidRDefault="003600AD" w:rsidP="003600AD">
            <w:pPr>
              <w:jc w:val="center"/>
              <w:rPr>
                <w:rFonts w:cs="Arial"/>
                <w:sz w:val="20"/>
                <w:szCs w:val="20"/>
                <w:highlight w:val="yellow"/>
              </w:rPr>
            </w:pPr>
            <w:r w:rsidRPr="00AB5492">
              <w:rPr>
                <w:rFonts w:cs="Arial"/>
                <w:sz w:val="20"/>
                <w:szCs w:val="20"/>
                <w:highlight w:val="yellow"/>
              </w:rPr>
              <w:t>7140105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13849" w14:textId="77777777" w:rsidR="003600AD" w:rsidRPr="00AB5492" w:rsidRDefault="003600AD" w:rsidP="003600AD">
            <w:pPr>
              <w:rPr>
                <w:rFonts w:cs="Arial"/>
                <w:sz w:val="20"/>
                <w:szCs w:val="20"/>
                <w:highlight w:val="yellow"/>
              </w:rPr>
            </w:pPr>
            <w:r w:rsidRPr="00AB5492">
              <w:rPr>
                <w:rFonts w:cs="Arial"/>
                <w:sz w:val="20"/>
                <w:szCs w:val="20"/>
                <w:highlight w:val="yellow"/>
              </w:rPr>
              <w:t>Upper Mississippi-</w:t>
            </w:r>
          </w:p>
          <w:p w14:paraId="28C91134" w14:textId="77777777" w:rsidR="003600AD" w:rsidRPr="00AB5492" w:rsidRDefault="003600AD" w:rsidP="003600AD">
            <w:pPr>
              <w:rPr>
                <w:rFonts w:cs="Arial"/>
                <w:sz w:val="20"/>
                <w:szCs w:val="20"/>
                <w:highlight w:val="yellow"/>
              </w:rPr>
            </w:pPr>
            <w:r w:rsidRPr="00AB5492">
              <w:rPr>
                <w:rFonts w:cs="Arial"/>
                <w:sz w:val="20"/>
                <w:szCs w:val="20"/>
                <w:highlight w:val="yellow"/>
              </w:rPr>
              <w:t>Cape Girardeau</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C5BA26" w14:textId="5CB4E251" w:rsidR="003600AD" w:rsidRPr="00AB5492" w:rsidRDefault="003600AD" w:rsidP="000873A7">
            <w:pPr>
              <w:jc w:val="center"/>
              <w:rPr>
                <w:rFonts w:cs="Arial"/>
                <w:sz w:val="20"/>
                <w:szCs w:val="20"/>
                <w:highlight w:val="yellow"/>
              </w:rPr>
            </w:pPr>
            <w:r w:rsidRPr="00AB5492">
              <w:rPr>
                <w:rFonts w:cs="Arial"/>
                <w:sz w:val="20"/>
                <w:szCs w:val="20"/>
                <w:highlight w:val="yellow"/>
              </w:rPr>
              <w:t>TBD</w:t>
            </w:r>
          </w:p>
        </w:tc>
      </w:tr>
      <w:tr w:rsidR="003600AD" w:rsidRPr="007816FD" w14:paraId="1B0210F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FBB850"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7140108</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A7AC0" w14:textId="77777777" w:rsidR="003600AD" w:rsidRPr="00AB5492" w:rsidRDefault="003600AD" w:rsidP="00AE1F8C">
            <w:pPr>
              <w:rPr>
                <w:rFonts w:cs="Arial"/>
                <w:sz w:val="20"/>
                <w:szCs w:val="20"/>
                <w:highlight w:val="yellow"/>
              </w:rPr>
            </w:pPr>
            <w:r w:rsidRPr="00AB5492">
              <w:rPr>
                <w:rFonts w:cs="Arial"/>
                <w:sz w:val="20"/>
                <w:szCs w:val="20"/>
                <w:highlight w:val="yellow"/>
              </w:rPr>
              <w:t>Cache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18757"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2CE3E86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28178"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7120003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D9DFB" w14:textId="77777777" w:rsidR="003600AD" w:rsidRPr="00AB5492" w:rsidRDefault="003600AD" w:rsidP="00AE1F8C">
            <w:pPr>
              <w:rPr>
                <w:rFonts w:cs="Arial"/>
                <w:sz w:val="20"/>
                <w:szCs w:val="20"/>
                <w:highlight w:val="yellow"/>
              </w:rPr>
            </w:pPr>
            <w:r w:rsidRPr="00AB5492">
              <w:rPr>
                <w:rFonts w:cs="Arial"/>
                <w:sz w:val="20"/>
                <w:szCs w:val="20"/>
                <w:highlight w:val="yellow"/>
              </w:rPr>
              <w:t>Chicago</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BBACE1"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6EEB956C"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7F895"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7120004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8504F" w14:textId="77777777" w:rsidR="003600AD" w:rsidRPr="00AB5492" w:rsidRDefault="003600AD" w:rsidP="00AE1F8C">
            <w:pPr>
              <w:rPr>
                <w:rFonts w:cs="Arial"/>
                <w:sz w:val="20"/>
                <w:szCs w:val="20"/>
                <w:highlight w:val="yellow"/>
              </w:rPr>
            </w:pPr>
            <w:r w:rsidRPr="00AB5492">
              <w:rPr>
                <w:rFonts w:cs="Arial"/>
                <w:sz w:val="20"/>
                <w:szCs w:val="20"/>
                <w:highlight w:val="yellow"/>
              </w:rPr>
              <w:t>Des Plaines</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8A982"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2AC035B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D04F16"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5120114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76ECC2" w14:textId="77777777" w:rsidR="003600AD" w:rsidRPr="00AB5492" w:rsidRDefault="003600AD" w:rsidP="00AE1F8C">
            <w:pPr>
              <w:rPr>
                <w:rFonts w:cs="Arial"/>
                <w:sz w:val="20"/>
                <w:szCs w:val="20"/>
                <w:highlight w:val="yellow"/>
              </w:rPr>
            </w:pPr>
            <w:r w:rsidRPr="00AB5492">
              <w:rPr>
                <w:rFonts w:cs="Arial"/>
                <w:sz w:val="20"/>
                <w:szCs w:val="20"/>
                <w:highlight w:val="yellow"/>
              </w:rPr>
              <w:t>Little Wabash</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4F1408"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7550A09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8CFBF"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7120007</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6A34F" w14:textId="77777777" w:rsidR="003600AD" w:rsidRPr="00AB5492" w:rsidRDefault="003600AD" w:rsidP="00AE1F8C">
            <w:pPr>
              <w:rPr>
                <w:rFonts w:cs="Arial"/>
                <w:sz w:val="20"/>
                <w:szCs w:val="20"/>
                <w:highlight w:val="yellow"/>
              </w:rPr>
            </w:pPr>
            <w:r w:rsidRPr="00AB5492">
              <w:rPr>
                <w:rFonts w:cs="Arial"/>
                <w:sz w:val="20"/>
                <w:szCs w:val="20"/>
                <w:highlight w:val="yellow"/>
              </w:rPr>
              <w:t>Lower Fox</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35F6C"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2F165A88"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E2337"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5120113</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9C4C7" w14:textId="77777777" w:rsidR="003600AD" w:rsidRPr="00AB5492" w:rsidRDefault="003600AD" w:rsidP="00AE1F8C">
            <w:pPr>
              <w:rPr>
                <w:rFonts w:cs="Arial"/>
                <w:sz w:val="20"/>
                <w:szCs w:val="20"/>
                <w:highlight w:val="yellow"/>
              </w:rPr>
            </w:pPr>
            <w:r w:rsidRPr="00AB5492">
              <w:rPr>
                <w:rFonts w:cs="Arial"/>
                <w:sz w:val="20"/>
                <w:szCs w:val="20"/>
                <w:highlight w:val="yellow"/>
              </w:rPr>
              <w:t>Lower Wabash</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B8C69"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6118BD95"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BEAB4"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5120111</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79FF6" w14:textId="77777777" w:rsidR="003600AD" w:rsidRPr="00AB5492" w:rsidRDefault="003600AD" w:rsidP="00AE1F8C">
            <w:pPr>
              <w:rPr>
                <w:rFonts w:cs="Arial"/>
                <w:sz w:val="20"/>
                <w:szCs w:val="20"/>
                <w:highlight w:val="yellow"/>
              </w:rPr>
            </w:pPr>
            <w:r w:rsidRPr="00AB5492">
              <w:rPr>
                <w:rFonts w:cs="Arial"/>
                <w:sz w:val="20"/>
                <w:szCs w:val="20"/>
                <w:highlight w:val="yellow"/>
              </w:rPr>
              <w:t>Middle Wabash-</w:t>
            </w:r>
            <w:proofErr w:type="spellStart"/>
            <w:r w:rsidRPr="00AB5492">
              <w:rPr>
                <w:rFonts w:cs="Arial"/>
                <w:sz w:val="20"/>
                <w:szCs w:val="20"/>
                <w:highlight w:val="yellow"/>
              </w:rPr>
              <w:t>Busseron</w:t>
            </w:r>
            <w:proofErr w:type="spellEnd"/>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5C6EEF"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5EE26C4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DF983"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7090005</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9DE26" w14:textId="77777777" w:rsidR="003600AD" w:rsidRPr="00AB5492" w:rsidRDefault="003600AD" w:rsidP="00AE1F8C">
            <w:pPr>
              <w:rPr>
                <w:rFonts w:cs="Arial"/>
                <w:sz w:val="20"/>
                <w:szCs w:val="20"/>
                <w:highlight w:val="yellow"/>
              </w:rPr>
            </w:pPr>
            <w:r w:rsidRPr="00AB5492">
              <w:rPr>
                <w:rFonts w:cs="Arial"/>
                <w:sz w:val="20"/>
                <w:szCs w:val="20"/>
                <w:highlight w:val="yellow"/>
              </w:rPr>
              <w:t>Lower Rock</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89BEC"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169AC2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609478"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5140204</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C8DAC" w14:textId="77777777" w:rsidR="003600AD" w:rsidRPr="00AB5492" w:rsidRDefault="003600AD" w:rsidP="00AE1F8C">
            <w:pPr>
              <w:rPr>
                <w:rFonts w:cs="Arial"/>
                <w:sz w:val="20"/>
                <w:szCs w:val="20"/>
                <w:highlight w:val="yellow"/>
              </w:rPr>
            </w:pPr>
            <w:r w:rsidRPr="00AB5492">
              <w:rPr>
                <w:rFonts w:cs="Arial"/>
                <w:sz w:val="20"/>
                <w:szCs w:val="20"/>
                <w:highlight w:val="yellow"/>
              </w:rPr>
              <w:t>Saline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C20732"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0A2AFD0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52663"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7120006</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E7C74" w14:textId="77777777" w:rsidR="003600AD" w:rsidRPr="00AB5492" w:rsidRDefault="003600AD" w:rsidP="00AE1F8C">
            <w:pPr>
              <w:rPr>
                <w:rFonts w:cs="Arial"/>
                <w:sz w:val="20"/>
                <w:szCs w:val="20"/>
                <w:highlight w:val="yellow"/>
              </w:rPr>
            </w:pPr>
            <w:r w:rsidRPr="00AB5492">
              <w:rPr>
                <w:rFonts w:cs="Arial"/>
                <w:sz w:val="20"/>
                <w:szCs w:val="20"/>
                <w:highlight w:val="yellow"/>
              </w:rPr>
              <w:t>Upper Fox</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D4F795"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65C9CD8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AA11C"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7130006</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36A4B" w14:textId="77777777" w:rsidR="003600AD" w:rsidRPr="00AB5492" w:rsidRDefault="003600AD" w:rsidP="00AE1F8C">
            <w:pPr>
              <w:rPr>
                <w:rFonts w:cs="Arial"/>
                <w:sz w:val="20"/>
                <w:szCs w:val="20"/>
                <w:highlight w:val="yellow"/>
              </w:rPr>
            </w:pPr>
            <w:r w:rsidRPr="00AB5492">
              <w:rPr>
                <w:rFonts w:cs="Arial"/>
                <w:sz w:val="20"/>
                <w:szCs w:val="20"/>
                <w:highlight w:val="yellow"/>
              </w:rPr>
              <w:t>Upper Sangamon</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79C00E"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r w:rsidR="003600AD" w:rsidRPr="007816FD" w14:paraId="75A31C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DE7203" w14:textId="77777777" w:rsidR="003600AD" w:rsidRPr="00AB5492" w:rsidRDefault="003600AD" w:rsidP="00AE1F8C">
            <w:pPr>
              <w:jc w:val="center"/>
              <w:rPr>
                <w:rFonts w:cs="Arial"/>
                <w:sz w:val="20"/>
                <w:szCs w:val="20"/>
                <w:highlight w:val="yellow"/>
              </w:rPr>
            </w:pPr>
            <w:r w:rsidRPr="00AB5492">
              <w:rPr>
                <w:rFonts w:cs="Arial"/>
                <w:sz w:val="20"/>
                <w:szCs w:val="20"/>
                <w:highlight w:val="yellow"/>
              </w:rPr>
              <w:t>7090006</w:t>
            </w:r>
          </w:p>
        </w:tc>
        <w:tc>
          <w:tcPr>
            <w:tcW w:w="2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C898E2" w14:textId="77777777" w:rsidR="003600AD" w:rsidRPr="00AB5492" w:rsidRDefault="003600AD" w:rsidP="00AE1F8C">
            <w:pPr>
              <w:rPr>
                <w:rFonts w:cs="Arial"/>
                <w:sz w:val="20"/>
                <w:szCs w:val="20"/>
                <w:highlight w:val="yellow"/>
              </w:rPr>
            </w:pPr>
            <w:r w:rsidRPr="00AB5492">
              <w:rPr>
                <w:rFonts w:cs="Arial"/>
                <w:sz w:val="20"/>
                <w:szCs w:val="20"/>
                <w:highlight w:val="yellow"/>
              </w:rPr>
              <w:t>Kishwaukee</w:t>
            </w:r>
          </w:p>
        </w:tc>
        <w:tc>
          <w:tcPr>
            <w:tcW w:w="2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C00596" w14:textId="1373B951" w:rsidR="003600AD" w:rsidRPr="00AB5492" w:rsidRDefault="003600AD" w:rsidP="00AE1F8C">
            <w:pPr>
              <w:jc w:val="center"/>
              <w:rPr>
                <w:rFonts w:cs="Arial"/>
                <w:sz w:val="20"/>
                <w:szCs w:val="20"/>
                <w:highlight w:val="yellow"/>
              </w:rPr>
            </w:pPr>
            <w:r w:rsidRPr="00AB5492">
              <w:rPr>
                <w:rFonts w:cs="Arial"/>
                <w:sz w:val="20"/>
                <w:szCs w:val="20"/>
                <w:highlight w:val="yellow"/>
              </w:rPr>
              <w:t>Complete</w:t>
            </w:r>
          </w:p>
        </w:tc>
      </w:tr>
    </w:tbl>
    <w:p w14:paraId="0D9A0E0A" w14:textId="77777777" w:rsidR="007C527F" w:rsidRPr="00985341" w:rsidRDefault="007C527F" w:rsidP="007C527F">
      <w:pPr>
        <w:keepNext/>
        <w:keepLines/>
        <w:spacing w:line="276" w:lineRule="auto"/>
        <w:jc w:val="both"/>
        <w:outlineLvl w:val="2"/>
        <w:rPr>
          <w:rFonts w:cs="Arial"/>
          <w:szCs w:val="22"/>
        </w:rPr>
        <w:sectPr w:rsidR="007C527F" w:rsidRPr="00985341" w:rsidSect="00EB7A75">
          <w:headerReference w:type="default" r:id="rId58"/>
          <w:headerReference w:type="first" r:id="rId59"/>
          <w:pgSz w:w="12240" w:h="15840" w:code="1"/>
          <w:pgMar w:top="1440" w:right="1440" w:bottom="1440" w:left="1440" w:header="720" w:footer="432" w:gutter="0"/>
          <w:cols w:space="720"/>
          <w:docGrid w:linePitch="360"/>
        </w:sectPr>
      </w:pPr>
    </w:p>
    <w:p w14:paraId="52651A06" w14:textId="0695AD2C" w:rsidR="00D70F86" w:rsidRPr="00C2481A" w:rsidRDefault="00D70F86" w:rsidP="00D70F86">
      <w:pPr>
        <w:pStyle w:val="Heading2"/>
        <w:spacing w:after="120"/>
      </w:pPr>
      <w:r w:rsidRPr="00C2481A">
        <w:lastRenderedPageBreak/>
        <w:t xml:space="preserve">Priority Streams for Hydrologic and Hydraulic Studies </w:t>
      </w:r>
    </w:p>
    <w:p w14:paraId="0BA43851" w14:textId="72B51AD3" w:rsidR="00D70F86" w:rsidRPr="00C2481A" w:rsidRDefault="00D70F86" w:rsidP="00D70F86">
      <w:pPr>
        <w:spacing w:after="200" w:line="276" w:lineRule="auto"/>
        <w:jc w:val="both"/>
        <w:rPr>
          <w:rFonts w:cs="Arial"/>
          <w:szCs w:val="22"/>
        </w:rPr>
      </w:pPr>
      <w:r>
        <w:rPr>
          <w:rFonts w:cs="Arial"/>
          <w:szCs w:val="22"/>
        </w:rPr>
        <w:t>This section address</w:t>
      </w:r>
      <w:r w:rsidR="00A212BF">
        <w:rPr>
          <w:rFonts w:cs="Arial"/>
          <w:szCs w:val="22"/>
        </w:rPr>
        <w:t>es</w:t>
      </w:r>
      <w:r>
        <w:rPr>
          <w:rFonts w:cs="Arial"/>
          <w:szCs w:val="22"/>
        </w:rPr>
        <w:t xml:space="preserve"> priority studies </w:t>
      </w:r>
      <w:r w:rsidR="008B176B">
        <w:rPr>
          <w:rFonts w:cs="Arial"/>
          <w:szCs w:val="22"/>
        </w:rPr>
        <w:t>as identified through</w:t>
      </w:r>
      <w:r>
        <w:rPr>
          <w:rFonts w:cs="Arial"/>
          <w:szCs w:val="22"/>
        </w:rPr>
        <w:t xml:space="preserve"> </w:t>
      </w:r>
      <w:r w:rsidR="008B176B">
        <w:rPr>
          <w:rFonts w:cs="Arial"/>
          <w:szCs w:val="22"/>
        </w:rPr>
        <w:t xml:space="preserve">the watershed </w:t>
      </w:r>
      <w:r>
        <w:rPr>
          <w:rFonts w:cs="Arial"/>
          <w:szCs w:val="22"/>
        </w:rPr>
        <w:t xml:space="preserve">Discovery </w:t>
      </w:r>
      <w:r w:rsidR="008B176B">
        <w:rPr>
          <w:rFonts w:cs="Arial"/>
          <w:szCs w:val="22"/>
        </w:rPr>
        <w:t>process</w:t>
      </w:r>
      <w:r w:rsidR="00E84D9D">
        <w:rPr>
          <w:rFonts w:cs="Arial"/>
          <w:szCs w:val="22"/>
        </w:rPr>
        <w:t xml:space="preserve">. </w:t>
      </w:r>
      <w:r w:rsidR="008B176B">
        <w:rPr>
          <w:rFonts w:cs="Arial"/>
          <w:szCs w:val="22"/>
        </w:rPr>
        <w:t xml:space="preserve"> </w:t>
      </w:r>
      <w:r w:rsidRPr="00C2481A">
        <w:rPr>
          <w:rFonts w:cs="Arial"/>
          <w:szCs w:val="22"/>
        </w:rPr>
        <w:t xml:space="preserve">There are numerous hydrologic and hydraulic study needs throughout the state. </w:t>
      </w:r>
      <w:r w:rsidR="00E84D9D">
        <w:rPr>
          <w:rFonts w:cs="Arial"/>
          <w:szCs w:val="22"/>
        </w:rPr>
        <w:t>Illinois’ p</w:t>
      </w:r>
      <w:r w:rsidRPr="00C2481A">
        <w:rPr>
          <w:rFonts w:cs="Arial"/>
          <w:szCs w:val="22"/>
        </w:rPr>
        <w:t>riority streams for hydrology and hydraulic study include the following.</w:t>
      </w:r>
    </w:p>
    <w:p w14:paraId="6A7C905B" w14:textId="5841A868" w:rsidR="00D70F86" w:rsidRDefault="00D70F86" w:rsidP="00892204">
      <w:pPr>
        <w:pStyle w:val="Heading3"/>
        <w:spacing w:after="120"/>
      </w:pPr>
      <w:r>
        <w:t xml:space="preserve">Kishwaukee Watershed </w:t>
      </w:r>
    </w:p>
    <w:p w14:paraId="47BAD896" w14:textId="6A62B112" w:rsidR="00D70F86" w:rsidRDefault="009500B0" w:rsidP="00D70F86">
      <w:pPr>
        <w:spacing w:line="276" w:lineRule="auto"/>
        <w:jc w:val="both"/>
        <w:rPr>
          <w:rFonts w:cs="Arial"/>
        </w:rPr>
      </w:pPr>
      <w:r>
        <w:rPr>
          <w:rFonts w:cs="Arial"/>
        </w:rPr>
        <w:fldChar w:fldCharType="begin"/>
      </w:r>
      <w:r>
        <w:rPr>
          <w:rFonts w:cs="Arial"/>
        </w:rPr>
        <w:instrText xml:space="preserve"> REF _Ref8822530 \h </w:instrText>
      </w:r>
      <w:r>
        <w:rPr>
          <w:rFonts w:cs="Arial"/>
        </w:rPr>
      </w:r>
      <w:r>
        <w:rPr>
          <w:rFonts w:cs="Arial"/>
        </w:rPr>
        <w:fldChar w:fldCharType="separate"/>
      </w:r>
      <w:r w:rsidR="00225999" w:rsidRPr="00091357">
        <w:t xml:space="preserve">Table </w:t>
      </w:r>
      <w:r w:rsidR="00225999">
        <w:rPr>
          <w:noProof/>
        </w:rPr>
        <w:t>5</w:t>
      </w:r>
      <w:r>
        <w:rPr>
          <w:rFonts w:cs="Arial"/>
        </w:rPr>
        <w:fldChar w:fldCharType="end"/>
      </w:r>
      <w:r>
        <w:rPr>
          <w:rFonts w:cs="Arial"/>
        </w:rPr>
        <w:t xml:space="preserve"> </w:t>
      </w:r>
      <w:r w:rsidR="00D70F86">
        <w:rPr>
          <w:rFonts w:cs="Arial"/>
        </w:rPr>
        <w:t>list</w:t>
      </w:r>
      <w:r>
        <w:rPr>
          <w:rFonts w:cs="Arial"/>
        </w:rPr>
        <w:t>s</w:t>
      </w:r>
      <w:r w:rsidR="00D70F86">
        <w:rPr>
          <w:rFonts w:cs="Arial"/>
        </w:rPr>
        <w:t xml:space="preserve"> the streams in the Kishwaukee HUC8 watershed where updated hydrologic and hydraulic analyses </w:t>
      </w:r>
      <w:r w:rsidR="00D77918">
        <w:rPr>
          <w:rFonts w:cs="Arial"/>
          <w:noProof/>
        </w:rPr>
        <w:t>are</w:t>
      </w:r>
      <w:r w:rsidR="00D70F86">
        <w:rPr>
          <w:rFonts w:cs="Arial"/>
        </w:rPr>
        <w:t xml:space="preserve"> recommended as well as the desired resulting SHFA d</w:t>
      </w:r>
      <w:r w:rsidR="00B2145F">
        <w:rPr>
          <w:rFonts w:cs="Arial"/>
        </w:rPr>
        <w:t xml:space="preserve">esignation, Zone A or Zone AE. The NVUE impact of completing data development would be </w:t>
      </w:r>
      <w:r w:rsidR="00926521">
        <w:rPr>
          <w:rFonts w:cs="Arial"/>
        </w:rPr>
        <w:t>more than</w:t>
      </w:r>
      <w:r w:rsidR="00BF2EFD">
        <w:rPr>
          <w:rFonts w:cs="Arial"/>
          <w:color w:val="FF0000"/>
        </w:rPr>
        <w:t xml:space="preserve"> </w:t>
      </w:r>
      <w:r w:rsidR="00BF2EFD" w:rsidRPr="003317EE">
        <w:rPr>
          <w:rFonts w:cs="Arial"/>
        </w:rPr>
        <w:t>6</w:t>
      </w:r>
      <w:r w:rsidR="00D32D8C" w:rsidRPr="003317EE">
        <w:rPr>
          <w:rFonts w:cs="Arial"/>
        </w:rPr>
        <w:t>00</w:t>
      </w:r>
      <w:r w:rsidR="00BF2EFD" w:rsidRPr="003317EE">
        <w:rPr>
          <w:rFonts w:cs="Arial"/>
        </w:rPr>
        <w:t xml:space="preserve"> </w:t>
      </w:r>
      <w:r w:rsidR="00B2145F" w:rsidRPr="003317EE">
        <w:rPr>
          <w:rFonts w:cs="Arial"/>
        </w:rPr>
        <w:t>miles.</w:t>
      </w:r>
      <w:r w:rsidR="00270AD1" w:rsidRPr="003317EE">
        <w:rPr>
          <w:rFonts w:cs="Arial"/>
        </w:rPr>
        <w:t xml:space="preserve"> </w:t>
      </w:r>
      <w:r w:rsidR="00D77918">
        <w:rPr>
          <w:rFonts w:cs="Arial"/>
        </w:rPr>
        <w:t>The d</w:t>
      </w:r>
      <w:r w:rsidR="00270AD1">
        <w:rPr>
          <w:rFonts w:cs="Arial"/>
        </w:rPr>
        <w:t xml:space="preserve">evelopment of hydrologic and hydraulic data in the watershed is expected to begin with FFY2020 funding. </w:t>
      </w:r>
      <w:r w:rsidR="007F09C6">
        <w:rPr>
          <w:rFonts w:cs="Arial"/>
        </w:rPr>
        <w:t>A phased approach is recommended with data development beginning in the lower part of the watershed and progressing upstream</w:t>
      </w:r>
      <w:r w:rsidR="00D77918">
        <w:rPr>
          <w:rFonts w:cs="Arial"/>
        </w:rPr>
        <w:t>, see Figure 4</w:t>
      </w:r>
      <w:r w:rsidR="007F09C6">
        <w:rPr>
          <w:rFonts w:cs="Arial"/>
        </w:rPr>
        <w:t xml:space="preserve">. This progressive plan is included in the 5-year plan. </w:t>
      </w:r>
    </w:p>
    <w:p w14:paraId="40B7D1DD" w14:textId="7B32A065" w:rsidR="00AF3DED" w:rsidRDefault="00AF3DED" w:rsidP="00D70F86">
      <w:pPr>
        <w:spacing w:line="276" w:lineRule="auto"/>
        <w:jc w:val="both"/>
        <w:rPr>
          <w:rFonts w:cs="Arial"/>
          <w:szCs w:val="22"/>
        </w:rPr>
      </w:pPr>
    </w:p>
    <w:p w14:paraId="2E9EC096" w14:textId="77777777" w:rsidR="004C376E" w:rsidRPr="004C376E" w:rsidRDefault="004C376E" w:rsidP="004C376E">
      <w:pPr>
        <w:spacing w:line="276" w:lineRule="auto"/>
        <w:jc w:val="both"/>
        <w:rPr>
          <w:rFonts w:cs="Arial"/>
          <w:szCs w:val="22"/>
        </w:rPr>
      </w:pPr>
      <w:r w:rsidRPr="004C376E">
        <w:rPr>
          <w:rFonts w:cs="Arial"/>
          <w:szCs w:val="22"/>
        </w:rPr>
        <w:t>Phase 1 (FY20)</w:t>
      </w:r>
    </w:p>
    <w:p w14:paraId="1B4F1562"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Hydrologic analysis for entire main-stem Kishwaukee River.</w:t>
      </w:r>
    </w:p>
    <w:p w14:paraId="05330F16" w14:textId="4319345D"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Survey main-stem Kishwaukee River structures and channel cross</w:t>
      </w:r>
      <w:r w:rsidR="00D77918">
        <w:rPr>
          <w:rFonts w:cs="Arial"/>
          <w:szCs w:val="22"/>
        </w:rPr>
        <w:t>-</w:t>
      </w:r>
      <w:r w:rsidRPr="004C376E">
        <w:rPr>
          <w:rFonts w:cs="Arial"/>
          <w:szCs w:val="22"/>
        </w:rPr>
        <w:t>sections within Winnebago County.</w:t>
      </w:r>
    </w:p>
    <w:p w14:paraId="12D66C1A"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Hydraulic analysis main-stem Kishwaukee River within Winnebago County (approx. 15 miles BLE-D).</w:t>
      </w:r>
    </w:p>
    <w:p w14:paraId="60404C7C" w14:textId="2A476FF2" w:rsidR="004C376E" w:rsidRDefault="004C376E" w:rsidP="003C1FAF">
      <w:pPr>
        <w:pStyle w:val="ListParagraph"/>
        <w:numPr>
          <w:ilvl w:val="0"/>
          <w:numId w:val="25"/>
        </w:numPr>
        <w:spacing w:line="276" w:lineRule="auto"/>
        <w:jc w:val="both"/>
        <w:rPr>
          <w:rFonts w:cs="Arial"/>
          <w:szCs w:val="22"/>
        </w:rPr>
      </w:pPr>
      <w:r w:rsidRPr="004524D3">
        <w:rPr>
          <w:rFonts w:cs="Arial"/>
          <w:szCs w:val="22"/>
        </w:rPr>
        <w:t>Survey scoped Zone AE tributary structures and channel cross</w:t>
      </w:r>
      <w:r w:rsidR="00D77918">
        <w:rPr>
          <w:rFonts w:cs="Arial"/>
          <w:szCs w:val="22"/>
        </w:rPr>
        <w:t>-</w:t>
      </w:r>
      <w:r w:rsidRPr="004524D3">
        <w:rPr>
          <w:rFonts w:cs="Arial"/>
          <w:szCs w:val="22"/>
        </w:rPr>
        <w:t xml:space="preserve">sections within HUC-10 watersheds contributing to Winnebago reach main-stem Kishwaukee River. </w:t>
      </w:r>
      <w:r w:rsidR="00A05D7D">
        <w:rPr>
          <w:rFonts w:cs="Arial"/>
          <w:szCs w:val="22"/>
        </w:rPr>
        <w:t>(</w:t>
      </w:r>
      <w:r w:rsidRPr="00A05D7D">
        <w:rPr>
          <w:rFonts w:cs="Arial"/>
          <w:szCs w:val="22"/>
        </w:rPr>
        <w:t>Kishwaukee River HUC10, Killbuck Creek HUC10, South Branch Kishwaukee River HUC10</w:t>
      </w:r>
      <w:r w:rsidR="00A05D7D">
        <w:rPr>
          <w:rFonts w:cs="Arial"/>
          <w:szCs w:val="22"/>
        </w:rPr>
        <w:t>)</w:t>
      </w:r>
    </w:p>
    <w:p w14:paraId="2CFFE221" w14:textId="6F92D74A" w:rsidR="004C376E" w:rsidRDefault="004C376E" w:rsidP="004C376E">
      <w:pPr>
        <w:spacing w:line="276" w:lineRule="auto"/>
        <w:jc w:val="both"/>
        <w:rPr>
          <w:rFonts w:cs="Arial"/>
          <w:szCs w:val="22"/>
        </w:rPr>
      </w:pPr>
    </w:p>
    <w:p w14:paraId="6B9D2B9E" w14:textId="77777777" w:rsidR="004524D3" w:rsidRPr="004524D3" w:rsidRDefault="004524D3" w:rsidP="004524D3">
      <w:pPr>
        <w:spacing w:line="276" w:lineRule="auto"/>
        <w:jc w:val="both"/>
        <w:rPr>
          <w:rFonts w:cs="Arial"/>
          <w:szCs w:val="22"/>
        </w:rPr>
      </w:pPr>
      <w:r w:rsidRPr="004524D3">
        <w:rPr>
          <w:rFonts w:cs="Arial"/>
          <w:szCs w:val="22"/>
        </w:rPr>
        <w:t>Phase 2 (FY21)</w:t>
      </w:r>
    </w:p>
    <w:p w14:paraId="079F2B30" w14:textId="5B474B94"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Survey main-stem Kishwaukee River structures and channel cross</w:t>
      </w:r>
      <w:r w:rsidR="00D77918">
        <w:rPr>
          <w:rFonts w:cs="Arial"/>
          <w:szCs w:val="22"/>
        </w:rPr>
        <w:t>-</w:t>
      </w:r>
      <w:r w:rsidRPr="004524D3">
        <w:rPr>
          <w:rFonts w:cs="Arial"/>
          <w:szCs w:val="22"/>
        </w:rPr>
        <w:t>sections within Boone County.</w:t>
      </w:r>
    </w:p>
    <w:p w14:paraId="00487B60" w14:textId="77777777"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Hydraulic analysis main-stem Kishwaukee River within Boone County (approx. 17 miles BLE-D).</w:t>
      </w:r>
    </w:p>
    <w:p w14:paraId="7A62BA10" w14:textId="42211D48"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 xml:space="preserve">Hydrologic analysis scoped tributaries within HUC-10 watersheds contributing to Winnebago reach main-stem Kishwaukee River. </w:t>
      </w:r>
      <w:r w:rsidR="00DA2D5B">
        <w:rPr>
          <w:rFonts w:cs="Arial"/>
          <w:szCs w:val="22"/>
        </w:rPr>
        <w:t>(</w:t>
      </w:r>
      <w:r w:rsidRPr="004524D3">
        <w:rPr>
          <w:rFonts w:cs="Arial"/>
          <w:szCs w:val="22"/>
        </w:rPr>
        <w:t>Kishwaukee River HUC10, Killbuck Creek HUC10, South Branch Kishwaukee River HUC10</w:t>
      </w:r>
      <w:r w:rsidR="00DA2D5B">
        <w:rPr>
          <w:rFonts w:cs="Arial"/>
          <w:szCs w:val="22"/>
        </w:rPr>
        <w:t>)</w:t>
      </w:r>
    </w:p>
    <w:p w14:paraId="796605C9" w14:textId="2B08077C" w:rsidR="004524D3" w:rsidRPr="00DA2D5B" w:rsidRDefault="004524D3" w:rsidP="003C1FAF">
      <w:pPr>
        <w:pStyle w:val="ListParagraph"/>
        <w:numPr>
          <w:ilvl w:val="0"/>
          <w:numId w:val="26"/>
        </w:numPr>
        <w:spacing w:line="276" w:lineRule="auto"/>
        <w:jc w:val="both"/>
        <w:rPr>
          <w:rFonts w:cs="Arial"/>
          <w:szCs w:val="22"/>
        </w:rPr>
      </w:pPr>
      <w:r w:rsidRPr="00505340">
        <w:rPr>
          <w:rFonts w:cs="Arial"/>
          <w:szCs w:val="22"/>
        </w:rPr>
        <w:t>Hydraulic analysis scoped tributaries within HUC-10 watersheds contributing to Winnebago reach main-stem Kishwaukee River</w:t>
      </w:r>
      <w:r w:rsidR="00DB2954">
        <w:rPr>
          <w:rFonts w:cs="Arial"/>
          <w:szCs w:val="22"/>
        </w:rPr>
        <w:t>.</w:t>
      </w:r>
      <w:r w:rsidRPr="00505340">
        <w:rPr>
          <w:rFonts w:cs="Arial"/>
          <w:szCs w:val="22"/>
        </w:rPr>
        <w:t xml:space="preserve"> </w:t>
      </w:r>
      <w:r w:rsidRPr="00DA2D5B">
        <w:rPr>
          <w:rFonts w:cs="Arial"/>
          <w:szCs w:val="22"/>
        </w:rPr>
        <w:t xml:space="preserve"> </w:t>
      </w:r>
      <w:r w:rsidR="00DA2D5B">
        <w:rPr>
          <w:rFonts w:cs="Arial"/>
          <w:szCs w:val="22"/>
        </w:rPr>
        <w:t>(</w:t>
      </w:r>
      <w:r w:rsidRPr="00DA2D5B">
        <w:rPr>
          <w:rFonts w:cs="Arial"/>
          <w:szCs w:val="22"/>
        </w:rPr>
        <w:t>Kishwaukee River HUC10, Killbuck Creek HUC10, South Branch Kishwaukee River HUC10</w:t>
      </w:r>
      <w:r w:rsidR="00DA2D5B">
        <w:rPr>
          <w:rFonts w:cs="Arial"/>
          <w:szCs w:val="22"/>
        </w:rPr>
        <w:t>)</w:t>
      </w:r>
    </w:p>
    <w:p w14:paraId="3A3959AA" w14:textId="54BB02D4" w:rsidR="004524D3" w:rsidRPr="00DA2D5B" w:rsidRDefault="004524D3" w:rsidP="003C1FAF">
      <w:pPr>
        <w:pStyle w:val="ListParagraph"/>
        <w:numPr>
          <w:ilvl w:val="0"/>
          <w:numId w:val="26"/>
        </w:numPr>
        <w:spacing w:line="276" w:lineRule="auto"/>
        <w:jc w:val="both"/>
        <w:rPr>
          <w:rFonts w:cs="Arial"/>
          <w:szCs w:val="22"/>
        </w:rPr>
      </w:pPr>
      <w:r w:rsidRPr="00505340">
        <w:rPr>
          <w:rFonts w:cs="Arial"/>
          <w:szCs w:val="22"/>
        </w:rPr>
        <w:t>Survey scoped Zone AE tributary structures and channel cross</w:t>
      </w:r>
      <w:r w:rsidR="00D77918">
        <w:rPr>
          <w:rFonts w:cs="Arial"/>
          <w:szCs w:val="22"/>
        </w:rPr>
        <w:t>-</w:t>
      </w:r>
      <w:r w:rsidRPr="00505340">
        <w:rPr>
          <w:rFonts w:cs="Arial"/>
          <w:szCs w:val="22"/>
        </w:rPr>
        <w:t xml:space="preserve">sections within 3 HUC-10 watersheds contributing to Boone reach main-stem Kishwaukee River. </w:t>
      </w:r>
      <w:r w:rsidR="00DA2D5B">
        <w:rPr>
          <w:rFonts w:cs="Arial"/>
          <w:szCs w:val="22"/>
        </w:rPr>
        <w:t>(</w:t>
      </w:r>
      <w:r w:rsidRPr="00DA2D5B">
        <w:rPr>
          <w:rFonts w:cs="Arial"/>
          <w:szCs w:val="22"/>
        </w:rPr>
        <w:t xml:space="preserve">Beaver Creek HUC10, </w:t>
      </w:r>
      <w:proofErr w:type="spellStart"/>
      <w:r w:rsidRPr="00DA2D5B">
        <w:rPr>
          <w:rFonts w:cs="Arial"/>
          <w:szCs w:val="22"/>
        </w:rPr>
        <w:t>Piscasaw</w:t>
      </w:r>
      <w:proofErr w:type="spellEnd"/>
      <w:r w:rsidRPr="00DA2D5B">
        <w:rPr>
          <w:rFonts w:cs="Arial"/>
          <w:szCs w:val="22"/>
        </w:rPr>
        <w:t xml:space="preserve"> Creek HUC10, Coon Creek HUC10</w:t>
      </w:r>
      <w:r w:rsidR="00DA2D5B">
        <w:rPr>
          <w:rFonts w:cs="Arial"/>
          <w:szCs w:val="22"/>
        </w:rPr>
        <w:t>)</w:t>
      </w:r>
    </w:p>
    <w:p w14:paraId="6F5A20C6" w14:textId="51677EE5" w:rsidR="004C376E" w:rsidRDefault="004C376E" w:rsidP="004C376E">
      <w:pPr>
        <w:spacing w:line="276" w:lineRule="auto"/>
        <w:jc w:val="both"/>
        <w:rPr>
          <w:rFonts w:cs="Arial"/>
          <w:szCs w:val="22"/>
        </w:rPr>
      </w:pPr>
    </w:p>
    <w:p w14:paraId="0FC10DA4" w14:textId="77777777" w:rsidR="00505340" w:rsidRPr="00505340" w:rsidRDefault="00505340" w:rsidP="00505340">
      <w:pPr>
        <w:spacing w:line="276" w:lineRule="auto"/>
        <w:jc w:val="both"/>
        <w:rPr>
          <w:rFonts w:cs="Arial"/>
          <w:szCs w:val="22"/>
        </w:rPr>
      </w:pPr>
      <w:r w:rsidRPr="00505340">
        <w:rPr>
          <w:rFonts w:cs="Arial"/>
          <w:szCs w:val="22"/>
        </w:rPr>
        <w:t>Phase 3 (FY22)</w:t>
      </w:r>
    </w:p>
    <w:p w14:paraId="7C350692" w14:textId="1632E4BC"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No survey main-stem Kishwaukee River structures and channel cross</w:t>
      </w:r>
      <w:r w:rsidR="00D77918">
        <w:rPr>
          <w:rFonts w:cs="Arial"/>
          <w:szCs w:val="22"/>
        </w:rPr>
        <w:t>-</w:t>
      </w:r>
      <w:r w:rsidRPr="00505340">
        <w:rPr>
          <w:rFonts w:cs="Arial"/>
          <w:szCs w:val="22"/>
        </w:rPr>
        <w:t>sections within McHenry County.</w:t>
      </w:r>
    </w:p>
    <w:p w14:paraId="1949FF82" w14:textId="339FEFAF"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lastRenderedPageBreak/>
        <w:t>Hydraulic analysis main-stem Kishwaukee River within McHenry County (BLE-C).</w:t>
      </w:r>
    </w:p>
    <w:p w14:paraId="7DBD4D62" w14:textId="396DF03A"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 xml:space="preserve">Hydrologic analysis scoped tributaries within 3 HUC-10 watersheds contributing to Boone reach main-stem Kishwaukee River. </w:t>
      </w:r>
      <w:r>
        <w:rPr>
          <w:rFonts w:cs="Arial"/>
          <w:szCs w:val="22"/>
        </w:rPr>
        <w:t>(</w:t>
      </w:r>
      <w:r w:rsidRPr="00505340">
        <w:rPr>
          <w:rFonts w:cs="Arial"/>
          <w:szCs w:val="22"/>
        </w:rPr>
        <w:t xml:space="preserve">Beaver Creek HUC10, </w:t>
      </w:r>
      <w:proofErr w:type="spellStart"/>
      <w:r w:rsidRPr="00505340">
        <w:rPr>
          <w:rFonts w:cs="Arial"/>
          <w:szCs w:val="22"/>
        </w:rPr>
        <w:t>Piscasaw</w:t>
      </w:r>
      <w:proofErr w:type="spellEnd"/>
      <w:r w:rsidRPr="00505340">
        <w:rPr>
          <w:rFonts w:cs="Arial"/>
          <w:szCs w:val="22"/>
        </w:rPr>
        <w:t xml:space="preserve"> Creek HUC10, Coon Creek HUC10</w:t>
      </w:r>
      <w:r>
        <w:rPr>
          <w:rFonts w:cs="Arial"/>
          <w:szCs w:val="22"/>
        </w:rPr>
        <w:t>)</w:t>
      </w:r>
    </w:p>
    <w:p w14:paraId="67026E4A" w14:textId="6BAFB00C" w:rsidR="00505340" w:rsidRPr="000873A7" w:rsidRDefault="00505340" w:rsidP="003C1FAF">
      <w:pPr>
        <w:pStyle w:val="ListParagraph"/>
        <w:numPr>
          <w:ilvl w:val="0"/>
          <w:numId w:val="27"/>
        </w:numPr>
        <w:spacing w:line="276" w:lineRule="auto"/>
        <w:jc w:val="both"/>
        <w:rPr>
          <w:rFonts w:cs="Arial"/>
          <w:szCs w:val="22"/>
        </w:rPr>
      </w:pPr>
      <w:r w:rsidRPr="00505340">
        <w:rPr>
          <w:rFonts w:cs="Arial"/>
          <w:szCs w:val="22"/>
        </w:rPr>
        <w:t xml:space="preserve">Hydraulic analysis scoped tributaries within 3 HUC-10 watersheds contributing to Boone reach main-stem Kishwaukee River BLE-B </w:t>
      </w:r>
      <w:r w:rsidR="008A0AB0">
        <w:rPr>
          <w:rFonts w:cs="Arial"/>
          <w:szCs w:val="22"/>
        </w:rPr>
        <w:t xml:space="preserve">and </w:t>
      </w:r>
      <w:r w:rsidR="008A0AB0" w:rsidRPr="00505340">
        <w:rPr>
          <w:rFonts w:cs="Arial"/>
          <w:szCs w:val="22"/>
        </w:rPr>
        <w:t>BLE</w:t>
      </w:r>
      <w:r w:rsidRPr="00505340">
        <w:rPr>
          <w:rFonts w:cs="Arial"/>
          <w:szCs w:val="22"/>
        </w:rPr>
        <w:t xml:space="preserve">-D). </w:t>
      </w:r>
      <w:r>
        <w:rPr>
          <w:rFonts w:cs="Arial"/>
          <w:szCs w:val="22"/>
        </w:rPr>
        <w:t>(</w:t>
      </w:r>
      <w:r w:rsidRPr="00505340">
        <w:rPr>
          <w:rFonts w:cs="Arial"/>
          <w:szCs w:val="22"/>
        </w:rPr>
        <w:t xml:space="preserve">Beaver Creek HUC10, </w:t>
      </w:r>
      <w:proofErr w:type="spellStart"/>
      <w:r w:rsidRPr="00505340">
        <w:rPr>
          <w:rFonts w:cs="Arial"/>
          <w:szCs w:val="22"/>
        </w:rPr>
        <w:t>Piscasaw</w:t>
      </w:r>
      <w:proofErr w:type="spellEnd"/>
      <w:r w:rsidRPr="00505340">
        <w:rPr>
          <w:rFonts w:cs="Arial"/>
          <w:szCs w:val="22"/>
        </w:rPr>
        <w:t xml:space="preserve"> Creek HUC10, Coon Creek HUC10</w:t>
      </w:r>
      <w:r>
        <w:rPr>
          <w:rFonts w:cs="Arial"/>
          <w:szCs w:val="22"/>
        </w:rPr>
        <w:t>)</w:t>
      </w:r>
    </w:p>
    <w:p w14:paraId="634DF1CF" w14:textId="3FFCFA2A"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Survey scoped Zone AE tributary structures and channel cross</w:t>
      </w:r>
      <w:r w:rsidR="00D77918">
        <w:rPr>
          <w:rFonts w:cs="Arial"/>
          <w:szCs w:val="22"/>
        </w:rPr>
        <w:t>-</w:t>
      </w:r>
      <w:r w:rsidRPr="00505340">
        <w:rPr>
          <w:rFonts w:cs="Arial"/>
          <w:szCs w:val="22"/>
        </w:rPr>
        <w:t xml:space="preserve">sections within the remaining HUC-10 watersheds contributing to Boone reach main-stem Kishwaukee River. </w:t>
      </w:r>
      <w:r>
        <w:rPr>
          <w:rFonts w:cs="Arial"/>
          <w:szCs w:val="22"/>
        </w:rPr>
        <w:t>(</w:t>
      </w:r>
      <w:r w:rsidRPr="00505340">
        <w:rPr>
          <w:rFonts w:cs="Arial"/>
          <w:szCs w:val="22"/>
        </w:rPr>
        <w:t>Rush Creek-Kishwaukee River HUC10, East Branch Kishwaukee River HUC10</w:t>
      </w:r>
      <w:r>
        <w:rPr>
          <w:rFonts w:cs="Arial"/>
          <w:szCs w:val="22"/>
        </w:rPr>
        <w:t>)</w:t>
      </w:r>
    </w:p>
    <w:p w14:paraId="0A7BE98B" w14:textId="360B5CEF" w:rsidR="004524D3" w:rsidRDefault="004524D3" w:rsidP="004C376E">
      <w:pPr>
        <w:spacing w:line="276" w:lineRule="auto"/>
        <w:jc w:val="both"/>
        <w:rPr>
          <w:rFonts w:cs="Arial"/>
          <w:szCs w:val="22"/>
        </w:rPr>
      </w:pPr>
    </w:p>
    <w:p w14:paraId="7780340E" w14:textId="77777777" w:rsidR="00EF47C4" w:rsidRPr="00EF47C4" w:rsidRDefault="00EF47C4" w:rsidP="00EF47C4">
      <w:pPr>
        <w:spacing w:line="276" w:lineRule="auto"/>
        <w:jc w:val="both"/>
        <w:rPr>
          <w:rFonts w:cs="Arial"/>
          <w:szCs w:val="22"/>
        </w:rPr>
      </w:pPr>
      <w:r w:rsidRPr="00EF47C4">
        <w:rPr>
          <w:rFonts w:cs="Arial"/>
          <w:szCs w:val="22"/>
        </w:rPr>
        <w:t>Phase 4 (FY23)</w:t>
      </w:r>
    </w:p>
    <w:p w14:paraId="0C59F6A0" w14:textId="6D98459E" w:rsidR="00EF47C4" w:rsidRPr="00EF47C4" w:rsidRDefault="00EF47C4" w:rsidP="003C1FAF">
      <w:pPr>
        <w:pStyle w:val="ListParagraph"/>
        <w:numPr>
          <w:ilvl w:val="0"/>
          <w:numId w:val="28"/>
        </w:numPr>
        <w:spacing w:line="276" w:lineRule="auto"/>
        <w:jc w:val="both"/>
        <w:rPr>
          <w:rFonts w:cs="Arial"/>
          <w:szCs w:val="22"/>
        </w:rPr>
      </w:pPr>
      <w:r w:rsidRPr="00EF47C4">
        <w:rPr>
          <w:rFonts w:cs="Arial"/>
          <w:szCs w:val="22"/>
        </w:rPr>
        <w:t xml:space="preserve">Hydrologic analysis scoped tributaries within the remaining HUC-10 watersheds contributing to Boone reach main-stem Kishwaukee River. </w:t>
      </w:r>
      <w:r>
        <w:rPr>
          <w:rFonts w:cs="Arial"/>
          <w:szCs w:val="22"/>
        </w:rPr>
        <w:t>(</w:t>
      </w:r>
      <w:r w:rsidRPr="00EF47C4">
        <w:rPr>
          <w:rFonts w:cs="Arial"/>
          <w:szCs w:val="22"/>
        </w:rPr>
        <w:t>Rush Creek-Kishwaukee River HUC10, East Branch Kishwaukee River HUC10</w:t>
      </w:r>
      <w:r>
        <w:rPr>
          <w:rFonts w:cs="Arial"/>
          <w:szCs w:val="22"/>
        </w:rPr>
        <w:t>)</w:t>
      </w:r>
    </w:p>
    <w:p w14:paraId="6CF8FF35" w14:textId="00D0A18B" w:rsidR="00505340" w:rsidRDefault="00EF47C4" w:rsidP="003C1FAF">
      <w:pPr>
        <w:pStyle w:val="ListParagraph"/>
        <w:numPr>
          <w:ilvl w:val="0"/>
          <w:numId w:val="28"/>
        </w:numPr>
        <w:spacing w:line="276" w:lineRule="auto"/>
        <w:jc w:val="both"/>
        <w:rPr>
          <w:rFonts w:cs="Arial"/>
          <w:szCs w:val="22"/>
        </w:rPr>
      </w:pPr>
      <w:r w:rsidRPr="00EF47C4">
        <w:rPr>
          <w:rFonts w:cs="Arial"/>
          <w:szCs w:val="22"/>
        </w:rPr>
        <w:t xml:space="preserve">Hydraulic analysis scoped tributaries within the remaining HUC-10 watersheds contributing to Boone reach main-stem Kishwaukee River BLE-B, BLE-D). </w:t>
      </w:r>
      <w:r>
        <w:rPr>
          <w:rFonts w:cs="Arial"/>
          <w:szCs w:val="22"/>
        </w:rPr>
        <w:t>(</w:t>
      </w:r>
      <w:r w:rsidRPr="00EF47C4">
        <w:rPr>
          <w:rFonts w:cs="Arial"/>
          <w:szCs w:val="22"/>
        </w:rPr>
        <w:t>Rush Creek-Kishwaukee River HUC10, East Branch Kishwaukee River HUC10</w:t>
      </w:r>
      <w:r>
        <w:rPr>
          <w:rFonts w:cs="Arial"/>
          <w:szCs w:val="22"/>
        </w:rPr>
        <w:t>)</w:t>
      </w:r>
    </w:p>
    <w:p w14:paraId="6152C478" w14:textId="23E6A1AB" w:rsidR="00EF47C4" w:rsidRDefault="00EF47C4" w:rsidP="00EF47C4">
      <w:pPr>
        <w:spacing w:line="276" w:lineRule="auto"/>
        <w:jc w:val="both"/>
        <w:rPr>
          <w:rFonts w:cs="Arial"/>
          <w:szCs w:val="22"/>
        </w:rPr>
      </w:pPr>
    </w:p>
    <w:p w14:paraId="5EF5C380" w14:textId="77777777" w:rsidR="00EF47C4" w:rsidRPr="00EF47C4" w:rsidRDefault="00EF47C4" w:rsidP="00EF47C4">
      <w:pPr>
        <w:spacing w:line="276" w:lineRule="auto"/>
        <w:jc w:val="both"/>
        <w:rPr>
          <w:rFonts w:cs="Arial"/>
          <w:szCs w:val="22"/>
        </w:rPr>
      </w:pPr>
      <w:r w:rsidRPr="00EF47C4">
        <w:rPr>
          <w:rFonts w:cs="Arial"/>
          <w:szCs w:val="22"/>
        </w:rPr>
        <w:t>Phase 5 (FY24)</w:t>
      </w:r>
    </w:p>
    <w:p w14:paraId="1559FEBD" w14:textId="77777777" w:rsidR="00EF47C4" w:rsidRPr="00EF47C4" w:rsidRDefault="00EF47C4" w:rsidP="003C1FAF">
      <w:pPr>
        <w:pStyle w:val="ListParagraph"/>
        <w:numPr>
          <w:ilvl w:val="0"/>
          <w:numId w:val="29"/>
        </w:numPr>
        <w:spacing w:line="276" w:lineRule="auto"/>
        <w:jc w:val="both"/>
        <w:rPr>
          <w:rFonts w:cs="Arial"/>
          <w:szCs w:val="22"/>
        </w:rPr>
      </w:pPr>
      <w:r w:rsidRPr="00EF47C4">
        <w:rPr>
          <w:rFonts w:cs="Arial"/>
          <w:szCs w:val="22"/>
        </w:rPr>
        <w:t>PMR Winnebago &amp; Ogle</w:t>
      </w:r>
    </w:p>
    <w:p w14:paraId="388E4817" w14:textId="77777777" w:rsidR="00EF47C4" w:rsidRPr="00EF47C4" w:rsidRDefault="00EF47C4" w:rsidP="00EF47C4">
      <w:pPr>
        <w:spacing w:line="276" w:lineRule="auto"/>
        <w:jc w:val="both"/>
        <w:rPr>
          <w:rFonts w:cs="Arial"/>
          <w:szCs w:val="22"/>
        </w:rPr>
      </w:pPr>
    </w:p>
    <w:p w14:paraId="4570735F" w14:textId="77777777" w:rsidR="00EF47C4" w:rsidRPr="00EF47C4" w:rsidRDefault="00EF47C4" w:rsidP="00EF47C4">
      <w:pPr>
        <w:spacing w:line="276" w:lineRule="auto"/>
        <w:jc w:val="both"/>
        <w:rPr>
          <w:rFonts w:cs="Arial"/>
          <w:szCs w:val="22"/>
        </w:rPr>
      </w:pPr>
      <w:r w:rsidRPr="00EF47C4">
        <w:rPr>
          <w:rFonts w:cs="Arial"/>
          <w:szCs w:val="22"/>
        </w:rPr>
        <w:t>Phase 6 (FY25)</w:t>
      </w:r>
    </w:p>
    <w:p w14:paraId="0606D543" w14:textId="77777777" w:rsidR="00EF47C4" w:rsidRPr="00EF47C4" w:rsidRDefault="00EF47C4" w:rsidP="003C1FAF">
      <w:pPr>
        <w:pStyle w:val="ListParagraph"/>
        <w:numPr>
          <w:ilvl w:val="0"/>
          <w:numId w:val="29"/>
        </w:numPr>
        <w:spacing w:line="276" w:lineRule="auto"/>
        <w:jc w:val="both"/>
        <w:rPr>
          <w:rFonts w:cs="Arial"/>
          <w:szCs w:val="22"/>
        </w:rPr>
      </w:pPr>
      <w:r w:rsidRPr="00EF47C4">
        <w:rPr>
          <w:rFonts w:cs="Arial"/>
          <w:szCs w:val="22"/>
        </w:rPr>
        <w:t>PMR Boone</w:t>
      </w:r>
    </w:p>
    <w:p w14:paraId="4F302555" w14:textId="77777777" w:rsidR="00EF47C4" w:rsidRPr="00EF47C4" w:rsidRDefault="00EF47C4" w:rsidP="00EF47C4">
      <w:pPr>
        <w:spacing w:line="276" w:lineRule="auto"/>
        <w:jc w:val="both"/>
        <w:rPr>
          <w:rFonts w:cs="Arial"/>
          <w:szCs w:val="22"/>
        </w:rPr>
      </w:pPr>
    </w:p>
    <w:p w14:paraId="05151E5A" w14:textId="77777777" w:rsidR="00EF47C4" w:rsidRPr="00EF47C4" w:rsidRDefault="00EF47C4" w:rsidP="00EF47C4">
      <w:pPr>
        <w:spacing w:line="276" w:lineRule="auto"/>
        <w:jc w:val="both"/>
        <w:rPr>
          <w:rFonts w:cs="Arial"/>
          <w:szCs w:val="22"/>
        </w:rPr>
      </w:pPr>
      <w:r w:rsidRPr="00EF47C4">
        <w:rPr>
          <w:rFonts w:cs="Arial"/>
          <w:szCs w:val="22"/>
        </w:rPr>
        <w:t>Phase 7 (FY26)</w:t>
      </w:r>
    </w:p>
    <w:p w14:paraId="61D4E0C8" w14:textId="477CD749" w:rsidR="00EF47C4" w:rsidRDefault="00EF47C4" w:rsidP="003C1FAF">
      <w:pPr>
        <w:pStyle w:val="ListParagraph"/>
        <w:numPr>
          <w:ilvl w:val="0"/>
          <w:numId w:val="29"/>
        </w:numPr>
        <w:spacing w:line="276" w:lineRule="auto"/>
        <w:jc w:val="both"/>
        <w:rPr>
          <w:rFonts w:cs="Arial"/>
          <w:szCs w:val="22"/>
        </w:rPr>
      </w:pPr>
      <w:r w:rsidRPr="00EF47C4">
        <w:rPr>
          <w:rFonts w:cs="Arial"/>
          <w:szCs w:val="22"/>
        </w:rPr>
        <w:t>PMR Dekalb &amp; McHenry &amp; Kane</w:t>
      </w:r>
    </w:p>
    <w:p w14:paraId="1B5BD52D" w14:textId="77777777" w:rsidR="00EF47C4" w:rsidRPr="00EF47C4" w:rsidRDefault="00EF47C4" w:rsidP="003317EE">
      <w:pPr>
        <w:pStyle w:val="ListParagraph"/>
        <w:spacing w:line="276" w:lineRule="auto"/>
        <w:ind w:left="720"/>
        <w:jc w:val="both"/>
        <w:rPr>
          <w:rFonts w:cs="Arial"/>
          <w:szCs w:val="22"/>
        </w:rPr>
      </w:pPr>
    </w:p>
    <w:p w14:paraId="47675627" w14:textId="3EBEF6FF" w:rsidR="00B36CD0" w:rsidRDefault="00B36CD0" w:rsidP="00B36CD0">
      <w:pPr>
        <w:pStyle w:val="Caption"/>
        <w:keepNext/>
      </w:pPr>
      <w:bookmarkStart w:id="276" w:name="_Ref8822530"/>
      <w:bookmarkStart w:id="277" w:name="_Toc146207554"/>
      <w:r w:rsidRPr="00091357">
        <w:t xml:space="preserve">Table </w:t>
      </w:r>
      <w:r>
        <w:fldChar w:fldCharType="begin"/>
      </w:r>
      <w:r>
        <w:instrText>SEQ Table \* ARABIC</w:instrText>
      </w:r>
      <w:r>
        <w:fldChar w:fldCharType="separate"/>
      </w:r>
      <w:r w:rsidR="00225999">
        <w:rPr>
          <w:noProof/>
        </w:rPr>
        <w:t>5</w:t>
      </w:r>
      <w:r>
        <w:fldChar w:fldCharType="end"/>
      </w:r>
      <w:bookmarkEnd w:id="276"/>
      <w:r w:rsidRPr="00091357">
        <w:t xml:space="preserve">. Kishwaukee Existing </w:t>
      </w:r>
      <w:r w:rsidR="000D5205" w:rsidRPr="00091357">
        <w:t xml:space="preserve">Unverified-CNMS </w:t>
      </w:r>
      <w:r w:rsidRPr="00091357">
        <w:t>Miles and Study Need</w:t>
      </w:r>
      <w:r w:rsidRPr="00E37544">
        <w:t>s</w:t>
      </w:r>
      <w:bookmarkEnd w:id="277"/>
    </w:p>
    <w:tbl>
      <w:tblPr>
        <w:tblStyle w:val="TableGrid"/>
        <w:tblW w:w="0" w:type="auto"/>
        <w:jc w:val="center"/>
        <w:tblLook w:val="04A0" w:firstRow="1" w:lastRow="0" w:firstColumn="1" w:lastColumn="0" w:noHBand="0" w:noVBand="1"/>
      </w:tblPr>
      <w:tblGrid>
        <w:gridCol w:w="1318"/>
        <w:gridCol w:w="3245"/>
        <w:gridCol w:w="1213"/>
        <w:gridCol w:w="1379"/>
        <w:gridCol w:w="1827"/>
      </w:tblGrid>
      <w:tr w:rsidR="00753602" w:rsidRPr="009806C8" w14:paraId="33DEEE3D" w14:textId="77777777" w:rsidTr="00145EED">
        <w:trPr>
          <w:trHeight w:val="494"/>
          <w:jc w:val="center"/>
        </w:trPr>
        <w:tc>
          <w:tcPr>
            <w:tcW w:w="1165" w:type="dxa"/>
          </w:tcPr>
          <w:p w14:paraId="7EA1145F" w14:textId="6654ECB3" w:rsidR="00753602" w:rsidRPr="003317EE" w:rsidRDefault="00753602" w:rsidP="003317EE">
            <w:pPr>
              <w:spacing w:line="276" w:lineRule="auto"/>
              <w:jc w:val="center"/>
              <w:rPr>
                <w:rFonts w:cs="Arial"/>
                <w:b/>
                <w:bCs/>
              </w:rPr>
            </w:pPr>
            <w:r w:rsidRPr="003317EE">
              <w:rPr>
                <w:b/>
                <w:bCs/>
              </w:rPr>
              <w:t>HUC10</w:t>
            </w:r>
          </w:p>
        </w:tc>
        <w:tc>
          <w:tcPr>
            <w:tcW w:w="3245" w:type="dxa"/>
            <w:noWrap/>
            <w:hideMark/>
          </w:tcPr>
          <w:p w14:paraId="2D2FB538" w14:textId="63097D3F" w:rsidR="00753602" w:rsidRPr="003317EE" w:rsidRDefault="00753602" w:rsidP="003317EE">
            <w:pPr>
              <w:spacing w:line="276" w:lineRule="auto"/>
              <w:jc w:val="center"/>
              <w:rPr>
                <w:rFonts w:cs="Arial"/>
                <w:b/>
                <w:bCs/>
              </w:rPr>
            </w:pPr>
            <w:r w:rsidRPr="003317EE">
              <w:rPr>
                <w:b/>
                <w:bCs/>
              </w:rPr>
              <w:t>Name</w:t>
            </w:r>
          </w:p>
        </w:tc>
        <w:tc>
          <w:tcPr>
            <w:tcW w:w="1213" w:type="dxa"/>
            <w:noWrap/>
            <w:hideMark/>
          </w:tcPr>
          <w:p w14:paraId="1A47DE2E" w14:textId="54A9F2C1" w:rsidR="00753602" w:rsidRPr="009806C8" w:rsidRDefault="00753602" w:rsidP="003317EE">
            <w:pPr>
              <w:spacing w:line="276" w:lineRule="auto"/>
              <w:jc w:val="center"/>
              <w:rPr>
                <w:rFonts w:cs="Arial"/>
                <w:b/>
                <w:bCs/>
                <w:u w:val="single"/>
              </w:rPr>
            </w:pPr>
            <w:r w:rsidRPr="009806C8">
              <w:rPr>
                <w:rFonts w:cs="Arial"/>
                <w:b/>
                <w:bCs/>
                <w:u w:val="single"/>
              </w:rPr>
              <w:t>Zone A</w:t>
            </w:r>
          </w:p>
        </w:tc>
        <w:tc>
          <w:tcPr>
            <w:tcW w:w="1379" w:type="dxa"/>
            <w:noWrap/>
            <w:hideMark/>
          </w:tcPr>
          <w:p w14:paraId="522348B7" w14:textId="77777777" w:rsidR="00753602" w:rsidRPr="009806C8" w:rsidRDefault="00753602" w:rsidP="003317EE">
            <w:pPr>
              <w:spacing w:line="276" w:lineRule="auto"/>
              <w:jc w:val="center"/>
              <w:rPr>
                <w:rFonts w:cs="Arial"/>
                <w:b/>
                <w:bCs/>
                <w:u w:val="single"/>
              </w:rPr>
            </w:pPr>
            <w:r w:rsidRPr="009806C8">
              <w:rPr>
                <w:rFonts w:cs="Arial"/>
                <w:b/>
                <w:bCs/>
                <w:u w:val="single"/>
              </w:rPr>
              <w:t>Zone AE / FW</w:t>
            </w:r>
          </w:p>
        </w:tc>
        <w:tc>
          <w:tcPr>
            <w:tcW w:w="1827" w:type="dxa"/>
            <w:noWrap/>
            <w:hideMark/>
          </w:tcPr>
          <w:p w14:paraId="2EA966F1" w14:textId="16D2CB27" w:rsidR="00753602" w:rsidRPr="009806C8" w:rsidRDefault="00753602" w:rsidP="003317EE">
            <w:pPr>
              <w:spacing w:line="276" w:lineRule="auto"/>
              <w:jc w:val="center"/>
              <w:rPr>
                <w:rFonts w:cs="Arial"/>
                <w:b/>
                <w:bCs/>
                <w:u w:val="single"/>
              </w:rPr>
            </w:pPr>
            <w:r w:rsidRPr="009806C8">
              <w:rPr>
                <w:rFonts w:cs="Arial"/>
                <w:b/>
                <w:bCs/>
                <w:u w:val="single"/>
              </w:rPr>
              <w:t>Zone AE / NO FW</w:t>
            </w:r>
          </w:p>
        </w:tc>
      </w:tr>
      <w:tr w:rsidR="009806C8" w:rsidRPr="009806C8" w14:paraId="09FCA13F" w14:textId="77777777" w:rsidTr="00145EED">
        <w:trPr>
          <w:trHeight w:val="300"/>
          <w:jc w:val="center"/>
        </w:trPr>
        <w:tc>
          <w:tcPr>
            <w:tcW w:w="1165" w:type="dxa"/>
          </w:tcPr>
          <w:p w14:paraId="40AAFB67" w14:textId="745DA593" w:rsidR="009806C8" w:rsidRPr="009806C8" w:rsidRDefault="009806C8" w:rsidP="003317EE">
            <w:pPr>
              <w:spacing w:line="276" w:lineRule="auto"/>
              <w:jc w:val="center"/>
              <w:rPr>
                <w:rFonts w:cs="Arial"/>
              </w:rPr>
            </w:pPr>
            <w:r w:rsidRPr="007A543C">
              <w:t>709000605</w:t>
            </w:r>
          </w:p>
        </w:tc>
        <w:tc>
          <w:tcPr>
            <w:tcW w:w="3245" w:type="dxa"/>
            <w:noWrap/>
            <w:hideMark/>
          </w:tcPr>
          <w:p w14:paraId="3C0DA7E6" w14:textId="04976FDC" w:rsidR="009806C8" w:rsidRPr="009806C8" w:rsidRDefault="009806C8" w:rsidP="003317EE">
            <w:pPr>
              <w:spacing w:line="276" w:lineRule="auto"/>
              <w:jc w:val="center"/>
              <w:rPr>
                <w:rFonts w:cs="Arial"/>
              </w:rPr>
            </w:pPr>
            <w:r w:rsidRPr="009806C8">
              <w:rPr>
                <w:rFonts w:cs="Arial"/>
              </w:rPr>
              <w:t>East Branch Kishwaukee River</w:t>
            </w:r>
          </w:p>
        </w:tc>
        <w:tc>
          <w:tcPr>
            <w:tcW w:w="1213" w:type="dxa"/>
            <w:noWrap/>
            <w:hideMark/>
          </w:tcPr>
          <w:p w14:paraId="72EEFC51" w14:textId="3BC43E70" w:rsidR="009806C8" w:rsidRPr="009806C8" w:rsidRDefault="00DB2954" w:rsidP="003317EE">
            <w:pPr>
              <w:spacing w:line="276" w:lineRule="auto"/>
              <w:jc w:val="center"/>
              <w:rPr>
                <w:rFonts w:cs="Arial"/>
              </w:rPr>
            </w:pPr>
            <w:r>
              <w:rPr>
                <w:rFonts w:cs="Arial"/>
              </w:rPr>
              <w:t>72</w:t>
            </w:r>
          </w:p>
        </w:tc>
        <w:tc>
          <w:tcPr>
            <w:tcW w:w="1379" w:type="dxa"/>
            <w:noWrap/>
            <w:hideMark/>
          </w:tcPr>
          <w:p w14:paraId="5552A07E" w14:textId="729C35A3" w:rsidR="009806C8" w:rsidRPr="009806C8" w:rsidRDefault="009806C8" w:rsidP="003317EE">
            <w:pPr>
              <w:spacing w:line="276" w:lineRule="auto"/>
              <w:jc w:val="center"/>
              <w:rPr>
                <w:rFonts w:cs="Arial"/>
              </w:rPr>
            </w:pPr>
            <w:r w:rsidRPr="009806C8">
              <w:rPr>
                <w:rFonts w:cs="Arial"/>
              </w:rPr>
              <w:t>11</w:t>
            </w:r>
          </w:p>
        </w:tc>
        <w:tc>
          <w:tcPr>
            <w:tcW w:w="1827" w:type="dxa"/>
            <w:noWrap/>
            <w:hideMark/>
          </w:tcPr>
          <w:p w14:paraId="5DE3DF5B"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5A5E3C0D" w14:textId="77777777" w:rsidTr="00145EED">
        <w:trPr>
          <w:trHeight w:val="600"/>
          <w:jc w:val="center"/>
        </w:trPr>
        <w:tc>
          <w:tcPr>
            <w:tcW w:w="1165" w:type="dxa"/>
          </w:tcPr>
          <w:p w14:paraId="6B010D55" w14:textId="47A5E546" w:rsidR="009806C8" w:rsidRPr="009806C8" w:rsidRDefault="009806C8" w:rsidP="003317EE">
            <w:pPr>
              <w:spacing w:line="276" w:lineRule="auto"/>
              <w:jc w:val="center"/>
              <w:rPr>
                <w:rFonts w:cs="Arial"/>
              </w:rPr>
            </w:pPr>
            <w:r w:rsidRPr="007A543C">
              <w:t>709000607</w:t>
            </w:r>
          </w:p>
        </w:tc>
        <w:tc>
          <w:tcPr>
            <w:tcW w:w="3245" w:type="dxa"/>
            <w:noWrap/>
            <w:hideMark/>
          </w:tcPr>
          <w:p w14:paraId="3A40D553" w14:textId="7A7B65E5" w:rsidR="009806C8" w:rsidRPr="009806C8" w:rsidRDefault="009806C8" w:rsidP="003317EE">
            <w:pPr>
              <w:spacing w:line="276" w:lineRule="auto"/>
              <w:jc w:val="center"/>
              <w:rPr>
                <w:rFonts w:cs="Arial"/>
              </w:rPr>
            </w:pPr>
            <w:r w:rsidRPr="009806C8">
              <w:rPr>
                <w:rFonts w:cs="Arial"/>
              </w:rPr>
              <w:t>Killbuck Creek</w:t>
            </w:r>
          </w:p>
        </w:tc>
        <w:tc>
          <w:tcPr>
            <w:tcW w:w="1213" w:type="dxa"/>
            <w:noWrap/>
            <w:hideMark/>
          </w:tcPr>
          <w:p w14:paraId="6444A2AC" w14:textId="5E376CCF" w:rsidR="009806C8" w:rsidRPr="009806C8" w:rsidRDefault="009806C8" w:rsidP="003317EE">
            <w:pPr>
              <w:spacing w:line="276" w:lineRule="auto"/>
              <w:jc w:val="center"/>
              <w:rPr>
                <w:rFonts w:cs="Arial"/>
              </w:rPr>
            </w:pPr>
            <w:r w:rsidRPr="009806C8">
              <w:rPr>
                <w:rFonts w:cs="Arial"/>
              </w:rPr>
              <w:t>40</w:t>
            </w:r>
          </w:p>
        </w:tc>
        <w:tc>
          <w:tcPr>
            <w:tcW w:w="1379" w:type="dxa"/>
            <w:noWrap/>
            <w:hideMark/>
          </w:tcPr>
          <w:p w14:paraId="3821924D" w14:textId="78BC393F" w:rsidR="009806C8" w:rsidRPr="009806C8" w:rsidRDefault="009806C8" w:rsidP="003317EE">
            <w:pPr>
              <w:spacing w:line="276" w:lineRule="auto"/>
              <w:jc w:val="center"/>
              <w:rPr>
                <w:rFonts w:cs="Arial"/>
              </w:rPr>
            </w:pPr>
            <w:r w:rsidRPr="009806C8">
              <w:rPr>
                <w:rFonts w:cs="Arial"/>
              </w:rPr>
              <w:t>6</w:t>
            </w:r>
          </w:p>
        </w:tc>
        <w:tc>
          <w:tcPr>
            <w:tcW w:w="1827" w:type="dxa"/>
            <w:noWrap/>
            <w:hideMark/>
          </w:tcPr>
          <w:p w14:paraId="7AF66A70" w14:textId="0D40301C" w:rsidR="009806C8" w:rsidRPr="009806C8" w:rsidRDefault="00DB2954" w:rsidP="003317EE">
            <w:pPr>
              <w:spacing w:line="276" w:lineRule="auto"/>
              <w:jc w:val="center"/>
              <w:rPr>
                <w:rFonts w:cs="Arial"/>
              </w:rPr>
            </w:pPr>
            <w:r>
              <w:rPr>
                <w:rFonts w:cs="Arial"/>
              </w:rPr>
              <w:t>11</w:t>
            </w:r>
          </w:p>
        </w:tc>
      </w:tr>
      <w:tr w:rsidR="009806C8" w:rsidRPr="009806C8" w14:paraId="4309FFB1" w14:textId="77777777" w:rsidTr="00145EED">
        <w:trPr>
          <w:trHeight w:val="300"/>
          <w:jc w:val="center"/>
        </w:trPr>
        <w:tc>
          <w:tcPr>
            <w:tcW w:w="1165" w:type="dxa"/>
          </w:tcPr>
          <w:p w14:paraId="3EEA4328" w14:textId="4259856C" w:rsidR="009806C8" w:rsidRPr="009806C8" w:rsidRDefault="009806C8" w:rsidP="003317EE">
            <w:pPr>
              <w:spacing w:line="276" w:lineRule="auto"/>
              <w:jc w:val="center"/>
              <w:rPr>
                <w:rFonts w:cs="Arial"/>
              </w:rPr>
            </w:pPr>
            <w:r w:rsidRPr="007A543C">
              <w:t>709000602</w:t>
            </w:r>
          </w:p>
        </w:tc>
        <w:tc>
          <w:tcPr>
            <w:tcW w:w="3245" w:type="dxa"/>
            <w:noWrap/>
            <w:hideMark/>
          </w:tcPr>
          <w:p w14:paraId="0FB333CD" w14:textId="22695B8F" w:rsidR="009806C8" w:rsidRPr="009806C8" w:rsidRDefault="009806C8" w:rsidP="003317EE">
            <w:pPr>
              <w:spacing w:line="276" w:lineRule="auto"/>
              <w:jc w:val="center"/>
              <w:rPr>
                <w:rFonts w:cs="Arial"/>
              </w:rPr>
            </w:pPr>
            <w:r w:rsidRPr="009806C8">
              <w:rPr>
                <w:rFonts w:cs="Arial"/>
              </w:rPr>
              <w:t>Rush Creek-Kishwaukee River</w:t>
            </w:r>
          </w:p>
        </w:tc>
        <w:tc>
          <w:tcPr>
            <w:tcW w:w="1213" w:type="dxa"/>
            <w:noWrap/>
            <w:hideMark/>
          </w:tcPr>
          <w:p w14:paraId="68D6EC0E" w14:textId="7282592B" w:rsidR="009806C8" w:rsidRPr="009806C8" w:rsidRDefault="009806C8" w:rsidP="003317EE">
            <w:pPr>
              <w:spacing w:line="276" w:lineRule="auto"/>
              <w:jc w:val="center"/>
              <w:rPr>
                <w:rFonts w:cs="Arial"/>
              </w:rPr>
            </w:pPr>
            <w:r w:rsidRPr="009806C8">
              <w:rPr>
                <w:rFonts w:cs="Arial"/>
              </w:rPr>
              <w:t>112</w:t>
            </w:r>
          </w:p>
        </w:tc>
        <w:tc>
          <w:tcPr>
            <w:tcW w:w="1379" w:type="dxa"/>
            <w:noWrap/>
            <w:hideMark/>
          </w:tcPr>
          <w:p w14:paraId="182AB1DA" w14:textId="0DA3ACE7" w:rsidR="009806C8" w:rsidRPr="009806C8" w:rsidRDefault="009806C8" w:rsidP="003317EE">
            <w:pPr>
              <w:spacing w:line="276" w:lineRule="auto"/>
              <w:jc w:val="center"/>
              <w:rPr>
                <w:rFonts w:cs="Arial"/>
              </w:rPr>
            </w:pPr>
            <w:r w:rsidRPr="009806C8">
              <w:rPr>
                <w:rFonts w:cs="Arial"/>
              </w:rPr>
              <w:t>10</w:t>
            </w:r>
          </w:p>
        </w:tc>
        <w:tc>
          <w:tcPr>
            <w:tcW w:w="1827" w:type="dxa"/>
            <w:noWrap/>
            <w:hideMark/>
          </w:tcPr>
          <w:p w14:paraId="38F5A6BA" w14:textId="607A313E" w:rsidR="009806C8" w:rsidRPr="009806C8" w:rsidRDefault="00DB2954" w:rsidP="003317EE">
            <w:pPr>
              <w:spacing w:line="276" w:lineRule="auto"/>
              <w:jc w:val="center"/>
              <w:rPr>
                <w:rFonts w:cs="Arial"/>
              </w:rPr>
            </w:pPr>
            <w:r>
              <w:rPr>
                <w:rFonts w:cs="Arial"/>
              </w:rPr>
              <w:t>6</w:t>
            </w:r>
          </w:p>
        </w:tc>
      </w:tr>
      <w:tr w:rsidR="009806C8" w:rsidRPr="009806C8" w14:paraId="517F4BAD" w14:textId="77777777" w:rsidTr="00145EED">
        <w:trPr>
          <w:trHeight w:val="300"/>
          <w:jc w:val="center"/>
        </w:trPr>
        <w:tc>
          <w:tcPr>
            <w:tcW w:w="1165" w:type="dxa"/>
          </w:tcPr>
          <w:p w14:paraId="148B7420" w14:textId="7F6055A6" w:rsidR="009806C8" w:rsidRPr="009806C8" w:rsidRDefault="009806C8" w:rsidP="003317EE">
            <w:pPr>
              <w:spacing w:line="276" w:lineRule="auto"/>
              <w:jc w:val="center"/>
              <w:rPr>
                <w:rFonts w:cs="Arial"/>
              </w:rPr>
            </w:pPr>
            <w:r w:rsidRPr="007A543C">
              <w:t>709000603</w:t>
            </w:r>
          </w:p>
        </w:tc>
        <w:tc>
          <w:tcPr>
            <w:tcW w:w="3245" w:type="dxa"/>
            <w:noWrap/>
            <w:hideMark/>
          </w:tcPr>
          <w:p w14:paraId="2F0023EB" w14:textId="3C1F36F0" w:rsidR="009806C8" w:rsidRPr="009806C8" w:rsidRDefault="009806C8" w:rsidP="003317EE">
            <w:pPr>
              <w:spacing w:line="276" w:lineRule="auto"/>
              <w:jc w:val="center"/>
              <w:rPr>
                <w:rFonts w:cs="Arial"/>
              </w:rPr>
            </w:pPr>
            <w:proofErr w:type="spellStart"/>
            <w:r w:rsidRPr="009806C8">
              <w:rPr>
                <w:rFonts w:cs="Arial"/>
              </w:rPr>
              <w:t>Piscasaw</w:t>
            </w:r>
            <w:proofErr w:type="spellEnd"/>
            <w:r w:rsidRPr="009806C8">
              <w:rPr>
                <w:rFonts w:cs="Arial"/>
              </w:rPr>
              <w:t xml:space="preserve"> Creek</w:t>
            </w:r>
          </w:p>
        </w:tc>
        <w:tc>
          <w:tcPr>
            <w:tcW w:w="1213" w:type="dxa"/>
            <w:noWrap/>
            <w:hideMark/>
          </w:tcPr>
          <w:p w14:paraId="336EB328" w14:textId="4ABFF974" w:rsidR="009806C8" w:rsidRPr="009806C8" w:rsidRDefault="009806C8" w:rsidP="003317EE">
            <w:pPr>
              <w:spacing w:line="276" w:lineRule="auto"/>
              <w:jc w:val="center"/>
              <w:rPr>
                <w:rFonts w:cs="Arial"/>
              </w:rPr>
            </w:pPr>
            <w:r w:rsidRPr="009806C8">
              <w:rPr>
                <w:rFonts w:cs="Arial"/>
              </w:rPr>
              <w:t>88</w:t>
            </w:r>
          </w:p>
        </w:tc>
        <w:tc>
          <w:tcPr>
            <w:tcW w:w="1379" w:type="dxa"/>
            <w:noWrap/>
            <w:hideMark/>
          </w:tcPr>
          <w:p w14:paraId="38DBD5A1"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649F61FE"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0FD1F843" w14:textId="77777777" w:rsidTr="00145EED">
        <w:trPr>
          <w:trHeight w:val="300"/>
          <w:jc w:val="center"/>
        </w:trPr>
        <w:tc>
          <w:tcPr>
            <w:tcW w:w="1165" w:type="dxa"/>
          </w:tcPr>
          <w:p w14:paraId="2C3404F0" w14:textId="2DC2C435" w:rsidR="009806C8" w:rsidRPr="009806C8" w:rsidRDefault="009806C8" w:rsidP="003317EE">
            <w:pPr>
              <w:spacing w:line="276" w:lineRule="auto"/>
              <w:jc w:val="center"/>
              <w:rPr>
                <w:rFonts w:cs="Arial"/>
              </w:rPr>
            </w:pPr>
            <w:r w:rsidRPr="007A543C">
              <w:t>709000601</w:t>
            </w:r>
          </w:p>
        </w:tc>
        <w:tc>
          <w:tcPr>
            <w:tcW w:w="3245" w:type="dxa"/>
            <w:noWrap/>
            <w:hideMark/>
          </w:tcPr>
          <w:p w14:paraId="26978A1E" w14:textId="44F2A86C" w:rsidR="009806C8" w:rsidRPr="009806C8" w:rsidRDefault="009806C8" w:rsidP="003317EE">
            <w:pPr>
              <w:spacing w:line="276" w:lineRule="auto"/>
              <w:jc w:val="center"/>
              <w:rPr>
                <w:rFonts w:cs="Arial"/>
              </w:rPr>
            </w:pPr>
            <w:r w:rsidRPr="009806C8">
              <w:rPr>
                <w:rFonts w:cs="Arial"/>
              </w:rPr>
              <w:t>Coon Creek</w:t>
            </w:r>
          </w:p>
        </w:tc>
        <w:tc>
          <w:tcPr>
            <w:tcW w:w="1213" w:type="dxa"/>
            <w:noWrap/>
            <w:hideMark/>
          </w:tcPr>
          <w:p w14:paraId="1E9A7472" w14:textId="26D26416" w:rsidR="009806C8" w:rsidRPr="009806C8" w:rsidRDefault="009806C8" w:rsidP="003317EE">
            <w:pPr>
              <w:spacing w:line="276" w:lineRule="auto"/>
              <w:jc w:val="center"/>
              <w:rPr>
                <w:rFonts w:cs="Arial"/>
              </w:rPr>
            </w:pPr>
            <w:r w:rsidRPr="009806C8">
              <w:rPr>
                <w:rFonts w:cs="Arial"/>
              </w:rPr>
              <w:t>76</w:t>
            </w:r>
          </w:p>
        </w:tc>
        <w:tc>
          <w:tcPr>
            <w:tcW w:w="1379" w:type="dxa"/>
            <w:noWrap/>
            <w:hideMark/>
          </w:tcPr>
          <w:p w14:paraId="26720132"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7EA4B573"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DFD4D7" w14:textId="77777777" w:rsidTr="00145EED">
        <w:trPr>
          <w:trHeight w:val="600"/>
          <w:jc w:val="center"/>
        </w:trPr>
        <w:tc>
          <w:tcPr>
            <w:tcW w:w="1165" w:type="dxa"/>
          </w:tcPr>
          <w:p w14:paraId="4EEEF981" w14:textId="23EDE552" w:rsidR="009806C8" w:rsidRPr="009806C8" w:rsidRDefault="009806C8" w:rsidP="003317EE">
            <w:pPr>
              <w:spacing w:line="276" w:lineRule="auto"/>
              <w:jc w:val="center"/>
              <w:rPr>
                <w:rFonts w:cs="Arial"/>
              </w:rPr>
            </w:pPr>
            <w:r w:rsidRPr="007A543C">
              <w:t>709000608</w:t>
            </w:r>
          </w:p>
        </w:tc>
        <w:tc>
          <w:tcPr>
            <w:tcW w:w="3245" w:type="dxa"/>
            <w:noWrap/>
            <w:hideMark/>
          </w:tcPr>
          <w:p w14:paraId="2A0487BB" w14:textId="62AE2C86" w:rsidR="009806C8" w:rsidRPr="009806C8" w:rsidRDefault="009806C8" w:rsidP="003317EE">
            <w:pPr>
              <w:spacing w:line="276" w:lineRule="auto"/>
              <w:jc w:val="center"/>
              <w:rPr>
                <w:rFonts w:cs="Arial"/>
              </w:rPr>
            </w:pPr>
            <w:r w:rsidRPr="009806C8">
              <w:rPr>
                <w:rFonts w:cs="Arial"/>
              </w:rPr>
              <w:t>Kishwaukee River HUC 10</w:t>
            </w:r>
          </w:p>
        </w:tc>
        <w:tc>
          <w:tcPr>
            <w:tcW w:w="1213" w:type="dxa"/>
            <w:noWrap/>
            <w:hideMark/>
          </w:tcPr>
          <w:p w14:paraId="0AD7D45F" w14:textId="70567050" w:rsidR="009806C8" w:rsidRPr="009806C8" w:rsidRDefault="009806C8" w:rsidP="003317EE">
            <w:pPr>
              <w:spacing w:line="276" w:lineRule="auto"/>
              <w:jc w:val="center"/>
              <w:rPr>
                <w:rFonts w:cs="Arial"/>
              </w:rPr>
            </w:pPr>
            <w:r w:rsidRPr="009806C8">
              <w:rPr>
                <w:rFonts w:cs="Arial"/>
              </w:rPr>
              <w:t>17</w:t>
            </w:r>
          </w:p>
        </w:tc>
        <w:tc>
          <w:tcPr>
            <w:tcW w:w="1379" w:type="dxa"/>
            <w:noWrap/>
            <w:hideMark/>
          </w:tcPr>
          <w:p w14:paraId="14FB0646" w14:textId="3F1FA27A" w:rsidR="009806C8" w:rsidRPr="009806C8" w:rsidRDefault="009806C8" w:rsidP="003317EE">
            <w:pPr>
              <w:spacing w:line="276" w:lineRule="auto"/>
              <w:jc w:val="center"/>
              <w:rPr>
                <w:rFonts w:cs="Arial"/>
              </w:rPr>
            </w:pPr>
            <w:r w:rsidRPr="009806C8">
              <w:rPr>
                <w:rFonts w:cs="Arial"/>
              </w:rPr>
              <w:t>7</w:t>
            </w:r>
          </w:p>
        </w:tc>
        <w:tc>
          <w:tcPr>
            <w:tcW w:w="1827" w:type="dxa"/>
            <w:noWrap/>
            <w:hideMark/>
          </w:tcPr>
          <w:p w14:paraId="7D2C6306" w14:textId="5AC21AE1" w:rsidR="009806C8" w:rsidRPr="009806C8" w:rsidRDefault="00DB2954" w:rsidP="003317EE">
            <w:pPr>
              <w:spacing w:line="276" w:lineRule="auto"/>
              <w:jc w:val="center"/>
              <w:rPr>
                <w:rFonts w:cs="Arial"/>
              </w:rPr>
            </w:pPr>
            <w:r>
              <w:rPr>
                <w:rFonts w:cs="Arial"/>
              </w:rPr>
              <w:t>2</w:t>
            </w:r>
          </w:p>
        </w:tc>
      </w:tr>
      <w:tr w:rsidR="009806C8" w:rsidRPr="009806C8" w14:paraId="64B8535D" w14:textId="77777777" w:rsidTr="00145EED">
        <w:trPr>
          <w:trHeight w:val="300"/>
          <w:jc w:val="center"/>
        </w:trPr>
        <w:tc>
          <w:tcPr>
            <w:tcW w:w="1165" w:type="dxa"/>
          </w:tcPr>
          <w:p w14:paraId="6BCC9A6E" w14:textId="7297463A" w:rsidR="009806C8" w:rsidRPr="009806C8" w:rsidRDefault="009806C8" w:rsidP="003317EE">
            <w:pPr>
              <w:spacing w:line="276" w:lineRule="auto"/>
              <w:jc w:val="center"/>
              <w:rPr>
                <w:rFonts w:cs="Arial"/>
              </w:rPr>
            </w:pPr>
            <w:r w:rsidRPr="00010D67">
              <w:t>709000606</w:t>
            </w:r>
          </w:p>
        </w:tc>
        <w:tc>
          <w:tcPr>
            <w:tcW w:w="3245" w:type="dxa"/>
            <w:noWrap/>
            <w:hideMark/>
          </w:tcPr>
          <w:p w14:paraId="1791D14B" w14:textId="40E6A820" w:rsidR="009806C8" w:rsidRPr="009806C8" w:rsidRDefault="009806C8" w:rsidP="003317EE">
            <w:pPr>
              <w:spacing w:line="276" w:lineRule="auto"/>
              <w:jc w:val="center"/>
              <w:rPr>
                <w:rFonts w:cs="Arial"/>
              </w:rPr>
            </w:pPr>
            <w:r w:rsidRPr="009806C8">
              <w:rPr>
                <w:rFonts w:cs="Arial"/>
              </w:rPr>
              <w:t>South Branch Kishwaukee River</w:t>
            </w:r>
          </w:p>
        </w:tc>
        <w:tc>
          <w:tcPr>
            <w:tcW w:w="1213" w:type="dxa"/>
            <w:noWrap/>
            <w:hideMark/>
          </w:tcPr>
          <w:p w14:paraId="5016E1D8" w14:textId="638E0A9E" w:rsidR="009806C8" w:rsidRPr="009806C8" w:rsidRDefault="00DB2954" w:rsidP="003317EE">
            <w:pPr>
              <w:spacing w:line="276" w:lineRule="auto"/>
              <w:jc w:val="center"/>
              <w:rPr>
                <w:rFonts w:cs="Arial"/>
              </w:rPr>
            </w:pPr>
            <w:r>
              <w:rPr>
                <w:rFonts w:cs="Arial"/>
              </w:rPr>
              <w:t>59</w:t>
            </w:r>
          </w:p>
        </w:tc>
        <w:tc>
          <w:tcPr>
            <w:tcW w:w="1379" w:type="dxa"/>
            <w:noWrap/>
            <w:hideMark/>
          </w:tcPr>
          <w:p w14:paraId="18E2ECC5" w14:textId="5B3A4A48" w:rsidR="009806C8" w:rsidRPr="009806C8" w:rsidRDefault="00DB2954" w:rsidP="003317EE">
            <w:pPr>
              <w:spacing w:line="276" w:lineRule="auto"/>
              <w:jc w:val="center"/>
              <w:rPr>
                <w:rFonts w:cs="Arial"/>
              </w:rPr>
            </w:pPr>
            <w:r>
              <w:rPr>
                <w:rFonts w:cs="Arial"/>
              </w:rPr>
              <w:t>8</w:t>
            </w:r>
          </w:p>
        </w:tc>
        <w:tc>
          <w:tcPr>
            <w:tcW w:w="1827" w:type="dxa"/>
            <w:noWrap/>
            <w:hideMark/>
          </w:tcPr>
          <w:p w14:paraId="54A1F81D"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3B5AF60E" w14:textId="77777777" w:rsidTr="00145EED">
        <w:trPr>
          <w:trHeight w:val="300"/>
          <w:jc w:val="center"/>
        </w:trPr>
        <w:tc>
          <w:tcPr>
            <w:tcW w:w="1165" w:type="dxa"/>
          </w:tcPr>
          <w:p w14:paraId="6A858A14" w14:textId="306E184E" w:rsidR="009806C8" w:rsidRPr="009806C8" w:rsidRDefault="009806C8" w:rsidP="003317EE">
            <w:pPr>
              <w:spacing w:line="276" w:lineRule="auto"/>
              <w:jc w:val="center"/>
              <w:rPr>
                <w:rFonts w:cs="Arial"/>
              </w:rPr>
            </w:pPr>
            <w:r w:rsidRPr="00010D67">
              <w:t>709000604</w:t>
            </w:r>
          </w:p>
        </w:tc>
        <w:tc>
          <w:tcPr>
            <w:tcW w:w="3245" w:type="dxa"/>
            <w:noWrap/>
            <w:hideMark/>
          </w:tcPr>
          <w:p w14:paraId="20C747CF" w14:textId="234D60C1" w:rsidR="009806C8" w:rsidRPr="009806C8" w:rsidRDefault="009806C8" w:rsidP="003317EE">
            <w:pPr>
              <w:spacing w:line="276" w:lineRule="auto"/>
              <w:jc w:val="center"/>
              <w:rPr>
                <w:rFonts w:cs="Arial"/>
              </w:rPr>
            </w:pPr>
            <w:r w:rsidRPr="009806C8">
              <w:rPr>
                <w:rFonts w:cs="Arial"/>
              </w:rPr>
              <w:t>Beaver Creek</w:t>
            </w:r>
          </w:p>
        </w:tc>
        <w:tc>
          <w:tcPr>
            <w:tcW w:w="1213" w:type="dxa"/>
            <w:noWrap/>
            <w:hideMark/>
          </w:tcPr>
          <w:p w14:paraId="181A9B5B" w14:textId="664081CC" w:rsidR="009806C8" w:rsidRPr="009806C8" w:rsidRDefault="00DB2954" w:rsidP="003317EE">
            <w:pPr>
              <w:spacing w:line="276" w:lineRule="auto"/>
              <w:jc w:val="center"/>
              <w:rPr>
                <w:rFonts w:cs="Arial"/>
              </w:rPr>
            </w:pPr>
            <w:r>
              <w:rPr>
                <w:rFonts w:cs="Arial"/>
              </w:rPr>
              <w:t>27</w:t>
            </w:r>
          </w:p>
        </w:tc>
        <w:tc>
          <w:tcPr>
            <w:tcW w:w="1379" w:type="dxa"/>
            <w:noWrap/>
            <w:hideMark/>
          </w:tcPr>
          <w:p w14:paraId="4FC6ACA7"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13DA5E29"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E6B1F0" w14:textId="77777777" w:rsidTr="00145EED">
        <w:trPr>
          <w:trHeight w:val="600"/>
          <w:jc w:val="center"/>
        </w:trPr>
        <w:tc>
          <w:tcPr>
            <w:tcW w:w="1165" w:type="dxa"/>
          </w:tcPr>
          <w:p w14:paraId="7B031E1F" w14:textId="0AA73E48" w:rsidR="009806C8" w:rsidRPr="009806C8" w:rsidRDefault="009806C8" w:rsidP="003317EE">
            <w:pPr>
              <w:spacing w:line="276" w:lineRule="auto"/>
              <w:jc w:val="center"/>
              <w:rPr>
                <w:rFonts w:cs="Arial"/>
              </w:rPr>
            </w:pPr>
            <w:r w:rsidRPr="00010D67">
              <w:lastRenderedPageBreak/>
              <w:t>NA</w:t>
            </w:r>
          </w:p>
        </w:tc>
        <w:tc>
          <w:tcPr>
            <w:tcW w:w="3245" w:type="dxa"/>
            <w:noWrap/>
            <w:hideMark/>
          </w:tcPr>
          <w:p w14:paraId="43E4A4F3" w14:textId="200F036D" w:rsidR="009806C8" w:rsidRPr="009806C8" w:rsidRDefault="009806C8" w:rsidP="003317EE">
            <w:pPr>
              <w:spacing w:line="276" w:lineRule="auto"/>
              <w:jc w:val="center"/>
              <w:rPr>
                <w:rFonts w:cs="Arial"/>
              </w:rPr>
            </w:pPr>
            <w:r w:rsidRPr="009806C8">
              <w:rPr>
                <w:rFonts w:cs="Arial"/>
              </w:rPr>
              <w:t>Kishwaukee River (main stem)</w:t>
            </w:r>
          </w:p>
        </w:tc>
        <w:tc>
          <w:tcPr>
            <w:tcW w:w="1213" w:type="dxa"/>
            <w:noWrap/>
            <w:hideMark/>
          </w:tcPr>
          <w:p w14:paraId="3598D160" w14:textId="53C0608D" w:rsidR="009806C8" w:rsidRPr="009806C8" w:rsidRDefault="009806C8" w:rsidP="003317EE">
            <w:pPr>
              <w:spacing w:line="276" w:lineRule="auto"/>
              <w:jc w:val="center"/>
              <w:rPr>
                <w:rFonts w:cs="Arial"/>
              </w:rPr>
            </w:pPr>
            <w:r w:rsidRPr="009806C8">
              <w:rPr>
                <w:rFonts w:cs="Arial"/>
              </w:rPr>
              <w:t>27</w:t>
            </w:r>
          </w:p>
        </w:tc>
        <w:tc>
          <w:tcPr>
            <w:tcW w:w="1379" w:type="dxa"/>
            <w:noWrap/>
            <w:hideMark/>
          </w:tcPr>
          <w:p w14:paraId="42A51436" w14:textId="1644DB37" w:rsidR="009806C8" w:rsidRPr="009806C8" w:rsidRDefault="009806C8" w:rsidP="003317EE">
            <w:pPr>
              <w:spacing w:line="276" w:lineRule="auto"/>
              <w:jc w:val="center"/>
              <w:rPr>
                <w:rFonts w:cs="Arial"/>
              </w:rPr>
            </w:pPr>
            <w:r w:rsidRPr="009806C8">
              <w:rPr>
                <w:rFonts w:cs="Arial"/>
              </w:rPr>
              <w:t>33</w:t>
            </w:r>
          </w:p>
        </w:tc>
        <w:tc>
          <w:tcPr>
            <w:tcW w:w="1827" w:type="dxa"/>
            <w:noWrap/>
            <w:hideMark/>
          </w:tcPr>
          <w:p w14:paraId="52052845"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698229E6" w14:textId="77777777" w:rsidTr="00145EED">
        <w:trPr>
          <w:trHeight w:val="300"/>
          <w:jc w:val="center"/>
        </w:trPr>
        <w:tc>
          <w:tcPr>
            <w:tcW w:w="1165" w:type="dxa"/>
          </w:tcPr>
          <w:p w14:paraId="7753439D" w14:textId="77777777" w:rsidR="009806C8" w:rsidRPr="009806C8" w:rsidRDefault="009806C8" w:rsidP="003317EE">
            <w:pPr>
              <w:spacing w:line="276" w:lineRule="auto"/>
              <w:jc w:val="center"/>
              <w:rPr>
                <w:rFonts w:cs="Arial"/>
                <w:b/>
                <w:bCs/>
                <w:i/>
                <w:iCs/>
              </w:rPr>
            </w:pPr>
          </w:p>
        </w:tc>
        <w:tc>
          <w:tcPr>
            <w:tcW w:w="3245" w:type="dxa"/>
            <w:noWrap/>
            <w:hideMark/>
          </w:tcPr>
          <w:p w14:paraId="0AA6C011" w14:textId="2C348EB3" w:rsidR="009806C8" w:rsidRPr="009806C8" w:rsidRDefault="009806C8" w:rsidP="003317EE">
            <w:pPr>
              <w:spacing w:line="276" w:lineRule="auto"/>
              <w:jc w:val="center"/>
              <w:rPr>
                <w:rFonts w:cs="Arial"/>
                <w:b/>
                <w:bCs/>
                <w:i/>
                <w:iCs/>
              </w:rPr>
            </w:pPr>
            <w:r w:rsidRPr="009806C8">
              <w:rPr>
                <w:rFonts w:cs="Arial"/>
                <w:b/>
                <w:bCs/>
                <w:i/>
                <w:iCs/>
              </w:rPr>
              <w:t>TOTAL MILES</w:t>
            </w:r>
          </w:p>
        </w:tc>
        <w:tc>
          <w:tcPr>
            <w:tcW w:w="1213" w:type="dxa"/>
            <w:noWrap/>
            <w:hideMark/>
          </w:tcPr>
          <w:p w14:paraId="3A231455" w14:textId="6572A351" w:rsidR="009806C8" w:rsidRPr="009806C8" w:rsidRDefault="009806C8" w:rsidP="003317EE">
            <w:pPr>
              <w:spacing w:line="276" w:lineRule="auto"/>
              <w:jc w:val="center"/>
              <w:rPr>
                <w:rFonts w:cs="Arial"/>
                <w:b/>
                <w:bCs/>
                <w:i/>
                <w:iCs/>
              </w:rPr>
            </w:pPr>
            <w:r w:rsidRPr="009806C8">
              <w:rPr>
                <w:rFonts w:cs="Arial"/>
                <w:b/>
                <w:bCs/>
                <w:i/>
                <w:iCs/>
              </w:rPr>
              <w:t>51</w:t>
            </w:r>
            <w:r w:rsidR="00D32D8C">
              <w:rPr>
                <w:rFonts w:cs="Arial"/>
                <w:b/>
                <w:bCs/>
                <w:i/>
                <w:iCs/>
              </w:rPr>
              <w:t>8</w:t>
            </w:r>
          </w:p>
        </w:tc>
        <w:tc>
          <w:tcPr>
            <w:tcW w:w="1379" w:type="dxa"/>
            <w:noWrap/>
            <w:hideMark/>
          </w:tcPr>
          <w:p w14:paraId="6ECFD7A5" w14:textId="11A708A2" w:rsidR="009806C8" w:rsidRPr="009806C8" w:rsidRDefault="009806C8" w:rsidP="003317EE">
            <w:pPr>
              <w:spacing w:line="276" w:lineRule="auto"/>
              <w:jc w:val="center"/>
              <w:rPr>
                <w:rFonts w:cs="Arial"/>
                <w:b/>
                <w:bCs/>
                <w:i/>
                <w:iCs/>
              </w:rPr>
            </w:pPr>
            <w:r w:rsidRPr="009806C8">
              <w:rPr>
                <w:rFonts w:cs="Arial"/>
                <w:b/>
                <w:bCs/>
                <w:i/>
                <w:iCs/>
              </w:rPr>
              <w:t>7</w:t>
            </w:r>
            <w:r w:rsidR="00DB2954">
              <w:rPr>
                <w:rFonts w:cs="Arial"/>
                <w:b/>
                <w:bCs/>
                <w:i/>
                <w:iCs/>
              </w:rPr>
              <w:t>5</w:t>
            </w:r>
          </w:p>
        </w:tc>
        <w:tc>
          <w:tcPr>
            <w:tcW w:w="1827" w:type="dxa"/>
            <w:noWrap/>
            <w:hideMark/>
          </w:tcPr>
          <w:p w14:paraId="3690BBD2" w14:textId="1B4F6F91" w:rsidR="009806C8" w:rsidRPr="009806C8" w:rsidRDefault="00DB2954" w:rsidP="003317EE">
            <w:pPr>
              <w:spacing w:line="276" w:lineRule="auto"/>
              <w:jc w:val="center"/>
              <w:rPr>
                <w:rFonts w:cs="Arial"/>
                <w:b/>
                <w:bCs/>
                <w:i/>
                <w:iCs/>
              </w:rPr>
            </w:pPr>
            <w:r>
              <w:rPr>
                <w:rFonts w:cs="Arial"/>
                <w:b/>
                <w:bCs/>
                <w:i/>
                <w:iCs/>
              </w:rPr>
              <w:t>19</w:t>
            </w:r>
          </w:p>
        </w:tc>
      </w:tr>
    </w:tbl>
    <w:p w14:paraId="74467755" w14:textId="0FF4279E" w:rsidR="00DB2954" w:rsidRDefault="00DB2954" w:rsidP="00DB2954">
      <w:pPr>
        <w:spacing w:line="276" w:lineRule="auto"/>
        <w:jc w:val="center"/>
        <w:rPr>
          <w:rFonts w:cs="Arial"/>
          <w:b/>
          <w:bCs/>
        </w:rPr>
      </w:pPr>
      <w:r w:rsidRPr="00DB2954">
        <w:rPr>
          <w:rFonts w:cs="Arial"/>
          <w:noProof/>
        </w:rPr>
        <w:drawing>
          <wp:anchor distT="0" distB="0" distL="114300" distR="114300" simplePos="0" relativeHeight="251658250" behindDoc="0" locked="0" layoutInCell="1" allowOverlap="1" wp14:anchorId="756E8171" wp14:editId="19FAA379">
            <wp:simplePos x="0" y="0"/>
            <wp:positionH relativeFrom="column">
              <wp:posOffset>71120</wp:posOffset>
            </wp:positionH>
            <wp:positionV relativeFrom="paragraph">
              <wp:posOffset>180975</wp:posOffset>
            </wp:positionV>
            <wp:extent cx="5126355" cy="6408420"/>
            <wp:effectExtent l="0" t="0" r="0" b="0"/>
            <wp:wrapTopAndBottom/>
            <wp:docPr id="3" name="Picture 3"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00430_Kishwaukee_Exhibit_v2.jpg"/>
                    <pic:cNvPicPr/>
                  </pic:nvPicPr>
                  <pic:blipFill>
                    <a:blip r:embed="rId60">
                      <a:extLst>
                        <a:ext uri="{28A0092B-C50C-407E-A947-70E740481C1C}">
                          <a14:useLocalDpi xmlns:a14="http://schemas.microsoft.com/office/drawing/2010/main" val="0"/>
                        </a:ext>
                      </a:extLst>
                    </a:blip>
                    <a:stretch>
                      <a:fillRect/>
                    </a:stretch>
                  </pic:blipFill>
                  <pic:spPr>
                    <a:xfrm>
                      <a:off x="0" y="0"/>
                      <a:ext cx="5126355" cy="6408420"/>
                    </a:xfrm>
                    <a:prstGeom prst="rect">
                      <a:avLst/>
                    </a:prstGeom>
                  </pic:spPr>
                </pic:pic>
              </a:graphicData>
            </a:graphic>
            <wp14:sizeRelH relativeFrom="margin">
              <wp14:pctWidth>0</wp14:pctWidth>
            </wp14:sizeRelH>
            <wp14:sizeRelV relativeFrom="margin">
              <wp14:pctHeight>0</wp14:pctHeight>
            </wp14:sizeRelV>
          </wp:anchor>
        </w:drawing>
      </w:r>
    </w:p>
    <w:p w14:paraId="0DF65B45" w14:textId="641B208A" w:rsidR="00A66F8F" w:rsidRPr="00DB2954" w:rsidRDefault="00A21A75" w:rsidP="00A21A75">
      <w:pPr>
        <w:pStyle w:val="Caption"/>
      </w:pPr>
      <w:bookmarkStart w:id="278" w:name="_Toc146207545"/>
      <w:r>
        <w:t xml:space="preserve">Figure </w:t>
      </w:r>
      <w:r>
        <w:fldChar w:fldCharType="begin"/>
      </w:r>
      <w:r>
        <w:instrText>SEQ Figure \* ARABIC</w:instrText>
      </w:r>
      <w:r>
        <w:fldChar w:fldCharType="separate"/>
      </w:r>
      <w:r w:rsidR="00225999">
        <w:rPr>
          <w:noProof/>
        </w:rPr>
        <w:t>4</w:t>
      </w:r>
      <w:r>
        <w:fldChar w:fldCharType="end"/>
      </w:r>
      <w:r>
        <w:t xml:space="preserve"> </w:t>
      </w:r>
      <w:r w:rsidR="006B020F" w:rsidRPr="00DB2954">
        <w:t>Kishwaukee Watershed Data Development Phasing Plan</w:t>
      </w:r>
      <w:bookmarkEnd w:id="278"/>
    </w:p>
    <w:p w14:paraId="1D4A9C22" w14:textId="55AC1228" w:rsidR="00A66F8F" w:rsidRDefault="00A66F8F" w:rsidP="00D70F86">
      <w:pPr>
        <w:spacing w:line="276" w:lineRule="auto"/>
        <w:jc w:val="both"/>
        <w:rPr>
          <w:rFonts w:cs="Arial"/>
        </w:rPr>
      </w:pPr>
    </w:p>
    <w:p w14:paraId="0EB683FB" w14:textId="0AF1FEBE" w:rsidR="00A66F8F" w:rsidRDefault="00A66F8F" w:rsidP="00D70F86">
      <w:pPr>
        <w:spacing w:line="276" w:lineRule="auto"/>
        <w:jc w:val="both"/>
        <w:rPr>
          <w:rFonts w:cs="Arial"/>
        </w:rPr>
      </w:pPr>
    </w:p>
    <w:p w14:paraId="00C6683D" w14:textId="56999BE3" w:rsidR="00A66F8F" w:rsidRDefault="00A66F8F" w:rsidP="00D70F86">
      <w:pPr>
        <w:spacing w:line="276" w:lineRule="auto"/>
        <w:jc w:val="both"/>
        <w:rPr>
          <w:rFonts w:cs="Arial"/>
        </w:rPr>
      </w:pPr>
    </w:p>
    <w:p w14:paraId="5DFE485A" w14:textId="7F2A97C8" w:rsidR="00A66F8F" w:rsidRDefault="00A66F8F" w:rsidP="00D70F86">
      <w:pPr>
        <w:spacing w:line="276" w:lineRule="auto"/>
        <w:jc w:val="both"/>
        <w:rPr>
          <w:rFonts w:cs="Arial"/>
        </w:rPr>
      </w:pPr>
    </w:p>
    <w:p w14:paraId="200DD3DC" w14:textId="77777777" w:rsidR="00A66F8F" w:rsidRDefault="00A66F8F" w:rsidP="00D70F86">
      <w:pPr>
        <w:spacing w:line="276" w:lineRule="auto"/>
        <w:jc w:val="both"/>
        <w:rPr>
          <w:rFonts w:cs="Arial"/>
        </w:rPr>
      </w:pPr>
    </w:p>
    <w:p w14:paraId="0E986756" w14:textId="7587FCE6" w:rsidR="00892204" w:rsidRPr="00C2481A" w:rsidRDefault="00DA07A8" w:rsidP="00892204">
      <w:pPr>
        <w:pStyle w:val="Heading3"/>
        <w:spacing w:after="120"/>
        <w:rPr>
          <w:rFonts w:cs="Arial"/>
        </w:rPr>
      </w:pPr>
      <w:r>
        <w:rPr>
          <w:rFonts w:cs="Arial"/>
        </w:rPr>
        <w:t>Sangamon River - Upper Sangamon Watershed</w:t>
      </w:r>
    </w:p>
    <w:p w14:paraId="07C0FA87" w14:textId="06EC9117" w:rsidR="00892204" w:rsidRDefault="00892204" w:rsidP="00892204">
      <w:pPr>
        <w:spacing w:line="276" w:lineRule="auto"/>
        <w:jc w:val="both"/>
        <w:rPr>
          <w:rFonts w:cs="Arial"/>
          <w:szCs w:val="22"/>
        </w:rPr>
      </w:pPr>
      <w:r>
        <w:rPr>
          <w:rFonts w:cs="Arial"/>
          <w:szCs w:val="22"/>
        </w:rPr>
        <w:t>Although not proposed for funding this year, t</w:t>
      </w:r>
      <w:r w:rsidRPr="00C2481A">
        <w:rPr>
          <w:rFonts w:cs="Arial"/>
          <w:szCs w:val="22"/>
        </w:rPr>
        <w:t>he main stem of the Upper Sangamon River has been the subject of s</w:t>
      </w:r>
      <w:r>
        <w:rPr>
          <w:rFonts w:cs="Arial"/>
          <w:szCs w:val="22"/>
        </w:rPr>
        <w:t xml:space="preserve">everal FEMA initiated studies. </w:t>
      </w:r>
      <w:r w:rsidRPr="00C2481A">
        <w:rPr>
          <w:rFonts w:cs="Arial"/>
          <w:szCs w:val="22"/>
        </w:rPr>
        <w:t>Hydrology has been completed</w:t>
      </w:r>
      <w:r w:rsidR="00270AD1">
        <w:rPr>
          <w:rFonts w:cs="Arial"/>
          <w:szCs w:val="22"/>
        </w:rPr>
        <w:t xml:space="preserve"> but due to the age of the study will require an update</w:t>
      </w:r>
      <w:r w:rsidRPr="00C2481A">
        <w:rPr>
          <w:rFonts w:cs="Arial"/>
          <w:szCs w:val="22"/>
        </w:rPr>
        <w:t xml:space="preserve">. An assessment of effective hydraulic models and available model data </w:t>
      </w:r>
      <w:r w:rsidR="00D77918">
        <w:rPr>
          <w:rFonts w:cs="Arial"/>
          <w:szCs w:val="22"/>
        </w:rPr>
        <w:t>have</w:t>
      </w:r>
      <w:r w:rsidRPr="00C2481A">
        <w:rPr>
          <w:rFonts w:cs="Arial"/>
          <w:szCs w:val="22"/>
        </w:rPr>
        <w:t xml:space="preserve"> been assembled in a draft working HEC-RAS model</w:t>
      </w:r>
      <w:r w:rsidR="00270AD1">
        <w:rPr>
          <w:rFonts w:cs="Arial"/>
          <w:szCs w:val="22"/>
        </w:rPr>
        <w:t xml:space="preserve"> as of 201</w:t>
      </w:r>
      <w:r w:rsidR="00AC11B8">
        <w:rPr>
          <w:rFonts w:cs="Arial"/>
          <w:szCs w:val="22"/>
        </w:rPr>
        <w:t>3</w:t>
      </w:r>
      <w:r w:rsidRPr="00C2481A">
        <w:rPr>
          <w:rFonts w:cs="Arial"/>
          <w:szCs w:val="22"/>
        </w:rPr>
        <w:t xml:space="preserve">. The level of study </w:t>
      </w:r>
      <w:r w:rsidR="001122E0" w:rsidRPr="00C2481A">
        <w:rPr>
          <w:rFonts w:cs="Arial"/>
          <w:szCs w:val="22"/>
        </w:rPr>
        <w:t>recommended,</w:t>
      </w:r>
      <w:r w:rsidRPr="00C2481A">
        <w:rPr>
          <w:rFonts w:cs="Arial"/>
          <w:szCs w:val="22"/>
        </w:rPr>
        <w:t xml:space="preserve"> and the priority </w:t>
      </w:r>
      <w:r w:rsidRPr="00A37D68">
        <w:rPr>
          <w:rFonts w:cs="Arial"/>
          <w:noProof/>
          <w:szCs w:val="22"/>
        </w:rPr>
        <w:t>ha</w:t>
      </w:r>
      <w:r w:rsidR="00D77918">
        <w:rPr>
          <w:rFonts w:cs="Arial"/>
          <w:noProof/>
          <w:szCs w:val="22"/>
        </w:rPr>
        <w:t>s</w:t>
      </w:r>
      <w:r w:rsidRPr="00C2481A">
        <w:rPr>
          <w:rFonts w:cs="Arial"/>
          <w:szCs w:val="22"/>
        </w:rPr>
        <w:t xml:space="preserve"> been established</w:t>
      </w:r>
      <w:r w:rsidR="00B6036E">
        <w:rPr>
          <w:rFonts w:cs="Arial"/>
          <w:szCs w:val="22"/>
        </w:rPr>
        <w:t xml:space="preserve"> but will need review before project initiation</w:t>
      </w:r>
      <w:r w:rsidR="007F09C6">
        <w:rPr>
          <w:rFonts w:cs="Arial"/>
          <w:szCs w:val="22"/>
        </w:rPr>
        <w:t xml:space="preserve"> given the age of the assessment</w:t>
      </w:r>
      <w:r w:rsidRPr="00C2481A">
        <w:rPr>
          <w:rFonts w:cs="Arial"/>
          <w:szCs w:val="22"/>
        </w:rPr>
        <w:t xml:space="preserve">. The summary is provided in </w:t>
      </w:r>
      <w:r w:rsidR="00FA4C4D">
        <w:rPr>
          <w:rFonts w:cs="Arial"/>
          <w:szCs w:val="22"/>
        </w:rPr>
        <w:fldChar w:fldCharType="begin"/>
      </w:r>
      <w:r w:rsidR="00FA4C4D">
        <w:rPr>
          <w:rFonts w:cs="Arial"/>
          <w:szCs w:val="22"/>
        </w:rPr>
        <w:instrText xml:space="preserve"> REF _Ref8822673 \h </w:instrText>
      </w:r>
      <w:r w:rsidR="00FA4C4D">
        <w:rPr>
          <w:rFonts w:cs="Arial"/>
          <w:szCs w:val="22"/>
        </w:rPr>
      </w:r>
      <w:r w:rsidR="00FA4C4D">
        <w:rPr>
          <w:rFonts w:cs="Arial"/>
          <w:szCs w:val="22"/>
        </w:rPr>
        <w:fldChar w:fldCharType="separate"/>
      </w:r>
      <w:r w:rsidR="00225999">
        <w:t xml:space="preserve">Table </w:t>
      </w:r>
      <w:r w:rsidR="00225999">
        <w:rPr>
          <w:noProof/>
        </w:rPr>
        <w:t>6</w:t>
      </w:r>
      <w:r w:rsidR="00FA4C4D">
        <w:rPr>
          <w:rFonts w:cs="Arial"/>
          <w:szCs w:val="22"/>
        </w:rPr>
        <w:fldChar w:fldCharType="end"/>
      </w:r>
      <w:r>
        <w:rPr>
          <w:rFonts w:cs="Arial"/>
          <w:szCs w:val="22"/>
        </w:rPr>
        <w:t>.</w:t>
      </w:r>
      <w:r w:rsidRPr="00C2481A">
        <w:rPr>
          <w:rFonts w:cs="Arial"/>
          <w:szCs w:val="22"/>
        </w:rPr>
        <w:t xml:space="preserve"> </w:t>
      </w:r>
    </w:p>
    <w:p w14:paraId="79A6BA58" w14:textId="77777777" w:rsidR="00892204" w:rsidRDefault="00892204" w:rsidP="00D70F86">
      <w:pPr>
        <w:spacing w:line="276" w:lineRule="auto"/>
        <w:jc w:val="both"/>
        <w:rPr>
          <w:rFonts w:cs="Arial"/>
        </w:rPr>
        <w:sectPr w:rsidR="00892204" w:rsidSect="00EB7A75">
          <w:headerReference w:type="default" r:id="rId61"/>
          <w:pgSz w:w="12240" w:h="15840" w:code="1"/>
          <w:pgMar w:top="1440" w:right="1440" w:bottom="1440" w:left="1440" w:header="720" w:footer="720" w:gutter="0"/>
          <w:cols w:space="720"/>
          <w:docGrid w:linePitch="360"/>
        </w:sectPr>
      </w:pPr>
    </w:p>
    <w:p w14:paraId="12303C42" w14:textId="77777777" w:rsidR="00D70F86" w:rsidRDefault="00D70F86" w:rsidP="00D70F86">
      <w:pPr>
        <w:spacing w:line="276" w:lineRule="auto"/>
        <w:jc w:val="both"/>
        <w:rPr>
          <w:rFonts w:cs="Arial"/>
          <w:szCs w:val="22"/>
        </w:rPr>
      </w:pPr>
    </w:p>
    <w:p w14:paraId="785A8E16" w14:textId="507FF596" w:rsidR="00D70F86" w:rsidRDefault="00F229F1" w:rsidP="00D70F86">
      <w:pPr>
        <w:ind w:firstLine="432"/>
        <w:rPr>
          <w:rFonts w:cs="Arial"/>
          <w:szCs w:val="22"/>
        </w:rPr>
        <w:sectPr w:rsidR="00D70F86" w:rsidSect="00C41614">
          <w:headerReference w:type="default" r:id="rId62"/>
          <w:pgSz w:w="15840" w:h="12240" w:orient="landscape" w:code="1"/>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8248" behindDoc="0" locked="0" layoutInCell="1" allowOverlap="1" wp14:anchorId="57FD5DB9" wp14:editId="1F11A638">
                <wp:simplePos x="0" y="0"/>
                <wp:positionH relativeFrom="column">
                  <wp:posOffset>-501015</wp:posOffset>
                </wp:positionH>
                <wp:positionV relativeFrom="paragraph">
                  <wp:posOffset>142240</wp:posOffset>
                </wp:positionV>
                <wp:extent cx="9042400" cy="457200"/>
                <wp:effectExtent l="0" t="0" r="4445" b="0"/>
                <wp:wrapTopAndBottom/>
                <wp:docPr id="26" name="Text Box 26"/>
                <wp:cNvGraphicFramePr/>
                <a:graphic xmlns:a="http://schemas.openxmlformats.org/drawingml/2006/main">
                  <a:graphicData uri="http://schemas.microsoft.com/office/word/2010/wordprocessingShape">
                    <wps:wsp>
                      <wps:cNvSpPr txBox="1"/>
                      <wps:spPr>
                        <a:xfrm>
                          <a:off x="0" y="0"/>
                          <a:ext cx="9042400" cy="457200"/>
                        </a:xfrm>
                        <a:prstGeom prst="rect">
                          <a:avLst/>
                        </a:prstGeom>
                        <a:solidFill>
                          <a:prstClr val="white"/>
                        </a:solidFill>
                        <a:ln>
                          <a:noFill/>
                        </a:ln>
                      </wps:spPr>
                      <wps:txbx>
                        <w:txbxContent>
                          <w:p w14:paraId="31316F1A" w14:textId="24FB852D" w:rsidR="00EB3684" w:rsidRPr="00BE0CF2" w:rsidRDefault="00EB3684" w:rsidP="00F229F1">
                            <w:pPr>
                              <w:pStyle w:val="Caption"/>
                              <w:rPr>
                                <w:rFonts w:cs="Times New Roman"/>
                                <w:noProof/>
                              </w:rPr>
                            </w:pPr>
                            <w:bookmarkStart w:id="299" w:name="_Ref8822673"/>
                            <w:bookmarkStart w:id="300" w:name="_Toc146207555"/>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299"/>
                            <w:r>
                              <w:t>. Sangamon River Study Needs</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FD5DB9" id="Text Box 26" o:spid="_x0000_s1030" type="#_x0000_t202" style="position:absolute;left:0;text-align:left;margin-left:-39.45pt;margin-top:11.2pt;width:712pt;height:36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" stroked="f">
                <v:textbox inset="0,0,0,0">
                  <w:txbxContent>
                    <w:p w14:paraId="31316F1A" w14:textId="24FB852D" w:rsidR="00EB3684" w:rsidRPr="00BE0CF2" w:rsidRDefault="00EB3684" w:rsidP="00F229F1">
                      <w:pPr>
                        <w:pStyle w:val="Caption"/>
                        <w:rPr>
                          <w:rFonts w:cs="Times New Roman"/>
                          <w:noProof/>
                        </w:rPr>
                      </w:pPr>
                      <w:bookmarkStart w:id="301" w:name="_Ref8822673"/>
                      <w:bookmarkStart w:id="302" w:name="_Toc146207555"/>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301"/>
                      <w:r>
                        <w:t>. Sangamon River Study Needs</w:t>
                      </w:r>
                      <w:bookmarkEnd w:id="302"/>
                    </w:p>
                  </w:txbxContent>
                </v:textbox>
                <w10:wrap type="topAndBottom"/>
              </v:shape>
            </w:pict>
          </mc:Fallback>
        </mc:AlternateContent>
      </w:r>
      <w:r w:rsidR="00D70F86" w:rsidRPr="00C2481A">
        <w:rPr>
          <w:noProof/>
          <w:sz w:val="20"/>
          <w:szCs w:val="20"/>
        </w:rPr>
        <w:drawing>
          <wp:anchor distT="0" distB="0" distL="114300" distR="114300" simplePos="0" relativeHeight="251658245" behindDoc="0" locked="0" layoutInCell="1" allowOverlap="1" wp14:anchorId="7712610A" wp14:editId="43D77E68">
            <wp:simplePos x="0" y="0"/>
            <wp:positionH relativeFrom="margin">
              <wp:posOffset>-501629</wp:posOffset>
            </wp:positionH>
            <wp:positionV relativeFrom="margin">
              <wp:posOffset>784779</wp:posOffset>
            </wp:positionV>
            <wp:extent cx="9042400" cy="4700270"/>
            <wp:effectExtent l="0" t="0" r="635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9042400" cy="4700270"/>
                    </a:xfrm>
                    <a:prstGeom prst="rect">
                      <a:avLst/>
                    </a:prstGeom>
                  </pic:spPr>
                </pic:pic>
              </a:graphicData>
            </a:graphic>
            <wp14:sizeRelH relativeFrom="margin">
              <wp14:pctWidth>0</wp14:pctWidth>
            </wp14:sizeRelH>
            <wp14:sizeRelV relativeFrom="margin">
              <wp14:pctHeight>0</wp14:pctHeight>
            </wp14:sizeRelV>
          </wp:anchor>
        </w:drawing>
      </w:r>
    </w:p>
    <w:p w14:paraId="2B8E2440" w14:textId="7B124CF1" w:rsidR="00D70F86" w:rsidRPr="00C2481A" w:rsidRDefault="00D70F86" w:rsidP="00D70F86">
      <w:pPr>
        <w:pStyle w:val="Heading2"/>
        <w:spacing w:before="0"/>
      </w:pPr>
      <w:r w:rsidRPr="00C2481A">
        <w:lastRenderedPageBreak/>
        <w:t xml:space="preserve">Priorities for </w:t>
      </w:r>
      <w:r>
        <w:t xml:space="preserve">Updating </w:t>
      </w:r>
      <w:r w:rsidR="00AC11B8">
        <w:t xml:space="preserve">Digital </w:t>
      </w:r>
      <w:r w:rsidRPr="00C2481A">
        <w:t>Flood Insurance Rate Maps</w:t>
      </w:r>
    </w:p>
    <w:p w14:paraId="0DB4EAB9" w14:textId="77777777" w:rsidR="00905B90" w:rsidRPr="00905B90" w:rsidRDefault="00905B90" w:rsidP="00905B90"/>
    <w:p w14:paraId="07117655" w14:textId="5E7827A8" w:rsidR="00D70F86" w:rsidRDefault="00D70F86" w:rsidP="00367195">
      <w:pPr>
        <w:pStyle w:val="Heading3"/>
      </w:pPr>
      <w:r>
        <w:t>LaSalle County</w:t>
      </w:r>
    </w:p>
    <w:p w14:paraId="43F54E81" w14:textId="7161BBEE" w:rsidR="00D70F86" w:rsidRPr="007816FD" w:rsidRDefault="00D70F86" w:rsidP="00D70F86">
      <w:pPr>
        <w:keepNext/>
        <w:keepLines/>
        <w:spacing w:before="60" w:line="276" w:lineRule="auto"/>
        <w:jc w:val="both"/>
        <w:outlineLvl w:val="2"/>
        <w:rPr>
          <w:rFonts w:eastAsiaTheme="majorEastAsia" w:cs="Arial"/>
          <w:b/>
          <w:bCs/>
          <w:color w:val="1F4E79" w:themeColor="accent1" w:themeShade="80"/>
          <w:szCs w:val="22"/>
        </w:rPr>
      </w:pPr>
      <w:r w:rsidRPr="007816FD">
        <w:rPr>
          <w:rFonts w:eastAsia="Times New Roman" w:cs="Arial"/>
          <w:color w:val="000000"/>
          <w:szCs w:val="22"/>
        </w:rPr>
        <w:t xml:space="preserve">LaSalle County </w:t>
      </w:r>
      <w:r w:rsidR="00A4290F">
        <w:rPr>
          <w:rFonts w:eastAsia="Times New Roman" w:cs="Arial"/>
          <w:color w:val="000000"/>
          <w:szCs w:val="22"/>
        </w:rPr>
        <w:t>is</w:t>
      </w:r>
      <w:r w:rsidRPr="007816FD">
        <w:rPr>
          <w:rFonts w:eastAsia="Times New Roman" w:cs="Arial"/>
          <w:color w:val="000000"/>
          <w:szCs w:val="22"/>
        </w:rPr>
        <w:t xml:space="preserve"> a priority for updated mapping for </w:t>
      </w:r>
      <w:proofErr w:type="gramStart"/>
      <w:r w:rsidRPr="007816FD">
        <w:rPr>
          <w:rFonts w:eastAsia="Times New Roman" w:cs="Arial"/>
          <w:color w:val="000000"/>
          <w:szCs w:val="22"/>
        </w:rPr>
        <w:t>a number of</w:t>
      </w:r>
      <w:proofErr w:type="gramEnd"/>
      <w:r w:rsidRPr="007816FD">
        <w:rPr>
          <w:rFonts w:eastAsia="Times New Roman" w:cs="Arial"/>
          <w:color w:val="000000"/>
          <w:szCs w:val="22"/>
        </w:rPr>
        <w:t xml:space="preserve"> reasons, which include:</w:t>
      </w:r>
    </w:p>
    <w:p w14:paraId="34D18A79" w14:textId="77777777" w:rsidR="00D70F86" w:rsidRPr="007816FD" w:rsidRDefault="00D70F86" w:rsidP="00191B3F">
      <w:pPr>
        <w:numPr>
          <w:ilvl w:val="0"/>
          <w:numId w:val="15"/>
        </w:numPr>
        <w:tabs>
          <w:tab w:val="clear" w:pos="720"/>
          <w:tab w:val="left"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confluence of the Illinois River and the Fox River, which has an unverified effective study (discussed in "Priority Streams for Hydrologic and Hydraulic Studies FFY2018”), is in LaSalle County </w:t>
      </w:r>
    </w:p>
    <w:p w14:paraId="65BA151A" w14:textId="0844C42F"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 xml:space="preserve">New high-resolution LiDAR </w:t>
      </w:r>
      <w:r>
        <w:rPr>
          <w:rFonts w:eastAsia="Times New Roman" w:cs="Arial"/>
          <w:color w:val="000000"/>
          <w:szCs w:val="22"/>
        </w:rPr>
        <w:t>is</w:t>
      </w:r>
      <w:r w:rsidRPr="007816FD">
        <w:rPr>
          <w:rFonts w:eastAsia="Times New Roman" w:cs="Arial"/>
          <w:color w:val="000000"/>
          <w:szCs w:val="22"/>
        </w:rPr>
        <w:t xml:space="preserve"> available for LaSalle County </w:t>
      </w:r>
      <w:r>
        <w:rPr>
          <w:rFonts w:eastAsia="Times New Roman" w:cs="Arial"/>
          <w:color w:val="000000"/>
          <w:szCs w:val="22"/>
        </w:rPr>
        <w:t xml:space="preserve">as of </w:t>
      </w:r>
      <w:r w:rsidRPr="007816FD">
        <w:rPr>
          <w:rFonts w:eastAsia="Times New Roman" w:cs="Arial"/>
          <w:color w:val="000000"/>
          <w:szCs w:val="22"/>
        </w:rPr>
        <w:t>2019</w:t>
      </w:r>
    </w:p>
    <w:p w14:paraId="2EC87BC9"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Although in DFIRM format, the Zone A floodplains are not model backed</w:t>
      </w:r>
    </w:p>
    <w:p w14:paraId="5C4192BA"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 xml:space="preserve">Dayton Dam, which is a high-risk dam, </w:t>
      </w:r>
      <w:proofErr w:type="gramStart"/>
      <w:r w:rsidRPr="007816FD">
        <w:rPr>
          <w:rFonts w:eastAsia="Times New Roman" w:cs="Arial"/>
          <w:color w:val="000000"/>
          <w:szCs w:val="22"/>
        </w:rPr>
        <w:t>is located in</w:t>
      </w:r>
      <w:proofErr w:type="gramEnd"/>
      <w:r w:rsidRPr="007816FD">
        <w:rPr>
          <w:rFonts w:eastAsia="Times New Roman" w:cs="Arial"/>
          <w:color w:val="000000"/>
          <w:szCs w:val="22"/>
        </w:rPr>
        <w:t xml:space="preserve"> LaSalle County  </w:t>
      </w:r>
    </w:p>
    <w:p w14:paraId="5AA6D910" w14:textId="77777777" w:rsidR="00D70F86"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City of Ottawa in LaSalle County is a focal point for the Illinois Valley Flood Resilience Alliance  </w:t>
      </w:r>
    </w:p>
    <w:p w14:paraId="4DE21F71" w14:textId="23AD2DB9" w:rsidR="00D70F86" w:rsidRPr="00586B01"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Pr>
          <w:rFonts w:eastAsia="Times New Roman" w:cs="Arial"/>
          <w:color w:val="000000"/>
          <w:szCs w:val="22"/>
        </w:rPr>
        <w:t xml:space="preserve">Discovery in </w:t>
      </w:r>
      <w:r w:rsidRPr="00BC100A">
        <w:rPr>
          <w:rFonts w:eastAsia="Times New Roman" w:cs="Arial"/>
          <w:noProof/>
          <w:color w:val="000000"/>
          <w:szCs w:val="22"/>
        </w:rPr>
        <w:t>Upper</w:t>
      </w:r>
      <w:r>
        <w:rPr>
          <w:rFonts w:eastAsia="Times New Roman" w:cs="Arial"/>
          <w:color w:val="000000"/>
          <w:szCs w:val="22"/>
        </w:rPr>
        <w:t xml:space="preserve"> Illinois (HUC </w:t>
      </w:r>
      <w:r w:rsidRPr="007816FD">
        <w:rPr>
          <w:rFonts w:cs="Arial"/>
          <w:sz w:val="20"/>
          <w:szCs w:val="20"/>
        </w:rPr>
        <w:t>7120005</w:t>
      </w:r>
      <w:r>
        <w:rPr>
          <w:rFonts w:cs="Arial"/>
          <w:sz w:val="20"/>
          <w:szCs w:val="20"/>
        </w:rPr>
        <w:t>)</w:t>
      </w:r>
      <w:r w:rsidRPr="00C41614">
        <w:rPr>
          <w:rFonts w:cs="Arial"/>
          <w:szCs w:val="22"/>
        </w:rPr>
        <w:t xml:space="preserve"> and the Lower Illinois-</w:t>
      </w:r>
      <w:proofErr w:type="spellStart"/>
      <w:r w:rsidRPr="00C41614">
        <w:rPr>
          <w:rFonts w:cs="Arial"/>
          <w:szCs w:val="22"/>
        </w:rPr>
        <w:t>Senachwine</w:t>
      </w:r>
      <w:proofErr w:type="spellEnd"/>
      <w:r w:rsidRPr="00C41614">
        <w:rPr>
          <w:rFonts w:cs="Arial"/>
          <w:szCs w:val="22"/>
        </w:rPr>
        <w:t xml:space="preserve"> Lake (HUC 7130001) would support the update of LaSalle County FIRMs </w:t>
      </w:r>
    </w:p>
    <w:p w14:paraId="76DD09B7" w14:textId="77777777" w:rsidR="00D70F86" w:rsidRDefault="00D70F86" w:rsidP="00D70F86">
      <w:pPr>
        <w:keepNext/>
        <w:keepLines/>
        <w:outlineLvl w:val="2"/>
        <w:rPr>
          <w:rFonts w:eastAsiaTheme="majorEastAsia" w:cs="Arial"/>
          <w:b/>
          <w:bCs/>
          <w:color w:val="1F4E79" w:themeColor="accent1" w:themeShade="80"/>
        </w:rPr>
      </w:pPr>
    </w:p>
    <w:p w14:paraId="6B2E70BC" w14:textId="1B462877" w:rsidR="009A5C83" w:rsidRDefault="001C04FA" w:rsidP="002E36BE">
      <w:pPr>
        <w:pStyle w:val="Heading2"/>
      </w:pPr>
      <w:r>
        <w:t xml:space="preserve">Five Year Plan </w:t>
      </w:r>
      <w:r w:rsidR="002E36BE">
        <w:t>List of Priorities</w:t>
      </w:r>
    </w:p>
    <w:p w14:paraId="10130E47" w14:textId="674EE642" w:rsidR="009A5C83" w:rsidRDefault="002E36BE" w:rsidP="00CE3483">
      <w:pPr>
        <w:spacing w:line="276" w:lineRule="auto"/>
        <w:rPr>
          <w:rFonts w:cs="Arial"/>
          <w:b/>
          <w:bCs/>
          <w:sz w:val="20"/>
          <w:szCs w:val="20"/>
        </w:rPr>
      </w:pPr>
      <w:r>
        <w:rPr>
          <w:szCs w:val="22"/>
        </w:rPr>
        <w:t>The overall five-year plan, detailed by project type, location, task range, and funding year</w:t>
      </w:r>
      <w:r w:rsidR="00B64810">
        <w:rPr>
          <w:szCs w:val="22"/>
        </w:rPr>
        <w:t xml:space="preserve"> </w:t>
      </w:r>
      <w:r w:rsidR="00D77918">
        <w:rPr>
          <w:szCs w:val="22"/>
        </w:rPr>
        <w:t>is</w:t>
      </w:r>
      <w:r w:rsidR="00B64810">
        <w:rPr>
          <w:szCs w:val="22"/>
        </w:rPr>
        <w:t xml:space="preserve"> provided below</w:t>
      </w:r>
      <w:r w:rsidR="005E3CDE">
        <w:rPr>
          <w:szCs w:val="22"/>
        </w:rPr>
        <w:t xml:space="preserve"> in </w:t>
      </w:r>
      <w:r w:rsidR="005E3CDE">
        <w:rPr>
          <w:szCs w:val="22"/>
        </w:rPr>
        <w:fldChar w:fldCharType="begin"/>
      </w:r>
      <w:r w:rsidR="005E3CDE">
        <w:rPr>
          <w:szCs w:val="22"/>
        </w:rPr>
        <w:instrText xml:space="preserve"> REF _Ref8830094 \h </w:instrText>
      </w:r>
      <w:r w:rsidR="005E3CDE">
        <w:rPr>
          <w:szCs w:val="22"/>
        </w:rPr>
      </w:r>
      <w:r w:rsidR="005E3CDE">
        <w:rPr>
          <w:szCs w:val="22"/>
        </w:rPr>
        <w:fldChar w:fldCharType="separate"/>
      </w:r>
      <w:r w:rsidR="00225999">
        <w:t xml:space="preserve">Table </w:t>
      </w:r>
      <w:r w:rsidR="00225999">
        <w:rPr>
          <w:noProof/>
        </w:rPr>
        <w:t>7</w:t>
      </w:r>
      <w:r w:rsidR="005E3CDE">
        <w:rPr>
          <w:szCs w:val="22"/>
        </w:rPr>
        <w:fldChar w:fldCharType="end"/>
      </w:r>
      <w:r>
        <w:rPr>
          <w:szCs w:val="22"/>
        </w:rPr>
        <w:t>.</w:t>
      </w:r>
      <w:r w:rsidR="00AC11B8">
        <w:rPr>
          <w:szCs w:val="22"/>
        </w:rPr>
        <w:t xml:space="preserve"> Th</w:t>
      </w:r>
      <w:r w:rsidR="004C58D8">
        <w:rPr>
          <w:szCs w:val="22"/>
        </w:rPr>
        <w:t xml:space="preserve">is table has been changed since the last business plan and reflects projected that may be funded in FFY2020. </w:t>
      </w:r>
      <w:r w:rsidR="0023601F">
        <w:rPr>
          <w:szCs w:val="22"/>
        </w:rPr>
        <w:t>Adjustments to the plan are expected as projects progress.</w:t>
      </w:r>
      <w:r w:rsidR="004C58D8">
        <w:rPr>
          <w:szCs w:val="22"/>
        </w:rPr>
        <w:t xml:space="preserve"> Principally the projects described in the five-year plan will be conducted by the ISWS and IDNR/OWR. However, two major USACE flood control reservoirs are located on the main stem of the Kaskaskia River. Updated information on flood elevations in this system will be needed from others to proceed with PIR projects in Shelby, Fayette</w:t>
      </w:r>
      <w:r w:rsidR="00D77918">
        <w:rPr>
          <w:szCs w:val="22"/>
        </w:rPr>
        <w:t>,</w:t>
      </w:r>
      <w:r w:rsidR="004C58D8">
        <w:rPr>
          <w:szCs w:val="22"/>
        </w:rPr>
        <w:t xml:space="preserve"> and Washington Counties. </w:t>
      </w:r>
    </w:p>
    <w:p w14:paraId="6D1704D3" w14:textId="77777777" w:rsidR="00622C05" w:rsidRPr="008A08EE" w:rsidRDefault="00622C05" w:rsidP="009A5C83">
      <w:pPr>
        <w:jc w:val="center"/>
      </w:pPr>
    </w:p>
    <w:bookmarkEnd w:id="216"/>
    <w:bookmarkEnd w:id="217"/>
    <w:p w14:paraId="79919B69" w14:textId="68DFDA74" w:rsidR="00E31C56" w:rsidRDefault="00E31C56">
      <w:pPr>
        <w:ind w:firstLine="432"/>
        <w:rPr>
          <w:color w:val="FF0000"/>
        </w:rPr>
      </w:pPr>
      <w:r>
        <w:rPr>
          <w:color w:val="FF0000"/>
        </w:rPr>
        <w:br w:type="page"/>
      </w:r>
    </w:p>
    <w:p w14:paraId="6ECC7791" w14:textId="77777777" w:rsidR="009C0C10" w:rsidRDefault="009C0C10" w:rsidP="008A08EE">
      <w:pPr>
        <w:rPr>
          <w:color w:val="FF0000"/>
        </w:rPr>
      </w:pPr>
    </w:p>
    <w:p w14:paraId="425935CE" w14:textId="7EA5C569" w:rsidR="00EA541C" w:rsidRDefault="003420D7" w:rsidP="004C58D8">
      <w:pPr>
        <w:jc w:val="center"/>
        <w:rPr>
          <w:b/>
          <w:bCs/>
        </w:rPr>
      </w:pPr>
      <w:bookmarkStart w:id="303" w:name="_Ref8830094"/>
      <w:bookmarkStart w:id="304" w:name="_Toc146207556"/>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7</w:t>
      </w:r>
      <w:r w:rsidR="002823F3">
        <w:rPr>
          <w:noProof/>
        </w:rPr>
        <w:fldChar w:fldCharType="end"/>
      </w:r>
      <w:bookmarkEnd w:id="303"/>
      <w:r>
        <w:t>. Proposed Five-Year Plan</w:t>
      </w:r>
      <w:bookmarkEnd w:id="304"/>
    </w:p>
    <w:p w14:paraId="754375DB" w14:textId="73720656" w:rsidR="00EA541C" w:rsidRDefault="00EA541C" w:rsidP="00EA541C">
      <w:pPr>
        <w:pStyle w:val="Caption"/>
        <w:keepNext/>
      </w:pPr>
    </w:p>
    <w:tbl>
      <w:tblPr>
        <w:tblW w:w="9715" w:type="dxa"/>
        <w:tblLook w:val="04A0" w:firstRow="1" w:lastRow="0" w:firstColumn="1" w:lastColumn="0" w:noHBand="0" w:noVBand="1"/>
      </w:tblPr>
      <w:tblGrid>
        <w:gridCol w:w="2336"/>
        <w:gridCol w:w="3194"/>
        <w:gridCol w:w="1923"/>
        <w:gridCol w:w="1005"/>
        <w:gridCol w:w="1257"/>
      </w:tblGrid>
      <w:tr w:rsidR="004C58D8" w:rsidRPr="004C58D8" w14:paraId="1BE28637" w14:textId="77777777" w:rsidTr="00E31C56">
        <w:trPr>
          <w:trHeight w:val="510"/>
          <w:tblHeader/>
        </w:trPr>
        <w:tc>
          <w:tcPr>
            <w:tcW w:w="2336" w:type="dxa"/>
            <w:tcBorders>
              <w:top w:val="single" w:sz="4" w:space="0" w:color="auto"/>
              <w:left w:val="single" w:sz="4" w:space="0" w:color="auto"/>
              <w:bottom w:val="single" w:sz="4" w:space="0" w:color="auto"/>
              <w:right w:val="single" w:sz="4" w:space="0" w:color="auto"/>
            </w:tcBorders>
            <w:shd w:val="clear" w:color="000000" w:fill="DEEAF6" w:themeFill="accent1" w:themeFillTint="33"/>
            <w:vAlign w:val="bottom"/>
            <w:hideMark/>
          </w:tcPr>
          <w:p w14:paraId="11D377B5" w14:textId="77777777" w:rsidR="004C58D8" w:rsidRPr="004C58D8" w:rsidRDefault="004C58D8" w:rsidP="004C58D8">
            <w:pPr>
              <w:jc w:val="center"/>
              <w:rPr>
                <w:rFonts w:eastAsia="Times New Roman" w:cs="Arial"/>
                <w:b/>
                <w:bCs/>
                <w:sz w:val="20"/>
                <w:szCs w:val="20"/>
              </w:rPr>
            </w:pPr>
            <w:r w:rsidRPr="004C58D8">
              <w:rPr>
                <w:rFonts w:eastAsia="Times New Roman" w:cs="Arial"/>
                <w:b/>
                <w:bCs/>
                <w:sz w:val="20"/>
                <w:szCs w:val="20"/>
              </w:rPr>
              <w:t>Project Type</w:t>
            </w:r>
          </w:p>
        </w:tc>
        <w:tc>
          <w:tcPr>
            <w:tcW w:w="3194"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78A41FC2" w14:textId="77777777" w:rsidR="004C58D8" w:rsidRPr="004C58D8" w:rsidRDefault="004C58D8" w:rsidP="004C58D8">
            <w:pPr>
              <w:jc w:val="center"/>
              <w:rPr>
                <w:rFonts w:eastAsia="Times New Roman" w:cs="Arial"/>
                <w:b/>
                <w:bCs/>
                <w:sz w:val="20"/>
                <w:szCs w:val="20"/>
              </w:rPr>
            </w:pPr>
            <w:r w:rsidRPr="004C58D8">
              <w:rPr>
                <w:rFonts w:eastAsia="Times New Roman" w:cs="Arial"/>
                <w:b/>
                <w:bCs/>
                <w:sz w:val="20"/>
                <w:szCs w:val="20"/>
              </w:rPr>
              <w:t>Location</w:t>
            </w:r>
          </w:p>
        </w:tc>
        <w:tc>
          <w:tcPr>
            <w:tcW w:w="1923"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4B6360D8" w14:textId="77777777" w:rsidR="004C58D8" w:rsidRPr="004C58D8" w:rsidRDefault="004C58D8" w:rsidP="004C58D8">
            <w:pPr>
              <w:jc w:val="center"/>
              <w:rPr>
                <w:rFonts w:eastAsia="Times New Roman" w:cs="Arial"/>
                <w:b/>
                <w:bCs/>
                <w:sz w:val="20"/>
                <w:szCs w:val="20"/>
              </w:rPr>
            </w:pPr>
            <w:r w:rsidRPr="004C58D8">
              <w:rPr>
                <w:rFonts w:eastAsia="Times New Roman" w:cs="Arial"/>
                <w:b/>
                <w:bCs/>
                <w:sz w:val="20"/>
                <w:szCs w:val="20"/>
              </w:rPr>
              <w:t>Task Range</w:t>
            </w:r>
          </w:p>
        </w:tc>
        <w:tc>
          <w:tcPr>
            <w:tcW w:w="1005"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3E87129D" w14:textId="77777777" w:rsidR="004C58D8" w:rsidRPr="004C58D8" w:rsidRDefault="004C58D8" w:rsidP="004C58D8">
            <w:pPr>
              <w:jc w:val="center"/>
              <w:rPr>
                <w:rFonts w:eastAsia="Times New Roman" w:cs="Arial"/>
                <w:b/>
                <w:bCs/>
                <w:sz w:val="20"/>
                <w:szCs w:val="20"/>
              </w:rPr>
            </w:pPr>
            <w:r w:rsidRPr="004C58D8">
              <w:rPr>
                <w:rFonts w:eastAsia="Times New Roman" w:cs="Arial"/>
                <w:b/>
                <w:bCs/>
                <w:sz w:val="20"/>
                <w:szCs w:val="20"/>
              </w:rPr>
              <w:t xml:space="preserve">Funding Year </w:t>
            </w:r>
          </w:p>
        </w:tc>
        <w:tc>
          <w:tcPr>
            <w:tcW w:w="1257"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5EE1EA33" w14:textId="77777777" w:rsidR="004C58D8" w:rsidRPr="004C58D8" w:rsidRDefault="004C58D8" w:rsidP="004C58D8">
            <w:pPr>
              <w:jc w:val="center"/>
              <w:rPr>
                <w:rFonts w:eastAsia="Times New Roman" w:cs="Arial"/>
                <w:b/>
                <w:bCs/>
                <w:sz w:val="20"/>
                <w:szCs w:val="20"/>
              </w:rPr>
            </w:pPr>
            <w:r w:rsidRPr="004C58D8">
              <w:rPr>
                <w:rFonts w:eastAsia="Times New Roman" w:cs="Arial"/>
                <w:b/>
                <w:bCs/>
                <w:sz w:val="20"/>
                <w:szCs w:val="20"/>
              </w:rPr>
              <w:t>MAS No.</w:t>
            </w:r>
          </w:p>
        </w:tc>
      </w:tr>
      <w:tr w:rsidR="00D51325" w:rsidRPr="008B57DF" w14:paraId="5208C079"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653040A2" w14:textId="2BAD3E2B" w:rsidR="00D51325" w:rsidRPr="0095720A" w:rsidRDefault="00D51325" w:rsidP="00D51325">
            <w:pPr>
              <w:rPr>
                <w:rFonts w:eastAsia="Times New Roman" w:cs="Arial"/>
                <w:sz w:val="20"/>
                <w:szCs w:val="20"/>
                <w:highlight w:val="yellow"/>
              </w:rPr>
            </w:pPr>
            <w:r w:rsidRPr="0095720A">
              <w:rPr>
                <w:highlight w:val="yellow"/>
              </w:rPr>
              <w:t>COM SOW</w:t>
            </w:r>
          </w:p>
        </w:tc>
        <w:tc>
          <w:tcPr>
            <w:tcW w:w="3194" w:type="dxa"/>
            <w:tcBorders>
              <w:top w:val="single" w:sz="12" w:space="0" w:color="auto"/>
              <w:left w:val="single" w:sz="4" w:space="0" w:color="auto"/>
              <w:bottom w:val="single" w:sz="4" w:space="0" w:color="auto"/>
              <w:right w:val="single" w:sz="4" w:space="0" w:color="auto"/>
            </w:tcBorders>
            <w:shd w:val="clear" w:color="auto" w:fill="auto"/>
            <w:vAlign w:val="center"/>
          </w:tcPr>
          <w:p w14:paraId="072C7646" w14:textId="319930F8" w:rsidR="00D51325" w:rsidRPr="0095720A" w:rsidRDefault="00D51325" w:rsidP="00D51325">
            <w:pPr>
              <w:rPr>
                <w:highlight w:val="yellow"/>
              </w:rPr>
            </w:pPr>
            <w:r w:rsidRPr="0095720A">
              <w:rPr>
                <w:highlight w:val="yellow"/>
              </w:rPr>
              <w:t>N/A</w:t>
            </w:r>
          </w:p>
        </w:tc>
        <w:tc>
          <w:tcPr>
            <w:tcW w:w="1923" w:type="dxa"/>
            <w:tcBorders>
              <w:top w:val="single" w:sz="12" w:space="0" w:color="auto"/>
              <w:left w:val="single" w:sz="4" w:space="0" w:color="auto"/>
              <w:bottom w:val="single" w:sz="4" w:space="0" w:color="auto"/>
              <w:right w:val="single" w:sz="4" w:space="0" w:color="auto"/>
            </w:tcBorders>
            <w:shd w:val="clear" w:color="auto" w:fill="auto"/>
            <w:vAlign w:val="center"/>
          </w:tcPr>
          <w:p w14:paraId="4FC212BA" w14:textId="0E80101A"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TBD</w:t>
            </w:r>
          </w:p>
        </w:tc>
        <w:tc>
          <w:tcPr>
            <w:tcW w:w="1005" w:type="dxa"/>
            <w:tcBorders>
              <w:top w:val="nil"/>
              <w:left w:val="nil"/>
              <w:bottom w:val="single" w:sz="4" w:space="0" w:color="auto"/>
              <w:right w:val="single" w:sz="4" w:space="0" w:color="auto"/>
            </w:tcBorders>
            <w:shd w:val="clear" w:color="auto" w:fill="auto"/>
            <w:vAlign w:val="center"/>
          </w:tcPr>
          <w:p w14:paraId="6355455B" w14:textId="4BA67B61"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5952A174" w14:textId="3FF317E2" w:rsidR="00D51325" w:rsidRPr="0095720A" w:rsidRDefault="00D51325" w:rsidP="00D51325">
            <w:pPr>
              <w:jc w:val="center"/>
              <w:rPr>
                <w:rFonts w:eastAsia="Times New Roman" w:cs="Arial"/>
                <w:sz w:val="20"/>
                <w:szCs w:val="20"/>
                <w:highlight w:val="yellow"/>
              </w:rPr>
            </w:pPr>
          </w:p>
        </w:tc>
      </w:tr>
      <w:tr w:rsidR="00D51325" w:rsidRPr="008B57DF" w14:paraId="777B1833"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34CCB9ED" w14:textId="3036BB22" w:rsidR="00D51325" w:rsidRPr="0095720A" w:rsidRDefault="00D51325" w:rsidP="00D51325">
            <w:pPr>
              <w:rPr>
                <w:rFonts w:eastAsia="Times New Roman" w:cs="Arial"/>
                <w:sz w:val="20"/>
                <w:szCs w:val="20"/>
                <w:highlight w:val="yellow"/>
              </w:rPr>
            </w:pPr>
            <w:r w:rsidRPr="0095720A">
              <w:rPr>
                <w:highlight w:val="yellow"/>
              </w:rPr>
              <w:t>Countywide DFIRM</w:t>
            </w:r>
          </w:p>
        </w:tc>
        <w:tc>
          <w:tcPr>
            <w:tcW w:w="3194" w:type="dxa"/>
            <w:tcBorders>
              <w:top w:val="nil"/>
              <w:left w:val="single" w:sz="4" w:space="0" w:color="auto"/>
              <w:bottom w:val="single" w:sz="4" w:space="0" w:color="auto"/>
              <w:right w:val="single" w:sz="4" w:space="0" w:color="auto"/>
            </w:tcBorders>
            <w:shd w:val="clear" w:color="auto" w:fill="auto"/>
            <w:vAlign w:val="center"/>
          </w:tcPr>
          <w:p w14:paraId="2D057604" w14:textId="5CF875E1" w:rsidR="00D51325" w:rsidRPr="0095720A" w:rsidRDefault="00D51325" w:rsidP="00D51325">
            <w:pPr>
              <w:rPr>
                <w:highlight w:val="yellow"/>
              </w:rPr>
            </w:pPr>
            <w:r w:rsidRPr="0095720A">
              <w:rPr>
                <w:highlight w:val="yellow"/>
              </w:rPr>
              <w:t>Peoria County</w:t>
            </w:r>
          </w:p>
        </w:tc>
        <w:tc>
          <w:tcPr>
            <w:tcW w:w="1923" w:type="dxa"/>
            <w:tcBorders>
              <w:top w:val="nil"/>
              <w:left w:val="single" w:sz="4" w:space="0" w:color="auto"/>
              <w:bottom w:val="single" w:sz="4" w:space="0" w:color="auto"/>
              <w:right w:val="single" w:sz="4" w:space="0" w:color="auto"/>
            </w:tcBorders>
            <w:shd w:val="clear" w:color="auto" w:fill="auto"/>
            <w:vAlign w:val="center"/>
          </w:tcPr>
          <w:p w14:paraId="458D44C7" w14:textId="61F65B95"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 TBD</w:t>
            </w:r>
          </w:p>
        </w:tc>
        <w:tc>
          <w:tcPr>
            <w:tcW w:w="1005" w:type="dxa"/>
            <w:tcBorders>
              <w:top w:val="nil"/>
              <w:left w:val="nil"/>
              <w:bottom w:val="single" w:sz="4" w:space="0" w:color="auto"/>
              <w:right w:val="single" w:sz="4" w:space="0" w:color="auto"/>
            </w:tcBorders>
            <w:shd w:val="clear" w:color="auto" w:fill="auto"/>
            <w:vAlign w:val="center"/>
          </w:tcPr>
          <w:p w14:paraId="57947184" w14:textId="48BD1261"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74D3AC04" w14:textId="23463E87" w:rsidR="00D51325" w:rsidRPr="0095720A" w:rsidRDefault="00D51325" w:rsidP="00D51325">
            <w:pPr>
              <w:jc w:val="center"/>
              <w:rPr>
                <w:rFonts w:eastAsia="Times New Roman" w:cs="Arial"/>
                <w:sz w:val="20"/>
                <w:szCs w:val="20"/>
                <w:highlight w:val="yellow"/>
              </w:rPr>
            </w:pPr>
          </w:p>
        </w:tc>
      </w:tr>
      <w:tr w:rsidR="00D51325" w:rsidRPr="008B57DF" w14:paraId="2084250D"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485C5B61" w14:textId="3EB5D414" w:rsidR="00D51325" w:rsidRPr="0095720A" w:rsidRDefault="00D51325" w:rsidP="00D51325">
            <w:pPr>
              <w:rPr>
                <w:rFonts w:eastAsia="Times New Roman" w:cs="Arial"/>
                <w:sz w:val="20"/>
                <w:szCs w:val="20"/>
                <w:highlight w:val="yellow"/>
              </w:rPr>
            </w:pPr>
            <w:r w:rsidRPr="0095720A">
              <w:rPr>
                <w:highlight w:val="yellow"/>
              </w:rPr>
              <w:t>Countywide PMR</w:t>
            </w:r>
          </w:p>
        </w:tc>
        <w:tc>
          <w:tcPr>
            <w:tcW w:w="3194" w:type="dxa"/>
            <w:tcBorders>
              <w:top w:val="nil"/>
              <w:left w:val="single" w:sz="4" w:space="0" w:color="auto"/>
              <w:bottom w:val="single" w:sz="4" w:space="0" w:color="auto"/>
              <w:right w:val="single" w:sz="4" w:space="0" w:color="auto"/>
            </w:tcBorders>
            <w:shd w:val="clear" w:color="auto" w:fill="auto"/>
            <w:vAlign w:val="center"/>
          </w:tcPr>
          <w:p w14:paraId="1A2A8603" w14:textId="42CF2622" w:rsidR="00D51325" w:rsidRPr="0095720A" w:rsidRDefault="00D51325" w:rsidP="00D51325">
            <w:pPr>
              <w:rPr>
                <w:highlight w:val="yellow"/>
              </w:rPr>
            </w:pPr>
            <w:r w:rsidRPr="0095720A">
              <w:rPr>
                <w:highlight w:val="yellow"/>
              </w:rPr>
              <w:t>Bureau County</w:t>
            </w:r>
          </w:p>
        </w:tc>
        <w:tc>
          <w:tcPr>
            <w:tcW w:w="1923" w:type="dxa"/>
            <w:tcBorders>
              <w:top w:val="nil"/>
              <w:left w:val="single" w:sz="4" w:space="0" w:color="auto"/>
              <w:bottom w:val="single" w:sz="4" w:space="0" w:color="auto"/>
              <w:right w:val="single" w:sz="4" w:space="0" w:color="auto"/>
            </w:tcBorders>
            <w:shd w:val="clear" w:color="auto" w:fill="auto"/>
            <w:vAlign w:val="center"/>
          </w:tcPr>
          <w:p w14:paraId="6C63D889" w14:textId="43244E6D"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4D76E97E" w14:textId="1FD06649"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65E86C00" w14:textId="6F74E919" w:rsidR="00D51325" w:rsidRPr="0095720A" w:rsidRDefault="00D51325" w:rsidP="00D51325">
            <w:pPr>
              <w:jc w:val="center"/>
              <w:rPr>
                <w:rFonts w:eastAsia="Times New Roman" w:cs="Arial"/>
                <w:sz w:val="20"/>
                <w:szCs w:val="20"/>
                <w:highlight w:val="yellow"/>
              </w:rPr>
            </w:pPr>
          </w:p>
        </w:tc>
      </w:tr>
      <w:tr w:rsidR="00D51325" w:rsidRPr="008B57DF" w14:paraId="709F3998"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088E3087" w14:textId="6095DD1A" w:rsidR="00D51325" w:rsidRPr="0095720A" w:rsidRDefault="00D51325" w:rsidP="00D51325">
            <w:pPr>
              <w:rPr>
                <w:rFonts w:eastAsia="Times New Roman" w:cs="Arial"/>
                <w:sz w:val="20"/>
                <w:szCs w:val="20"/>
                <w:highlight w:val="yellow"/>
              </w:rPr>
            </w:pPr>
            <w:r w:rsidRPr="0095720A">
              <w:rPr>
                <w:highlight w:val="yellow"/>
              </w:rPr>
              <w:t>PMR</w:t>
            </w:r>
          </w:p>
        </w:tc>
        <w:tc>
          <w:tcPr>
            <w:tcW w:w="3194" w:type="dxa"/>
            <w:tcBorders>
              <w:top w:val="nil"/>
              <w:left w:val="single" w:sz="4" w:space="0" w:color="auto"/>
              <w:bottom w:val="single" w:sz="4" w:space="0" w:color="auto"/>
              <w:right w:val="single" w:sz="4" w:space="0" w:color="auto"/>
            </w:tcBorders>
            <w:shd w:val="clear" w:color="auto" w:fill="auto"/>
            <w:vAlign w:val="center"/>
          </w:tcPr>
          <w:p w14:paraId="51E8657C" w14:textId="1FF6C7B0" w:rsidR="00D51325" w:rsidRPr="0095720A" w:rsidRDefault="00D51325" w:rsidP="00D51325">
            <w:pPr>
              <w:rPr>
                <w:highlight w:val="yellow"/>
              </w:rPr>
            </w:pPr>
            <w:r w:rsidRPr="0095720A">
              <w:rPr>
                <w:highlight w:val="yellow"/>
              </w:rPr>
              <w:t xml:space="preserve">Whiteside County </w:t>
            </w:r>
          </w:p>
        </w:tc>
        <w:tc>
          <w:tcPr>
            <w:tcW w:w="1923" w:type="dxa"/>
            <w:tcBorders>
              <w:top w:val="nil"/>
              <w:left w:val="single" w:sz="4" w:space="0" w:color="auto"/>
              <w:bottom w:val="single" w:sz="4" w:space="0" w:color="auto"/>
              <w:right w:val="single" w:sz="4" w:space="0" w:color="auto"/>
            </w:tcBorders>
            <w:shd w:val="clear" w:color="auto" w:fill="auto"/>
            <w:vAlign w:val="center"/>
          </w:tcPr>
          <w:p w14:paraId="5B8A39F6" w14:textId="62E189A1"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QR2 - Effective</w:t>
            </w:r>
          </w:p>
        </w:tc>
        <w:tc>
          <w:tcPr>
            <w:tcW w:w="1005" w:type="dxa"/>
            <w:tcBorders>
              <w:top w:val="nil"/>
              <w:left w:val="nil"/>
              <w:bottom w:val="single" w:sz="4" w:space="0" w:color="auto"/>
              <w:right w:val="single" w:sz="4" w:space="0" w:color="auto"/>
            </w:tcBorders>
            <w:shd w:val="clear" w:color="auto" w:fill="auto"/>
            <w:vAlign w:val="center"/>
          </w:tcPr>
          <w:p w14:paraId="60DE6C21" w14:textId="75FF24A8"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4FE71F0E" w14:textId="13C85220" w:rsidR="00D51325" w:rsidRPr="0095720A" w:rsidRDefault="00D51325" w:rsidP="00D51325">
            <w:pPr>
              <w:jc w:val="center"/>
              <w:rPr>
                <w:rFonts w:eastAsia="Times New Roman" w:cs="Arial"/>
                <w:sz w:val="20"/>
                <w:szCs w:val="20"/>
                <w:highlight w:val="yellow"/>
              </w:rPr>
            </w:pPr>
          </w:p>
        </w:tc>
      </w:tr>
      <w:tr w:rsidR="00D51325" w:rsidRPr="008B57DF" w14:paraId="7CEA7B53"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2771706F" w14:textId="7050267A" w:rsidR="00D51325" w:rsidRPr="0095720A" w:rsidRDefault="00D51325" w:rsidP="00D51325">
            <w:pPr>
              <w:rPr>
                <w:rFonts w:eastAsia="Times New Roman" w:cs="Arial"/>
                <w:sz w:val="20"/>
                <w:szCs w:val="20"/>
                <w:highlight w:val="yellow"/>
              </w:rPr>
            </w:pPr>
            <w:r w:rsidRPr="0095720A">
              <w:rPr>
                <w:highlight w:val="yellow"/>
              </w:rPr>
              <w:t>PMR</w:t>
            </w:r>
          </w:p>
        </w:tc>
        <w:tc>
          <w:tcPr>
            <w:tcW w:w="3194" w:type="dxa"/>
            <w:tcBorders>
              <w:top w:val="nil"/>
              <w:left w:val="single" w:sz="4" w:space="0" w:color="auto"/>
              <w:bottom w:val="single" w:sz="4" w:space="0" w:color="auto"/>
              <w:right w:val="single" w:sz="4" w:space="0" w:color="auto"/>
            </w:tcBorders>
            <w:shd w:val="clear" w:color="auto" w:fill="auto"/>
            <w:vAlign w:val="center"/>
          </w:tcPr>
          <w:p w14:paraId="45F321AC" w14:textId="59575C8A" w:rsidR="00D51325" w:rsidRPr="0095720A" w:rsidRDefault="00D51325" w:rsidP="00D51325">
            <w:pPr>
              <w:rPr>
                <w:highlight w:val="yellow"/>
              </w:rPr>
            </w:pPr>
            <w:r w:rsidRPr="0095720A">
              <w:rPr>
                <w:highlight w:val="yellow"/>
              </w:rPr>
              <w:t xml:space="preserve">Henry County </w:t>
            </w:r>
          </w:p>
        </w:tc>
        <w:tc>
          <w:tcPr>
            <w:tcW w:w="1923" w:type="dxa"/>
            <w:tcBorders>
              <w:top w:val="nil"/>
              <w:left w:val="single" w:sz="4" w:space="0" w:color="auto"/>
              <w:bottom w:val="single" w:sz="4" w:space="0" w:color="auto"/>
              <w:right w:val="single" w:sz="4" w:space="0" w:color="auto"/>
            </w:tcBorders>
            <w:shd w:val="clear" w:color="auto" w:fill="auto"/>
            <w:vAlign w:val="center"/>
          </w:tcPr>
          <w:p w14:paraId="1B5FAB0A" w14:textId="0169E41F"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QR2 - Effective</w:t>
            </w:r>
          </w:p>
        </w:tc>
        <w:tc>
          <w:tcPr>
            <w:tcW w:w="1005" w:type="dxa"/>
            <w:tcBorders>
              <w:top w:val="nil"/>
              <w:left w:val="nil"/>
              <w:bottom w:val="single" w:sz="4" w:space="0" w:color="auto"/>
              <w:right w:val="single" w:sz="4" w:space="0" w:color="auto"/>
            </w:tcBorders>
            <w:shd w:val="clear" w:color="auto" w:fill="auto"/>
            <w:vAlign w:val="center"/>
          </w:tcPr>
          <w:p w14:paraId="40315328" w14:textId="5B6D7446"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3F500C09" w14:textId="16E81631" w:rsidR="00D51325" w:rsidRPr="0095720A" w:rsidRDefault="00D51325" w:rsidP="00D51325">
            <w:pPr>
              <w:jc w:val="center"/>
              <w:rPr>
                <w:rFonts w:eastAsia="Times New Roman" w:cs="Arial"/>
                <w:sz w:val="20"/>
                <w:szCs w:val="20"/>
                <w:highlight w:val="yellow"/>
              </w:rPr>
            </w:pPr>
          </w:p>
        </w:tc>
      </w:tr>
      <w:tr w:rsidR="00D51325" w:rsidRPr="008B57DF" w14:paraId="3C6947F1"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4A8A18FC" w14:textId="4DE11613" w:rsidR="00D51325" w:rsidRPr="0095720A" w:rsidRDefault="00D51325" w:rsidP="00D51325">
            <w:pPr>
              <w:rPr>
                <w:rFonts w:eastAsia="Times New Roman" w:cs="Arial"/>
                <w:sz w:val="20"/>
                <w:szCs w:val="20"/>
                <w:highlight w:val="yellow"/>
              </w:rPr>
            </w:pPr>
            <w:r w:rsidRPr="0095720A">
              <w:rPr>
                <w:highlight w:val="yellow"/>
              </w:rPr>
              <w:t xml:space="preserve">PMR </w:t>
            </w:r>
          </w:p>
        </w:tc>
        <w:tc>
          <w:tcPr>
            <w:tcW w:w="3194" w:type="dxa"/>
            <w:tcBorders>
              <w:top w:val="nil"/>
              <w:left w:val="single" w:sz="4" w:space="0" w:color="auto"/>
              <w:bottom w:val="single" w:sz="4" w:space="0" w:color="auto"/>
              <w:right w:val="single" w:sz="4" w:space="0" w:color="auto"/>
            </w:tcBorders>
            <w:shd w:val="clear" w:color="auto" w:fill="auto"/>
            <w:vAlign w:val="center"/>
          </w:tcPr>
          <w:p w14:paraId="2EED62E0" w14:textId="0785FD6B" w:rsidR="00D51325" w:rsidRPr="0095720A" w:rsidRDefault="00D51325" w:rsidP="00D51325">
            <w:pPr>
              <w:rPr>
                <w:highlight w:val="yellow"/>
              </w:rPr>
            </w:pPr>
            <w:r w:rsidRPr="0095720A">
              <w:rPr>
                <w:highlight w:val="yellow"/>
              </w:rPr>
              <w:t xml:space="preserve">Gallatin County </w:t>
            </w:r>
            <w:r w:rsidRPr="0095720A">
              <w:rPr>
                <w:highlight w:val="yellow"/>
              </w:rPr>
              <w:br/>
              <w:t>(Lower Wabash HUC)</w:t>
            </w:r>
          </w:p>
        </w:tc>
        <w:tc>
          <w:tcPr>
            <w:tcW w:w="1923" w:type="dxa"/>
            <w:tcBorders>
              <w:top w:val="nil"/>
              <w:left w:val="single" w:sz="4" w:space="0" w:color="auto"/>
              <w:bottom w:val="single" w:sz="4" w:space="0" w:color="auto"/>
              <w:right w:val="single" w:sz="4" w:space="0" w:color="auto"/>
            </w:tcBorders>
            <w:shd w:val="clear" w:color="auto" w:fill="auto"/>
            <w:vAlign w:val="center"/>
          </w:tcPr>
          <w:p w14:paraId="63F6F15B" w14:textId="56612BB0"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139622ED" w14:textId="36A2AEE1"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01C6A309" w14:textId="2FB5F1C8" w:rsidR="00D51325" w:rsidRPr="0095720A" w:rsidRDefault="00D51325" w:rsidP="00D51325">
            <w:pPr>
              <w:jc w:val="center"/>
              <w:rPr>
                <w:rFonts w:eastAsia="Times New Roman" w:cs="Arial"/>
                <w:sz w:val="20"/>
                <w:szCs w:val="20"/>
                <w:highlight w:val="yellow"/>
              </w:rPr>
            </w:pPr>
          </w:p>
        </w:tc>
      </w:tr>
      <w:tr w:rsidR="00D51325" w:rsidRPr="008B57DF" w14:paraId="5ECD24D4"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2DF9C0D2" w14:textId="4F18A534" w:rsidR="00D51325" w:rsidRPr="0095720A" w:rsidRDefault="00D51325" w:rsidP="00D51325">
            <w:pPr>
              <w:rPr>
                <w:rFonts w:eastAsia="Times New Roman" w:cs="Arial"/>
                <w:sz w:val="20"/>
                <w:szCs w:val="20"/>
                <w:highlight w:val="yellow"/>
              </w:rPr>
            </w:pPr>
            <w:r w:rsidRPr="0095720A">
              <w:rPr>
                <w:highlight w:val="yellow"/>
              </w:rPr>
              <w:t>Countywide PMR</w:t>
            </w:r>
          </w:p>
        </w:tc>
        <w:tc>
          <w:tcPr>
            <w:tcW w:w="3194" w:type="dxa"/>
            <w:tcBorders>
              <w:top w:val="nil"/>
              <w:left w:val="single" w:sz="4" w:space="0" w:color="auto"/>
              <w:bottom w:val="single" w:sz="4" w:space="0" w:color="auto"/>
              <w:right w:val="single" w:sz="4" w:space="0" w:color="auto"/>
            </w:tcBorders>
            <w:shd w:val="clear" w:color="auto" w:fill="auto"/>
            <w:vAlign w:val="center"/>
          </w:tcPr>
          <w:p w14:paraId="616701B8" w14:textId="3A5798D6" w:rsidR="00D51325" w:rsidRPr="0095720A" w:rsidRDefault="00D51325" w:rsidP="00D51325">
            <w:pPr>
              <w:rPr>
                <w:highlight w:val="yellow"/>
              </w:rPr>
            </w:pPr>
            <w:r w:rsidRPr="0095720A">
              <w:rPr>
                <w:highlight w:val="yellow"/>
              </w:rPr>
              <w:t xml:space="preserve">White County </w:t>
            </w:r>
          </w:p>
        </w:tc>
        <w:tc>
          <w:tcPr>
            <w:tcW w:w="1923" w:type="dxa"/>
            <w:tcBorders>
              <w:top w:val="nil"/>
              <w:left w:val="single" w:sz="4" w:space="0" w:color="auto"/>
              <w:bottom w:val="single" w:sz="4" w:space="0" w:color="auto"/>
              <w:right w:val="single" w:sz="4" w:space="0" w:color="auto"/>
            </w:tcBorders>
            <w:shd w:val="clear" w:color="auto" w:fill="auto"/>
            <w:vAlign w:val="center"/>
          </w:tcPr>
          <w:p w14:paraId="47B9C9FB" w14:textId="68D5E224"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QR2 thru Effective</w:t>
            </w:r>
          </w:p>
        </w:tc>
        <w:tc>
          <w:tcPr>
            <w:tcW w:w="1005" w:type="dxa"/>
            <w:tcBorders>
              <w:top w:val="nil"/>
              <w:left w:val="nil"/>
              <w:bottom w:val="single" w:sz="4" w:space="0" w:color="auto"/>
              <w:right w:val="single" w:sz="4" w:space="0" w:color="auto"/>
            </w:tcBorders>
            <w:shd w:val="clear" w:color="auto" w:fill="auto"/>
            <w:vAlign w:val="center"/>
          </w:tcPr>
          <w:p w14:paraId="3D868FBB" w14:textId="1009DA9E"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6E44C1D6" w14:textId="3717DF6C" w:rsidR="00D51325" w:rsidRPr="0095720A" w:rsidRDefault="00D51325" w:rsidP="00D51325">
            <w:pPr>
              <w:jc w:val="center"/>
              <w:rPr>
                <w:rFonts w:eastAsia="Times New Roman" w:cs="Arial"/>
                <w:sz w:val="20"/>
                <w:szCs w:val="20"/>
                <w:highlight w:val="yellow"/>
              </w:rPr>
            </w:pPr>
          </w:p>
        </w:tc>
      </w:tr>
      <w:tr w:rsidR="00D51325" w:rsidRPr="008B57DF" w14:paraId="7E62896E"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7F0ABD0B" w14:textId="7F868E9C" w:rsidR="00D51325" w:rsidRPr="0095720A" w:rsidRDefault="00D51325" w:rsidP="00D51325">
            <w:pPr>
              <w:rPr>
                <w:rFonts w:eastAsia="Times New Roman" w:cs="Arial"/>
                <w:sz w:val="20"/>
                <w:szCs w:val="20"/>
                <w:highlight w:val="yellow"/>
              </w:rPr>
            </w:pPr>
            <w:r w:rsidRPr="0095720A">
              <w:rPr>
                <w:highlight w:val="yellow"/>
              </w:rPr>
              <w:t xml:space="preserve">PMR </w:t>
            </w:r>
          </w:p>
        </w:tc>
        <w:tc>
          <w:tcPr>
            <w:tcW w:w="3194" w:type="dxa"/>
            <w:tcBorders>
              <w:top w:val="nil"/>
              <w:left w:val="single" w:sz="4" w:space="0" w:color="auto"/>
              <w:bottom w:val="single" w:sz="4" w:space="0" w:color="auto"/>
              <w:right w:val="single" w:sz="4" w:space="0" w:color="auto"/>
            </w:tcBorders>
            <w:shd w:val="clear" w:color="auto" w:fill="auto"/>
            <w:vAlign w:val="center"/>
          </w:tcPr>
          <w:p w14:paraId="5A033BA4" w14:textId="4D8F0E9A" w:rsidR="00D51325" w:rsidRPr="0095720A" w:rsidRDefault="00D51325" w:rsidP="00D51325">
            <w:pPr>
              <w:rPr>
                <w:highlight w:val="yellow"/>
              </w:rPr>
            </w:pPr>
            <w:r w:rsidRPr="0095720A">
              <w:rPr>
                <w:highlight w:val="yellow"/>
              </w:rPr>
              <w:t>Edgar County PMR</w:t>
            </w:r>
            <w:r w:rsidRPr="0095720A">
              <w:rPr>
                <w:highlight w:val="yellow"/>
              </w:rPr>
              <w:br/>
              <w:t>Middle Wabash HUC</w:t>
            </w:r>
          </w:p>
        </w:tc>
        <w:tc>
          <w:tcPr>
            <w:tcW w:w="1923" w:type="dxa"/>
            <w:tcBorders>
              <w:top w:val="nil"/>
              <w:left w:val="single" w:sz="4" w:space="0" w:color="auto"/>
              <w:bottom w:val="single" w:sz="4" w:space="0" w:color="auto"/>
              <w:right w:val="single" w:sz="4" w:space="0" w:color="auto"/>
            </w:tcBorders>
            <w:shd w:val="clear" w:color="auto" w:fill="auto"/>
            <w:vAlign w:val="center"/>
          </w:tcPr>
          <w:p w14:paraId="4913EB1A" w14:textId="70517743"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1C2F2D33" w14:textId="408F9E16"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58E5AE74" w14:textId="596564C8" w:rsidR="00D51325" w:rsidRPr="0095720A" w:rsidRDefault="00D51325" w:rsidP="00D51325">
            <w:pPr>
              <w:jc w:val="center"/>
              <w:rPr>
                <w:rFonts w:eastAsia="Times New Roman" w:cs="Arial"/>
                <w:sz w:val="20"/>
                <w:szCs w:val="20"/>
                <w:highlight w:val="yellow"/>
              </w:rPr>
            </w:pPr>
          </w:p>
        </w:tc>
      </w:tr>
      <w:tr w:rsidR="00D51325" w:rsidRPr="008B57DF" w14:paraId="3E75C158"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253F3361" w14:textId="6819E4E4" w:rsidR="00D51325" w:rsidRPr="0095720A" w:rsidRDefault="00D51325" w:rsidP="00D51325">
            <w:pPr>
              <w:rPr>
                <w:rFonts w:eastAsia="Times New Roman" w:cs="Arial"/>
                <w:sz w:val="20"/>
                <w:szCs w:val="20"/>
                <w:highlight w:val="yellow"/>
              </w:rPr>
            </w:pPr>
            <w:r w:rsidRPr="0095720A">
              <w:rPr>
                <w:highlight w:val="yellow"/>
              </w:rPr>
              <w:t xml:space="preserve">PMR </w:t>
            </w:r>
          </w:p>
        </w:tc>
        <w:tc>
          <w:tcPr>
            <w:tcW w:w="3194" w:type="dxa"/>
            <w:tcBorders>
              <w:top w:val="nil"/>
              <w:left w:val="single" w:sz="4" w:space="0" w:color="auto"/>
              <w:bottom w:val="single" w:sz="4" w:space="0" w:color="auto"/>
              <w:right w:val="single" w:sz="4" w:space="0" w:color="auto"/>
            </w:tcBorders>
            <w:shd w:val="clear" w:color="auto" w:fill="auto"/>
            <w:vAlign w:val="center"/>
          </w:tcPr>
          <w:p w14:paraId="04A2D1CE" w14:textId="04300104" w:rsidR="00D51325" w:rsidRPr="0095720A" w:rsidRDefault="00D51325" w:rsidP="00D51325">
            <w:pPr>
              <w:rPr>
                <w:highlight w:val="yellow"/>
              </w:rPr>
            </w:pPr>
            <w:r w:rsidRPr="0095720A">
              <w:rPr>
                <w:highlight w:val="yellow"/>
              </w:rPr>
              <w:t>Clark County PMR</w:t>
            </w:r>
            <w:r w:rsidRPr="0095720A">
              <w:rPr>
                <w:highlight w:val="yellow"/>
              </w:rPr>
              <w:br/>
              <w:t>Middle Wabash HUC</w:t>
            </w:r>
          </w:p>
        </w:tc>
        <w:tc>
          <w:tcPr>
            <w:tcW w:w="1923" w:type="dxa"/>
            <w:tcBorders>
              <w:top w:val="nil"/>
              <w:left w:val="single" w:sz="4" w:space="0" w:color="auto"/>
              <w:bottom w:val="single" w:sz="4" w:space="0" w:color="auto"/>
              <w:right w:val="single" w:sz="4" w:space="0" w:color="auto"/>
            </w:tcBorders>
            <w:shd w:val="clear" w:color="auto" w:fill="auto"/>
            <w:vAlign w:val="center"/>
          </w:tcPr>
          <w:p w14:paraId="75577CD6" w14:textId="00592CAC"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385D1601" w14:textId="28AFF32C"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6621EC5E" w14:textId="5582069E" w:rsidR="00D51325" w:rsidRPr="0095720A" w:rsidRDefault="00D51325" w:rsidP="00D51325">
            <w:pPr>
              <w:jc w:val="center"/>
              <w:rPr>
                <w:rFonts w:eastAsia="Times New Roman" w:cs="Arial"/>
                <w:sz w:val="20"/>
                <w:szCs w:val="20"/>
                <w:highlight w:val="yellow"/>
              </w:rPr>
            </w:pPr>
          </w:p>
        </w:tc>
      </w:tr>
      <w:tr w:rsidR="00D51325" w:rsidRPr="008B57DF" w14:paraId="5D994FF9"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468715B9" w14:textId="446EE029" w:rsidR="00D51325" w:rsidRPr="0095720A" w:rsidRDefault="00D51325" w:rsidP="00D51325">
            <w:pPr>
              <w:rPr>
                <w:rFonts w:eastAsia="Times New Roman" w:cs="Arial"/>
                <w:sz w:val="20"/>
                <w:szCs w:val="20"/>
                <w:highlight w:val="yellow"/>
              </w:rPr>
            </w:pPr>
            <w:r w:rsidRPr="0095720A">
              <w:rPr>
                <w:highlight w:val="yellow"/>
              </w:rPr>
              <w:t xml:space="preserve">PMR </w:t>
            </w:r>
          </w:p>
        </w:tc>
        <w:tc>
          <w:tcPr>
            <w:tcW w:w="3194" w:type="dxa"/>
            <w:tcBorders>
              <w:top w:val="nil"/>
              <w:left w:val="single" w:sz="4" w:space="0" w:color="auto"/>
              <w:bottom w:val="single" w:sz="4" w:space="0" w:color="auto"/>
              <w:right w:val="single" w:sz="4" w:space="0" w:color="auto"/>
            </w:tcBorders>
            <w:shd w:val="clear" w:color="auto" w:fill="auto"/>
            <w:vAlign w:val="center"/>
          </w:tcPr>
          <w:p w14:paraId="4759425B" w14:textId="40A3AC7A" w:rsidR="00D51325" w:rsidRPr="0095720A" w:rsidRDefault="00D51325" w:rsidP="00D51325">
            <w:pPr>
              <w:rPr>
                <w:highlight w:val="yellow"/>
              </w:rPr>
            </w:pPr>
            <w:r w:rsidRPr="0095720A">
              <w:rPr>
                <w:highlight w:val="yellow"/>
              </w:rPr>
              <w:t>Crawford County PMR</w:t>
            </w:r>
            <w:r w:rsidRPr="0095720A">
              <w:rPr>
                <w:highlight w:val="yellow"/>
              </w:rPr>
              <w:br/>
              <w:t>Middle Wabash HUC</w:t>
            </w:r>
          </w:p>
        </w:tc>
        <w:tc>
          <w:tcPr>
            <w:tcW w:w="1923" w:type="dxa"/>
            <w:tcBorders>
              <w:top w:val="nil"/>
              <w:left w:val="single" w:sz="4" w:space="0" w:color="auto"/>
              <w:bottom w:val="single" w:sz="4" w:space="0" w:color="auto"/>
              <w:right w:val="single" w:sz="4" w:space="0" w:color="auto"/>
            </w:tcBorders>
            <w:shd w:val="clear" w:color="auto" w:fill="auto"/>
            <w:vAlign w:val="center"/>
          </w:tcPr>
          <w:p w14:paraId="46538954" w14:textId="7813622D"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0DC8476A" w14:textId="009D4A8B"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57687690" w14:textId="46EE1D89" w:rsidR="00D51325" w:rsidRPr="0095720A" w:rsidRDefault="00D51325" w:rsidP="00D51325">
            <w:pPr>
              <w:jc w:val="center"/>
              <w:rPr>
                <w:rFonts w:eastAsia="Times New Roman" w:cs="Arial"/>
                <w:sz w:val="20"/>
                <w:szCs w:val="20"/>
                <w:highlight w:val="yellow"/>
              </w:rPr>
            </w:pPr>
          </w:p>
        </w:tc>
      </w:tr>
      <w:tr w:rsidR="00D51325" w:rsidRPr="008B57DF" w14:paraId="07106FEF"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5D9DDF3E" w14:textId="6C9A5CDC" w:rsidR="00D51325" w:rsidRPr="0095720A" w:rsidRDefault="00D51325" w:rsidP="00D51325">
            <w:pPr>
              <w:rPr>
                <w:rFonts w:eastAsia="Times New Roman" w:cs="Arial"/>
                <w:sz w:val="20"/>
                <w:szCs w:val="20"/>
                <w:highlight w:val="yellow"/>
              </w:rPr>
            </w:pPr>
            <w:r w:rsidRPr="0095720A">
              <w:rPr>
                <w:highlight w:val="yellow"/>
              </w:rPr>
              <w:t xml:space="preserve">PMR </w:t>
            </w:r>
          </w:p>
        </w:tc>
        <w:tc>
          <w:tcPr>
            <w:tcW w:w="3194" w:type="dxa"/>
            <w:tcBorders>
              <w:top w:val="nil"/>
              <w:left w:val="single" w:sz="4" w:space="0" w:color="auto"/>
              <w:bottom w:val="single" w:sz="4" w:space="0" w:color="auto"/>
              <w:right w:val="single" w:sz="4" w:space="0" w:color="auto"/>
            </w:tcBorders>
            <w:shd w:val="clear" w:color="auto" w:fill="auto"/>
            <w:vAlign w:val="center"/>
          </w:tcPr>
          <w:p w14:paraId="0C8A3AEC" w14:textId="621C9CBC" w:rsidR="00D51325" w:rsidRPr="0095720A" w:rsidRDefault="00D51325" w:rsidP="00D51325">
            <w:pPr>
              <w:rPr>
                <w:highlight w:val="yellow"/>
              </w:rPr>
            </w:pPr>
            <w:r w:rsidRPr="0095720A">
              <w:rPr>
                <w:highlight w:val="yellow"/>
              </w:rPr>
              <w:t>Lawrence County PMR</w:t>
            </w:r>
            <w:r w:rsidRPr="0095720A">
              <w:rPr>
                <w:highlight w:val="yellow"/>
              </w:rPr>
              <w:br/>
              <w:t>(Middle Wabash &amp; Lower Wabash HUC)</w:t>
            </w:r>
          </w:p>
        </w:tc>
        <w:tc>
          <w:tcPr>
            <w:tcW w:w="1923" w:type="dxa"/>
            <w:tcBorders>
              <w:top w:val="nil"/>
              <w:left w:val="single" w:sz="4" w:space="0" w:color="auto"/>
              <w:bottom w:val="single" w:sz="4" w:space="0" w:color="auto"/>
              <w:right w:val="single" w:sz="4" w:space="0" w:color="auto"/>
            </w:tcBorders>
            <w:shd w:val="clear" w:color="auto" w:fill="auto"/>
            <w:vAlign w:val="center"/>
          </w:tcPr>
          <w:p w14:paraId="2E032AB4" w14:textId="1AAA522F"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QR1 thru Effective</w:t>
            </w:r>
          </w:p>
        </w:tc>
        <w:tc>
          <w:tcPr>
            <w:tcW w:w="1005" w:type="dxa"/>
            <w:tcBorders>
              <w:top w:val="nil"/>
              <w:left w:val="nil"/>
              <w:bottom w:val="single" w:sz="4" w:space="0" w:color="auto"/>
              <w:right w:val="single" w:sz="4" w:space="0" w:color="auto"/>
            </w:tcBorders>
            <w:shd w:val="clear" w:color="auto" w:fill="auto"/>
            <w:vAlign w:val="center"/>
          </w:tcPr>
          <w:p w14:paraId="4A8A135B" w14:textId="701E0A54"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2E156D57" w14:textId="366A3E3D" w:rsidR="00D51325" w:rsidRPr="0095720A" w:rsidRDefault="00D51325" w:rsidP="00D51325">
            <w:pPr>
              <w:jc w:val="center"/>
              <w:rPr>
                <w:rFonts w:eastAsia="Times New Roman" w:cs="Arial"/>
                <w:sz w:val="20"/>
                <w:szCs w:val="20"/>
                <w:highlight w:val="yellow"/>
              </w:rPr>
            </w:pPr>
          </w:p>
        </w:tc>
      </w:tr>
      <w:tr w:rsidR="00D51325" w:rsidRPr="008B57DF" w14:paraId="763C7595" w14:textId="77777777" w:rsidTr="00916735">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tcPr>
          <w:p w14:paraId="1CA2E8B0" w14:textId="21B70027" w:rsidR="00D51325" w:rsidRPr="0095720A" w:rsidRDefault="00D51325" w:rsidP="00D51325">
            <w:pPr>
              <w:rPr>
                <w:rFonts w:eastAsia="Times New Roman" w:cs="Arial"/>
                <w:sz w:val="20"/>
                <w:szCs w:val="20"/>
                <w:highlight w:val="yellow"/>
              </w:rPr>
            </w:pPr>
            <w:r w:rsidRPr="0095720A">
              <w:rPr>
                <w:highlight w:val="yellow"/>
              </w:rPr>
              <w:t>Data Development</w:t>
            </w:r>
          </w:p>
        </w:tc>
        <w:tc>
          <w:tcPr>
            <w:tcW w:w="3194" w:type="dxa"/>
            <w:tcBorders>
              <w:top w:val="nil"/>
              <w:left w:val="single" w:sz="4" w:space="0" w:color="auto"/>
              <w:bottom w:val="single" w:sz="4" w:space="0" w:color="auto"/>
              <w:right w:val="single" w:sz="4" w:space="0" w:color="auto"/>
            </w:tcBorders>
            <w:shd w:val="clear" w:color="auto" w:fill="auto"/>
            <w:vAlign w:val="center"/>
          </w:tcPr>
          <w:p w14:paraId="30C558A4" w14:textId="7EB5BF05" w:rsidR="00D51325" w:rsidRPr="0095720A" w:rsidRDefault="00D51325" w:rsidP="00D51325">
            <w:pPr>
              <w:rPr>
                <w:highlight w:val="yellow"/>
              </w:rPr>
            </w:pPr>
            <w:r w:rsidRPr="0095720A">
              <w:rPr>
                <w:highlight w:val="yellow"/>
              </w:rPr>
              <w:t>Kishwaukee HUC-8 Phase 5</w:t>
            </w:r>
          </w:p>
        </w:tc>
        <w:tc>
          <w:tcPr>
            <w:tcW w:w="1923" w:type="dxa"/>
            <w:tcBorders>
              <w:top w:val="nil"/>
              <w:left w:val="single" w:sz="4" w:space="0" w:color="auto"/>
              <w:bottom w:val="single" w:sz="4" w:space="0" w:color="auto"/>
              <w:right w:val="single" w:sz="4" w:space="0" w:color="auto"/>
            </w:tcBorders>
            <w:shd w:val="clear" w:color="auto" w:fill="auto"/>
            <w:vAlign w:val="center"/>
          </w:tcPr>
          <w:p w14:paraId="1DE667F8" w14:textId="131FA447"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Data Dev - KDP2 for entire project</w:t>
            </w:r>
          </w:p>
        </w:tc>
        <w:tc>
          <w:tcPr>
            <w:tcW w:w="1005" w:type="dxa"/>
            <w:tcBorders>
              <w:top w:val="nil"/>
              <w:left w:val="nil"/>
              <w:bottom w:val="single" w:sz="4" w:space="0" w:color="auto"/>
              <w:right w:val="single" w:sz="4" w:space="0" w:color="auto"/>
            </w:tcBorders>
            <w:shd w:val="clear" w:color="auto" w:fill="auto"/>
            <w:vAlign w:val="center"/>
          </w:tcPr>
          <w:p w14:paraId="2B2F4726" w14:textId="611797B8"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4FC93D2B" w14:textId="5CCBA4E7" w:rsidR="00D51325" w:rsidRPr="0095720A" w:rsidRDefault="00D51325" w:rsidP="00D51325">
            <w:pPr>
              <w:jc w:val="center"/>
              <w:rPr>
                <w:rFonts w:eastAsia="Times New Roman" w:cs="Arial"/>
                <w:sz w:val="20"/>
                <w:szCs w:val="20"/>
                <w:highlight w:val="yellow"/>
              </w:rPr>
            </w:pPr>
          </w:p>
        </w:tc>
      </w:tr>
      <w:tr w:rsidR="00D51325" w:rsidRPr="008B57DF" w14:paraId="1C806175"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tcPr>
          <w:p w14:paraId="0877C29A" w14:textId="4C35F274" w:rsidR="00D51325" w:rsidRPr="0095720A" w:rsidRDefault="00D51325" w:rsidP="00D51325">
            <w:pPr>
              <w:rPr>
                <w:rFonts w:eastAsia="Times New Roman" w:cs="Arial"/>
                <w:sz w:val="20"/>
                <w:szCs w:val="20"/>
                <w:highlight w:val="yellow"/>
              </w:rPr>
            </w:pPr>
            <w:r w:rsidRPr="0095720A">
              <w:rPr>
                <w:highlight w:val="yellow"/>
              </w:rPr>
              <w:t>Data Development</w:t>
            </w:r>
          </w:p>
        </w:tc>
        <w:tc>
          <w:tcPr>
            <w:tcW w:w="3194" w:type="dxa"/>
            <w:tcBorders>
              <w:top w:val="nil"/>
              <w:left w:val="single" w:sz="4" w:space="0" w:color="auto"/>
              <w:bottom w:val="nil"/>
              <w:right w:val="single" w:sz="4" w:space="0" w:color="auto"/>
            </w:tcBorders>
            <w:shd w:val="clear" w:color="auto" w:fill="auto"/>
            <w:vAlign w:val="center"/>
          </w:tcPr>
          <w:p w14:paraId="75714FF4" w14:textId="1D6E2425" w:rsidR="00D51325" w:rsidRPr="0095720A" w:rsidRDefault="00D51325" w:rsidP="00D51325">
            <w:pPr>
              <w:rPr>
                <w:highlight w:val="yellow"/>
              </w:rPr>
            </w:pPr>
            <w:r w:rsidRPr="0095720A">
              <w:rPr>
                <w:highlight w:val="yellow"/>
              </w:rPr>
              <w:t>Kaskaskia River HUC-8's</w:t>
            </w:r>
            <w:r w:rsidRPr="0095720A">
              <w:rPr>
                <w:highlight w:val="yellow"/>
              </w:rPr>
              <w:br/>
              <w:t xml:space="preserve">Mainstem H&amp;H model updates </w:t>
            </w:r>
          </w:p>
        </w:tc>
        <w:tc>
          <w:tcPr>
            <w:tcW w:w="1923" w:type="dxa"/>
            <w:tcBorders>
              <w:top w:val="nil"/>
              <w:left w:val="single" w:sz="4" w:space="0" w:color="auto"/>
              <w:bottom w:val="nil"/>
              <w:right w:val="single" w:sz="4" w:space="0" w:color="auto"/>
            </w:tcBorders>
            <w:shd w:val="clear" w:color="auto" w:fill="auto"/>
            <w:vAlign w:val="center"/>
          </w:tcPr>
          <w:p w14:paraId="171544D2" w14:textId="3FEDEB0B" w:rsidR="00D51325" w:rsidRPr="0095720A" w:rsidRDefault="00D51325" w:rsidP="00D51325">
            <w:pPr>
              <w:jc w:val="center"/>
              <w:rPr>
                <w:rFonts w:eastAsia="Times New Roman" w:cs="Arial"/>
                <w:sz w:val="20"/>
                <w:szCs w:val="20"/>
                <w:highlight w:val="yellow"/>
              </w:rPr>
            </w:pPr>
            <w:r w:rsidRPr="0095720A">
              <w:rPr>
                <w:rFonts w:cs="Arial"/>
                <w:sz w:val="20"/>
                <w:szCs w:val="20"/>
                <w:highlight w:val="yellow"/>
              </w:rPr>
              <w:t xml:space="preserve">H&amp;H Data Dev - KDP2 </w:t>
            </w:r>
          </w:p>
        </w:tc>
        <w:tc>
          <w:tcPr>
            <w:tcW w:w="1005" w:type="dxa"/>
            <w:tcBorders>
              <w:top w:val="nil"/>
              <w:left w:val="nil"/>
              <w:bottom w:val="single" w:sz="4" w:space="0" w:color="auto"/>
              <w:right w:val="single" w:sz="4" w:space="0" w:color="auto"/>
            </w:tcBorders>
            <w:shd w:val="clear" w:color="auto" w:fill="auto"/>
            <w:vAlign w:val="center"/>
          </w:tcPr>
          <w:p w14:paraId="25FDE576" w14:textId="0CF9C80F" w:rsidR="00D51325" w:rsidRPr="0095720A" w:rsidRDefault="00D51325" w:rsidP="00D51325">
            <w:pPr>
              <w:jc w:val="center"/>
              <w:rPr>
                <w:rFonts w:eastAsia="Times New Roman" w:cs="Arial"/>
                <w:sz w:val="20"/>
                <w:szCs w:val="20"/>
                <w:highlight w:val="yellow"/>
              </w:rPr>
            </w:pPr>
            <w:r w:rsidRPr="0095720A">
              <w:rPr>
                <w:rFonts w:eastAsia="Times New Roman" w:cs="Arial"/>
                <w:sz w:val="20"/>
                <w:szCs w:val="20"/>
                <w:highlight w:val="yellow"/>
              </w:rPr>
              <w:t>2024</w:t>
            </w:r>
          </w:p>
        </w:tc>
        <w:tc>
          <w:tcPr>
            <w:tcW w:w="1257" w:type="dxa"/>
            <w:tcBorders>
              <w:top w:val="nil"/>
              <w:left w:val="nil"/>
              <w:bottom w:val="single" w:sz="4" w:space="0" w:color="auto"/>
              <w:right w:val="single" w:sz="4" w:space="0" w:color="auto"/>
            </w:tcBorders>
            <w:shd w:val="clear" w:color="auto" w:fill="auto"/>
            <w:vAlign w:val="center"/>
          </w:tcPr>
          <w:p w14:paraId="1858AA0D" w14:textId="07C4BEBB" w:rsidR="00D51325" w:rsidRPr="0095720A" w:rsidRDefault="00D51325" w:rsidP="00D51325">
            <w:pPr>
              <w:jc w:val="center"/>
              <w:rPr>
                <w:rFonts w:eastAsia="Times New Roman" w:cs="Arial"/>
                <w:sz w:val="20"/>
                <w:szCs w:val="20"/>
                <w:highlight w:val="yellow"/>
              </w:rPr>
            </w:pPr>
          </w:p>
        </w:tc>
      </w:tr>
      <w:tr w:rsidR="000215FC" w:rsidRPr="008B57DF" w14:paraId="26C6EB1C"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042789D8" w14:textId="4ABE0AD7"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7BDFC9C1" w14:textId="72D75AA9"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534BEA59" w14:textId="0EC9E80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226A2E47" w14:textId="280CD165"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E7E1A61" w14:textId="77A13421" w:rsidR="000215FC" w:rsidRPr="008B57DF" w:rsidRDefault="000215FC" w:rsidP="000215FC">
            <w:pPr>
              <w:jc w:val="center"/>
              <w:rPr>
                <w:rFonts w:eastAsia="Times New Roman" w:cs="Arial"/>
                <w:sz w:val="20"/>
                <w:szCs w:val="20"/>
              </w:rPr>
            </w:pPr>
          </w:p>
        </w:tc>
      </w:tr>
      <w:tr w:rsidR="000215FC" w:rsidRPr="008B57DF" w14:paraId="7F96C49B"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8364BEB" w14:textId="449EA3A4"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160B396F" w14:textId="5E8237AC"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7A7209B" w14:textId="2093BB3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19AA682" w14:textId="77B2C74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4F2BF03" w14:textId="747B840F" w:rsidR="000215FC" w:rsidRPr="008B57DF" w:rsidRDefault="000215FC" w:rsidP="000215FC">
            <w:pPr>
              <w:jc w:val="center"/>
              <w:rPr>
                <w:rFonts w:eastAsia="Times New Roman" w:cs="Arial"/>
                <w:sz w:val="20"/>
                <w:szCs w:val="20"/>
              </w:rPr>
            </w:pPr>
          </w:p>
        </w:tc>
      </w:tr>
      <w:tr w:rsidR="000215FC" w:rsidRPr="008B57DF" w14:paraId="5EC26FDB" w14:textId="77777777" w:rsidTr="001355E7">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6016B70" w14:textId="31ECE46B"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0F838EB8" w14:textId="6E1EE2BA"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506D2F4" w14:textId="217DB1E8"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1D7B7A1" w14:textId="14F8A279"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3BAC5EED" w14:textId="3B202C6A" w:rsidR="000215FC" w:rsidRPr="008B57DF" w:rsidRDefault="000215FC" w:rsidP="000215FC">
            <w:pPr>
              <w:jc w:val="center"/>
              <w:rPr>
                <w:rFonts w:eastAsia="Times New Roman" w:cs="Arial"/>
                <w:sz w:val="20"/>
                <w:szCs w:val="20"/>
              </w:rPr>
            </w:pPr>
          </w:p>
        </w:tc>
      </w:tr>
      <w:tr w:rsidR="000215FC" w:rsidRPr="008B57DF" w14:paraId="69FBC149"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44A0284" w14:textId="0C93BFAB"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064F799E" w14:textId="49BA5676"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31F958F3" w14:textId="71A7B43C"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5D61EBF" w14:textId="6803B79B"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42664F44" w14:textId="1B5B51D4" w:rsidR="000215FC" w:rsidRPr="008B57DF" w:rsidRDefault="000215FC" w:rsidP="000215FC">
            <w:pPr>
              <w:jc w:val="center"/>
              <w:rPr>
                <w:rFonts w:eastAsia="Times New Roman" w:cs="Arial"/>
                <w:sz w:val="20"/>
                <w:szCs w:val="20"/>
              </w:rPr>
            </w:pPr>
          </w:p>
        </w:tc>
      </w:tr>
      <w:tr w:rsidR="000215FC" w:rsidRPr="008B57DF" w14:paraId="5A00127C" w14:textId="77777777" w:rsidTr="001355E7">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7A3308B3" w14:textId="13FD46C9"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12E1AC8C" w14:textId="15771214"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6A53186" w14:textId="1BBF5044"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A69EA80" w14:textId="1B2CAB9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0C55FE0E" w14:textId="283191FB" w:rsidR="000215FC" w:rsidRPr="008B57DF" w:rsidRDefault="000215FC" w:rsidP="000215FC">
            <w:pPr>
              <w:jc w:val="center"/>
              <w:rPr>
                <w:rFonts w:eastAsia="Times New Roman" w:cs="Arial"/>
                <w:sz w:val="20"/>
                <w:szCs w:val="20"/>
              </w:rPr>
            </w:pPr>
          </w:p>
        </w:tc>
      </w:tr>
      <w:tr w:rsidR="000215FC" w:rsidRPr="008B57DF" w14:paraId="6EA51827" w14:textId="77777777" w:rsidTr="001355E7">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4FD2101D" w14:textId="1476F32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48C1060C" w14:textId="441FD68F"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3011C836" w14:textId="3E1EF16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53A8EE4" w14:textId="7691455D"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2288A16A" w14:textId="14811863" w:rsidR="000215FC" w:rsidRPr="008B57DF" w:rsidRDefault="000215FC" w:rsidP="000215FC">
            <w:pPr>
              <w:jc w:val="center"/>
              <w:rPr>
                <w:rFonts w:eastAsia="Times New Roman" w:cs="Arial"/>
                <w:sz w:val="20"/>
                <w:szCs w:val="20"/>
              </w:rPr>
            </w:pPr>
          </w:p>
        </w:tc>
      </w:tr>
      <w:tr w:rsidR="000215FC" w:rsidRPr="008B57DF" w14:paraId="798344E1" w14:textId="77777777" w:rsidTr="001355E7">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4E9C764B" w14:textId="54A2D3BB"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3730B43" w14:textId="414A260F"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F83F862" w14:textId="47C73BB3"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14DCA8C9" w14:textId="325A2842"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7043F10C" w14:textId="0594EAA9" w:rsidR="000215FC" w:rsidRPr="008B57DF" w:rsidRDefault="000215FC" w:rsidP="000215FC">
            <w:pPr>
              <w:jc w:val="center"/>
              <w:rPr>
                <w:rFonts w:eastAsia="Times New Roman" w:cs="Arial"/>
                <w:sz w:val="20"/>
                <w:szCs w:val="20"/>
              </w:rPr>
            </w:pPr>
          </w:p>
        </w:tc>
      </w:tr>
      <w:tr w:rsidR="000215FC" w:rsidRPr="008B57DF" w14:paraId="03708AE3" w14:textId="77777777" w:rsidTr="001355E7">
        <w:trPr>
          <w:trHeight w:val="765"/>
        </w:trPr>
        <w:tc>
          <w:tcPr>
            <w:tcW w:w="2336" w:type="dxa"/>
            <w:tcBorders>
              <w:top w:val="nil"/>
              <w:left w:val="single" w:sz="4" w:space="0" w:color="auto"/>
              <w:bottom w:val="nil"/>
              <w:right w:val="single" w:sz="4" w:space="0" w:color="auto"/>
            </w:tcBorders>
            <w:shd w:val="clear" w:color="auto" w:fill="auto"/>
            <w:vAlign w:val="center"/>
          </w:tcPr>
          <w:p w14:paraId="3BF65EC1" w14:textId="00A654CF"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759DE50E" w14:textId="7F3DCB1F"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45694D36" w14:textId="22E9D284"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3C3E5A8" w14:textId="05A19550"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3D4E6474" w14:textId="6496BEE8" w:rsidR="000215FC" w:rsidRPr="008B57DF" w:rsidRDefault="000215FC" w:rsidP="000215FC">
            <w:pPr>
              <w:jc w:val="center"/>
              <w:rPr>
                <w:rFonts w:eastAsia="Times New Roman" w:cs="Arial"/>
                <w:sz w:val="20"/>
                <w:szCs w:val="20"/>
              </w:rPr>
            </w:pPr>
          </w:p>
        </w:tc>
      </w:tr>
      <w:tr w:rsidR="000215FC" w:rsidRPr="008B57DF" w14:paraId="16B0FD68" w14:textId="77777777" w:rsidTr="001355E7">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0F8CEAA7" w14:textId="2BFA3D66"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2C12C762" w14:textId="653E8ED4"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6777D5B6" w14:textId="70F795E6"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B4EA285" w14:textId="0810361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12BDCEBE" w14:textId="53928DA7" w:rsidR="000215FC" w:rsidRPr="008B57DF" w:rsidRDefault="000215FC" w:rsidP="000215FC">
            <w:pPr>
              <w:jc w:val="center"/>
              <w:rPr>
                <w:rFonts w:eastAsia="Times New Roman" w:cs="Arial"/>
                <w:sz w:val="20"/>
                <w:szCs w:val="20"/>
              </w:rPr>
            </w:pPr>
          </w:p>
        </w:tc>
      </w:tr>
      <w:tr w:rsidR="000215FC" w:rsidRPr="008B57DF" w14:paraId="50213C3E" w14:textId="77777777" w:rsidTr="001355E7">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1EF642F8" w14:textId="375D7A8F"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873E2CE" w14:textId="77D812FD"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0D0FA50" w14:textId="680DE35B"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2C1FA41C" w14:textId="3A12387D"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4E77FDE" w14:textId="1B35D18C" w:rsidR="000215FC" w:rsidRPr="008B57DF" w:rsidRDefault="000215FC" w:rsidP="000215FC">
            <w:pPr>
              <w:jc w:val="center"/>
              <w:rPr>
                <w:rFonts w:eastAsia="Times New Roman" w:cs="Arial"/>
                <w:sz w:val="20"/>
                <w:szCs w:val="20"/>
              </w:rPr>
            </w:pPr>
          </w:p>
        </w:tc>
      </w:tr>
      <w:tr w:rsidR="000215FC" w:rsidRPr="008B57DF" w14:paraId="5B19466C" w14:textId="77777777" w:rsidTr="001355E7">
        <w:trPr>
          <w:trHeight w:val="765"/>
        </w:trPr>
        <w:tc>
          <w:tcPr>
            <w:tcW w:w="2336" w:type="dxa"/>
            <w:tcBorders>
              <w:top w:val="nil"/>
              <w:left w:val="single" w:sz="4" w:space="0" w:color="auto"/>
              <w:bottom w:val="nil"/>
              <w:right w:val="single" w:sz="4" w:space="0" w:color="auto"/>
            </w:tcBorders>
            <w:shd w:val="clear" w:color="auto" w:fill="auto"/>
            <w:vAlign w:val="center"/>
          </w:tcPr>
          <w:p w14:paraId="2610F323" w14:textId="74CC6F4F" w:rsidR="000215FC" w:rsidRPr="008B57DF" w:rsidRDefault="000215FC" w:rsidP="000215FC">
            <w:pPr>
              <w:rPr>
                <w:rFonts w:eastAsia="Times New Roman" w:cs="Arial"/>
                <w:sz w:val="20"/>
                <w:szCs w:val="20"/>
              </w:rPr>
            </w:pPr>
          </w:p>
        </w:tc>
        <w:tc>
          <w:tcPr>
            <w:tcW w:w="3194" w:type="dxa"/>
            <w:tcBorders>
              <w:top w:val="nil"/>
              <w:left w:val="single" w:sz="4" w:space="0" w:color="auto"/>
              <w:bottom w:val="nil"/>
              <w:right w:val="single" w:sz="4" w:space="0" w:color="auto"/>
            </w:tcBorders>
            <w:shd w:val="clear" w:color="auto" w:fill="auto"/>
            <w:vAlign w:val="center"/>
          </w:tcPr>
          <w:p w14:paraId="734C4CAB" w14:textId="07878380"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nil"/>
              <w:right w:val="single" w:sz="4" w:space="0" w:color="auto"/>
            </w:tcBorders>
            <w:shd w:val="clear" w:color="auto" w:fill="auto"/>
            <w:vAlign w:val="center"/>
          </w:tcPr>
          <w:p w14:paraId="51263CD9" w14:textId="0B3B931D"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2F92D12" w14:textId="1833832A"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C42D604" w14:textId="287299BC" w:rsidR="000215FC" w:rsidRPr="008B57DF" w:rsidRDefault="000215FC" w:rsidP="000215FC">
            <w:pPr>
              <w:jc w:val="center"/>
              <w:rPr>
                <w:rFonts w:eastAsia="Times New Roman" w:cs="Arial"/>
                <w:sz w:val="20"/>
                <w:szCs w:val="20"/>
              </w:rPr>
            </w:pPr>
          </w:p>
        </w:tc>
      </w:tr>
      <w:tr w:rsidR="000215FC" w:rsidRPr="008B57DF" w14:paraId="468EC27F" w14:textId="77777777" w:rsidTr="001355E7">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73AF7785" w14:textId="63698C16"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2D8924CD" w14:textId="214B5E33"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1558D24" w14:textId="12BABF58"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A144830" w14:textId="61D7112C"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0722366E" w14:textId="34325C0B" w:rsidR="000215FC" w:rsidRPr="008B57DF" w:rsidRDefault="000215FC" w:rsidP="000215FC">
            <w:pPr>
              <w:jc w:val="center"/>
              <w:rPr>
                <w:rFonts w:eastAsia="Times New Roman" w:cs="Arial"/>
                <w:sz w:val="20"/>
                <w:szCs w:val="20"/>
              </w:rPr>
            </w:pPr>
          </w:p>
        </w:tc>
      </w:tr>
      <w:tr w:rsidR="000215FC" w:rsidRPr="008B57DF" w14:paraId="635C9193"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DC8663D" w14:textId="71E4BDE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3C0725C6" w14:textId="048B5FBE"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9410141" w14:textId="4923FC1A"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DDA2322" w14:textId="633025B8"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4482A764" w14:textId="3DE19FEA" w:rsidR="000215FC" w:rsidRPr="008B57DF" w:rsidRDefault="000215FC" w:rsidP="000215FC">
            <w:pPr>
              <w:jc w:val="center"/>
              <w:rPr>
                <w:rFonts w:eastAsia="Times New Roman" w:cs="Arial"/>
                <w:sz w:val="20"/>
                <w:szCs w:val="20"/>
              </w:rPr>
            </w:pPr>
          </w:p>
        </w:tc>
      </w:tr>
      <w:tr w:rsidR="000215FC" w:rsidRPr="008B57DF" w14:paraId="32E5F746" w14:textId="77777777" w:rsidTr="00916735">
        <w:trPr>
          <w:trHeight w:val="765"/>
        </w:trPr>
        <w:tc>
          <w:tcPr>
            <w:tcW w:w="2336" w:type="dxa"/>
            <w:tcBorders>
              <w:top w:val="nil"/>
              <w:left w:val="single" w:sz="4" w:space="0" w:color="auto"/>
              <w:bottom w:val="nil"/>
              <w:right w:val="single" w:sz="4" w:space="0" w:color="auto"/>
            </w:tcBorders>
            <w:shd w:val="clear" w:color="auto" w:fill="auto"/>
            <w:vAlign w:val="center"/>
          </w:tcPr>
          <w:p w14:paraId="7149A3F8" w14:textId="23D550B3" w:rsidR="000215FC" w:rsidRPr="008B57DF" w:rsidRDefault="000215FC" w:rsidP="000215FC">
            <w:pPr>
              <w:rPr>
                <w:rFonts w:eastAsia="Times New Roman" w:cs="Arial"/>
                <w:sz w:val="20"/>
                <w:szCs w:val="20"/>
              </w:rPr>
            </w:pPr>
          </w:p>
        </w:tc>
        <w:tc>
          <w:tcPr>
            <w:tcW w:w="3194" w:type="dxa"/>
            <w:tcBorders>
              <w:top w:val="nil"/>
              <w:left w:val="single" w:sz="4" w:space="0" w:color="auto"/>
              <w:bottom w:val="nil"/>
              <w:right w:val="single" w:sz="4" w:space="0" w:color="auto"/>
            </w:tcBorders>
            <w:shd w:val="clear" w:color="auto" w:fill="auto"/>
            <w:vAlign w:val="center"/>
          </w:tcPr>
          <w:p w14:paraId="31244CB1" w14:textId="58828FD9"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589EF5D8" w14:textId="3D434388"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54A4D9D" w14:textId="6F557A57"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E905A52" w14:textId="104C3A1B" w:rsidR="000215FC" w:rsidRPr="008B57DF" w:rsidRDefault="000215FC" w:rsidP="000215FC">
            <w:pPr>
              <w:jc w:val="center"/>
              <w:rPr>
                <w:rFonts w:eastAsia="Times New Roman" w:cs="Arial"/>
                <w:sz w:val="20"/>
                <w:szCs w:val="20"/>
              </w:rPr>
            </w:pPr>
          </w:p>
        </w:tc>
      </w:tr>
      <w:tr w:rsidR="000215FC" w:rsidRPr="008B57DF" w14:paraId="78282435" w14:textId="77777777" w:rsidTr="000215FC">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3B4BF918" w14:textId="0AAD4054"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6C9FDE30" w14:textId="670A2152"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C1BDAC9" w14:textId="275E4858"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3A53AE4" w14:textId="4985A6D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4D12FEB" w14:textId="080804B0" w:rsidR="000215FC" w:rsidRPr="008B57DF" w:rsidRDefault="000215FC" w:rsidP="000215FC">
            <w:pPr>
              <w:jc w:val="center"/>
              <w:rPr>
                <w:rFonts w:eastAsia="Times New Roman" w:cs="Arial"/>
                <w:sz w:val="20"/>
                <w:szCs w:val="20"/>
              </w:rPr>
            </w:pPr>
          </w:p>
        </w:tc>
      </w:tr>
      <w:tr w:rsidR="000215FC" w:rsidRPr="008B57DF" w14:paraId="6A7D0033"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701FD4A" w14:textId="70309639"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25ED96C" w14:textId="30D82C84"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6BC7E065" w14:textId="3C52000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DF86C90" w14:textId="33897B75"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E69C37A" w14:textId="7BB1FBAA" w:rsidR="000215FC" w:rsidRPr="008B57DF" w:rsidRDefault="000215FC" w:rsidP="000215FC">
            <w:pPr>
              <w:jc w:val="center"/>
              <w:rPr>
                <w:rFonts w:eastAsia="Times New Roman" w:cs="Arial"/>
                <w:sz w:val="20"/>
                <w:szCs w:val="20"/>
              </w:rPr>
            </w:pPr>
          </w:p>
        </w:tc>
      </w:tr>
      <w:tr w:rsidR="000215FC" w:rsidRPr="008B57DF" w14:paraId="34D03E6B"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87D9F7C" w14:textId="3F33400D"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65C34A8" w14:textId="479F23F5"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A5CFE59" w14:textId="002C8962"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C969D0F" w14:textId="12FFF37C"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191424B0" w14:textId="4D5B9DEA" w:rsidR="000215FC" w:rsidRPr="008B57DF" w:rsidRDefault="000215FC" w:rsidP="000215FC">
            <w:pPr>
              <w:jc w:val="center"/>
              <w:rPr>
                <w:rFonts w:eastAsia="Times New Roman" w:cs="Arial"/>
                <w:sz w:val="20"/>
                <w:szCs w:val="20"/>
              </w:rPr>
            </w:pPr>
          </w:p>
        </w:tc>
      </w:tr>
      <w:tr w:rsidR="000215FC" w:rsidRPr="008B57DF" w14:paraId="00217106"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3F7577A" w14:textId="49FE8699" w:rsidR="000215FC" w:rsidRPr="008B57DF" w:rsidRDefault="000215FC" w:rsidP="000215FC">
            <w:pPr>
              <w:rPr>
                <w:rFonts w:eastAsia="Times New Roman" w:cs="Arial"/>
                <w:sz w:val="20"/>
                <w:szCs w:val="20"/>
              </w:rPr>
            </w:pPr>
          </w:p>
        </w:tc>
        <w:tc>
          <w:tcPr>
            <w:tcW w:w="3194" w:type="dxa"/>
            <w:tcBorders>
              <w:top w:val="nil"/>
              <w:left w:val="single" w:sz="4" w:space="0" w:color="auto"/>
              <w:bottom w:val="nil"/>
              <w:right w:val="single" w:sz="4" w:space="0" w:color="auto"/>
            </w:tcBorders>
            <w:shd w:val="clear" w:color="auto" w:fill="auto"/>
            <w:vAlign w:val="center"/>
          </w:tcPr>
          <w:p w14:paraId="32E3BD89" w14:textId="572538BD"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65EAFEEB" w14:textId="58D75002"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03426886" w14:textId="2C2D16FA"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25B0866B" w14:textId="2B954371" w:rsidR="000215FC" w:rsidRPr="008B57DF" w:rsidRDefault="000215FC" w:rsidP="000215FC">
            <w:pPr>
              <w:jc w:val="center"/>
              <w:rPr>
                <w:rFonts w:eastAsia="Times New Roman" w:cs="Arial"/>
                <w:sz w:val="20"/>
                <w:szCs w:val="20"/>
              </w:rPr>
            </w:pPr>
          </w:p>
        </w:tc>
      </w:tr>
      <w:tr w:rsidR="000215FC" w:rsidRPr="008B57DF" w14:paraId="17D0EBE5"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1DF99580" w14:textId="7A058987"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nil"/>
              <w:right w:val="single" w:sz="4" w:space="0" w:color="auto"/>
            </w:tcBorders>
            <w:shd w:val="clear" w:color="auto" w:fill="auto"/>
            <w:vAlign w:val="center"/>
          </w:tcPr>
          <w:p w14:paraId="0AE90A53" w14:textId="318297C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293DC435" w14:textId="41B0AA50"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19CE59E" w14:textId="447E708D"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3B21B95D" w14:textId="25167810" w:rsidR="000215FC" w:rsidRPr="008B57DF" w:rsidRDefault="000215FC" w:rsidP="000215FC">
            <w:pPr>
              <w:jc w:val="center"/>
              <w:rPr>
                <w:rFonts w:eastAsia="Times New Roman" w:cs="Arial"/>
                <w:sz w:val="20"/>
                <w:szCs w:val="20"/>
              </w:rPr>
            </w:pPr>
          </w:p>
        </w:tc>
      </w:tr>
      <w:tr w:rsidR="000215FC" w:rsidRPr="008B57DF" w14:paraId="64FA3F41" w14:textId="77777777" w:rsidTr="00916735">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44F67221" w14:textId="4E1E0F32"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3D852FD5" w14:textId="6C71357E"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3988E209" w14:textId="7E1AFD3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3543D13" w14:textId="4179F0E3"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1B7D885" w14:textId="1FEB64F5" w:rsidR="000215FC" w:rsidRPr="008B57DF" w:rsidRDefault="000215FC" w:rsidP="000215FC">
            <w:pPr>
              <w:jc w:val="center"/>
              <w:rPr>
                <w:rFonts w:eastAsia="Times New Roman" w:cs="Arial"/>
                <w:sz w:val="20"/>
                <w:szCs w:val="20"/>
              </w:rPr>
            </w:pPr>
          </w:p>
        </w:tc>
      </w:tr>
      <w:tr w:rsidR="000215FC" w:rsidRPr="008B57DF" w14:paraId="4F7F1A80"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F5991C1" w14:textId="00B56955"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5A397D97" w14:textId="7BB8EEFD"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6A93FA05" w14:textId="2D3C41E6"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9EB8ECC" w14:textId="7239C4B5"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CD2010C" w14:textId="19E253D6" w:rsidR="000215FC" w:rsidRPr="008B57DF" w:rsidRDefault="000215FC" w:rsidP="000215FC">
            <w:pPr>
              <w:jc w:val="center"/>
              <w:rPr>
                <w:rFonts w:eastAsia="Times New Roman" w:cs="Arial"/>
                <w:sz w:val="20"/>
                <w:szCs w:val="20"/>
              </w:rPr>
            </w:pPr>
          </w:p>
        </w:tc>
      </w:tr>
      <w:tr w:rsidR="000215FC" w:rsidRPr="008B57DF" w14:paraId="0654BE27"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A288521" w14:textId="2FCB5861"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5F881AA7" w14:textId="12ED2C5B"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03736671" w14:textId="0EB00CF1"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D2DB47F" w14:textId="4A969A73"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D7255DC" w14:textId="22D22F2D" w:rsidR="000215FC" w:rsidRPr="008B57DF" w:rsidRDefault="000215FC" w:rsidP="000215FC">
            <w:pPr>
              <w:jc w:val="center"/>
              <w:rPr>
                <w:rFonts w:eastAsia="Times New Roman" w:cs="Arial"/>
                <w:sz w:val="20"/>
                <w:szCs w:val="20"/>
              </w:rPr>
            </w:pPr>
          </w:p>
        </w:tc>
      </w:tr>
      <w:tr w:rsidR="000215FC" w:rsidRPr="008B57DF" w14:paraId="648ABEDC"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7C0FA0DA" w14:textId="66296E53"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7E9ABE5B" w14:textId="11CC5018"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1185B04F" w14:textId="5312C2E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0C974EE" w14:textId="270A595B"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B97AB12" w14:textId="35677107" w:rsidR="000215FC" w:rsidRPr="008B57DF" w:rsidRDefault="000215FC" w:rsidP="000215FC">
            <w:pPr>
              <w:jc w:val="center"/>
              <w:rPr>
                <w:rFonts w:eastAsia="Times New Roman" w:cs="Arial"/>
                <w:sz w:val="20"/>
                <w:szCs w:val="20"/>
              </w:rPr>
            </w:pPr>
          </w:p>
        </w:tc>
      </w:tr>
      <w:tr w:rsidR="000215FC" w:rsidRPr="008B57DF" w14:paraId="7F14BD06"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9C8D849" w14:textId="3F7C48D1"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91E449B" w14:textId="185CE9A6"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93AD137" w14:textId="173CF3AD"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078FBD3" w14:textId="5E7A5C8A"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C61CD7A" w14:textId="6E346F36" w:rsidR="000215FC" w:rsidRPr="008B57DF" w:rsidRDefault="000215FC" w:rsidP="000215FC">
            <w:pPr>
              <w:jc w:val="center"/>
              <w:rPr>
                <w:rFonts w:eastAsia="Times New Roman" w:cs="Arial"/>
                <w:sz w:val="20"/>
                <w:szCs w:val="20"/>
              </w:rPr>
            </w:pPr>
          </w:p>
        </w:tc>
      </w:tr>
      <w:tr w:rsidR="000215FC" w:rsidRPr="008B57DF" w14:paraId="3AE1BF36"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9A48B2F" w14:textId="370B2AF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187C7B98" w14:textId="0E99A2E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A9E30CF" w14:textId="585D4E81"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21C3770D" w14:textId="1E0246A8"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2BAFF51" w14:textId="281D4917" w:rsidR="000215FC" w:rsidRPr="008B57DF" w:rsidRDefault="000215FC" w:rsidP="000215FC">
            <w:pPr>
              <w:jc w:val="center"/>
              <w:rPr>
                <w:rFonts w:eastAsia="Times New Roman" w:cs="Arial"/>
                <w:sz w:val="20"/>
                <w:szCs w:val="20"/>
              </w:rPr>
            </w:pPr>
          </w:p>
        </w:tc>
      </w:tr>
      <w:tr w:rsidR="000215FC" w:rsidRPr="008B57DF" w14:paraId="06830BBC" w14:textId="77777777" w:rsidTr="000215FC">
        <w:trPr>
          <w:trHeight w:val="765"/>
        </w:trPr>
        <w:tc>
          <w:tcPr>
            <w:tcW w:w="2336" w:type="dxa"/>
            <w:tcBorders>
              <w:top w:val="nil"/>
              <w:left w:val="single" w:sz="4" w:space="0" w:color="auto"/>
              <w:bottom w:val="nil"/>
              <w:right w:val="single" w:sz="4" w:space="0" w:color="auto"/>
            </w:tcBorders>
            <w:shd w:val="clear" w:color="auto" w:fill="auto"/>
            <w:vAlign w:val="center"/>
          </w:tcPr>
          <w:p w14:paraId="01714CF8" w14:textId="7E4352F0"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72A26B1B" w14:textId="0FC11B5C"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5BF3E0AC" w14:textId="1057B4D5"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5FF0139" w14:textId="427B5424"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12DEC046" w14:textId="50DF318B" w:rsidR="000215FC" w:rsidRPr="008B57DF" w:rsidRDefault="000215FC" w:rsidP="000215FC">
            <w:pPr>
              <w:jc w:val="center"/>
              <w:rPr>
                <w:rFonts w:eastAsia="Times New Roman" w:cs="Arial"/>
                <w:sz w:val="20"/>
                <w:szCs w:val="20"/>
              </w:rPr>
            </w:pPr>
          </w:p>
        </w:tc>
      </w:tr>
      <w:tr w:rsidR="000215FC" w:rsidRPr="008B57DF" w14:paraId="5D321666" w14:textId="77777777" w:rsidTr="000215FC">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6C65D7A7" w14:textId="37A0C407"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1A0F0FE4" w14:textId="6D60DA3A"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EE158CC" w14:textId="4428D42F"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6186213" w14:textId="77D1BC11"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077562E" w14:textId="15380F52" w:rsidR="000215FC" w:rsidRPr="008B57DF" w:rsidRDefault="000215FC" w:rsidP="000215FC">
            <w:pPr>
              <w:jc w:val="center"/>
              <w:rPr>
                <w:rFonts w:eastAsia="Times New Roman" w:cs="Arial"/>
                <w:sz w:val="20"/>
                <w:szCs w:val="20"/>
              </w:rPr>
            </w:pPr>
          </w:p>
        </w:tc>
      </w:tr>
      <w:tr w:rsidR="000215FC" w:rsidRPr="008B57DF" w14:paraId="531F374D"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5923246" w14:textId="1C78D46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349FA4DC" w14:textId="35D08B32"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6B84684E" w14:textId="197EF02C"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1A2771D" w14:textId="2D8D1C2F"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0C07A43" w14:textId="0E8298BF" w:rsidR="000215FC" w:rsidRPr="008B57DF" w:rsidRDefault="000215FC" w:rsidP="000215FC">
            <w:pPr>
              <w:jc w:val="center"/>
              <w:rPr>
                <w:rFonts w:eastAsia="Times New Roman" w:cs="Arial"/>
                <w:sz w:val="20"/>
                <w:szCs w:val="20"/>
              </w:rPr>
            </w:pPr>
          </w:p>
        </w:tc>
      </w:tr>
      <w:tr w:rsidR="000215FC" w:rsidRPr="008B57DF" w14:paraId="18485EF3"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F997271" w14:textId="0E1FCB9A"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CC84159" w14:textId="1AE63F8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597FED8A" w14:textId="428F9F7C"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1BC8AADD" w14:textId="6278778F"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7C4FB10E" w14:textId="5E870DC7" w:rsidR="000215FC" w:rsidRPr="008B57DF" w:rsidRDefault="000215FC" w:rsidP="000215FC">
            <w:pPr>
              <w:jc w:val="center"/>
              <w:rPr>
                <w:rFonts w:eastAsia="Times New Roman" w:cs="Arial"/>
                <w:sz w:val="20"/>
                <w:szCs w:val="20"/>
              </w:rPr>
            </w:pPr>
          </w:p>
        </w:tc>
      </w:tr>
      <w:tr w:rsidR="000215FC" w:rsidRPr="008B57DF" w14:paraId="24E7D952"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2B6F434E" w14:textId="551E28DF"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675D58F" w14:textId="608E7B54"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518EC110" w14:textId="4DFF91F0"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C917527" w14:textId="74D29734"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23483A0D" w14:textId="55CB83E5" w:rsidR="000215FC" w:rsidRPr="008B57DF" w:rsidRDefault="000215FC" w:rsidP="000215FC">
            <w:pPr>
              <w:jc w:val="center"/>
              <w:rPr>
                <w:rFonts w:eastAsia="Times New Roman" w:cs="Arial"/>
                <w:sz w:val="20"/>
                <w:szCs w:val="20"/>
              </w:rPr>
            </w:pPr>
          </w:p>
        </w:tc>
      </w:tr>
      <w:tr w:rsidR="000215FC" w:rsidRPr="008B57DF" w14:paraId="67C24970"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D88D509" w14:textId="2734685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3561A797" w14:textId="471FBA21"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E67264A" w14:textId="4874E270"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634EE4D" w14:textId="0112C74F"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47A6DEE8" w14:textId="69230729" w:rsidR="000215FC" w:rsidRPr="008B57DF" w:rsidRDefault="000215FC" w:rsidP="000215FC">
            <w:pPr>
              <w:jc w:val="center"/>
              <w:rPr>
                <w:rFonts w:eastAsia="Times New Roman" w:cs="Arial"/>
                <w:sz w:val="20"/>
                <w:szCs w:val="20"/>
              </w:rPr>
            </w:pPr>
          </w:p>
        </w:tc>
      </w:tr>
      <w:tr w:rsidR="000215FC" w:rsidRPr="008B57DF" w14:paraId="60012A3D" w14:textId="77777777" w:rsidTr="000215FC">
        <w:trPr>
          <w:trHeight w:val="765"/>
        </w:trPr>
        <w:tc>
          <w:tcPr>
            <w:tcW w:w="2336" w:type="dxa"/>
            <w:tcBorders>
              <w:top w:val="nil"/>
              <w:left w:val="single" w:sz="4" w:space="0" w:color="auto"/>
              <w:bottom w:val="nil"/>
              <w:right w:val="single" w:sz="4" w:space="0" w:color="auto"/>
            </w:tcBorders>
            <w:shd w:val="clear" w:color="auto" w:fill="auto"/>
            <w:vAlign w:val="center"/>
          </w:tcPr>
          <w:p w14:paraId="238841C1" w14:textId="584AFC6F" w:rsidR="000215FC" w:rsidRPr="008B57DF" w:rsidRDefault="000215FC" w:rsidP="000215FC">
            <w:pPr>
              <w:rPr>
                <w:rFonts w:eastAsia="Times New Roman" w:cs="Arial"/>
                <w:sz w:val="20"/>
                <w:szCs w:val="20"/>
              </w:rPr>
            </w:pPr>
          </w:p>
        </w:tc>
        <w:tc>
          <w:tcPr>
            <w:tcW w:w="3194" w:type="dxa"/>
            <w:tcBorders>
              <w:top w:val="nil"/>
              <w:left w:val="single" w:sz="4" w:space="0" w:color="auto"/>
              <w:bottom w:val="nil"/>
              <w:right w:val="single" w:sz="4" w:space="0" w:color="auto"/>
            </w:tcBorders>
            <w:shd w:val="clear" w:color="auto" w:fill="auto"/>
            <w:vAlign w:val="center"/>
          </w:tcPr>
          <w:p w14:paraId="3D4F4A74" w14:textId="16F88D22"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nil"/>
              <w:right w:val="single" w:sz="4" w:space="0" w:color="auto"/>
            </w:tcBorders>
            <w:shd w:val="clear" w:color="auto" w:fill="auto"/>
            <w:vAlign w:val="center"/>
          </w:tcPr>
          <w:p w14:paraId="25E8069B" w14:textId="3AE5A505"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1522034" w14:textId="2092CD9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6AA580F" w14:textId="79422E46" w:rsidR="000215FC" w:rsidRPr="008B57DF" w:rsidRDefault="000215FC" w:rsidP="000215FC">
            <w:pPr>
              <w:jc w:val="center"/>
              <w:rPr>
                <w:rFonts w:eastAsia="Times New Roman" w:cs="Arial"/>
                <w:sz w:val="20"/>
                <w:szCs w:val="20"/>
              </w:rPr>
            </w:pPr>
          </w:p>
        </w:tc>
      </w:tr>
      <w:tr w:rsidR="000215FC" w:rsidRPr="008B57DF" w14:paraId="7769CBE7" w14:textId="77777777" w:rsidTr="000215FC">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27BE4A7E" w14:textId="62A65272"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4A3C7F91" w14:textId="24C2DD08"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DF6B592" w14:textId="0AA98794"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CA057FD" w14:textId="4FC3192C" w:rsidR="000215FC" w:rsidRPr="008B57DF" w:rsidRDefault="000215FC" w:rsidP="000215FC">
            <w:pPr>
              <w:jc w:val="center"/>
              <w:rPr>
                <w:rFonts w:eastAsia="Times New Roman" w:cs="Arial"/>
                <w:sz w:val="20"/>
                <w:szCs w:val="20"/>
              </w:rPr>
            </w:pPr>
          </w:p>
        </w:tc>
        <w:tc>
          <w:tcPr>
            <w:tcW w:w="1257" w:type="dxa"/>
            <w:tcBorders>
              <w:top w:val="single" w:sz="4" w:space="0" w:color="auto"/>
              <w:left w:val="single" w:sz="4" w:space="0" w:color="auto"/>
              <w:bottom w:val="single" w:sz="4" w:space="0" w:color="auto"/>
              <w:right w:val="single" w:sz="4" w:space="0" w:color="auto"/>
            </w:tcBorders>
            <w:shd w:val="clear" w:color="auto" w:fill="auto"/>
            <w:vAlign w:val="center"/>
          </w:tcPr>
          <w:p w14:paraId="3E5C565C" w14:textId="529FD49D" w:rsidR="000215FC" w:rsidRPr="008B57DF" w:rsidRDefault="000215FC" w:rsidP="000215FC">
            <w:pPr>
              <w:jc w:val="center"/>
              <w:rPr>
                <w:rFonts w:eastAsia="Times New Roman" w:cs="Arial"/>
                <w:sz w:val="20"/>
                <w:szCs w:val="20"/>
              </w:rPr>
            </w:pPr>
          </w:p>
        </w:tc>
      </w:tr>
      <w:tr w:rsidR="000215FC" w:rsidRPr="008B57DF" w14:paraId="48866323"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0C05DDF" w14:textId="725B2465"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5EDDFEB7" w14:textId="45B95769"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05818FFF" w14:textId="5822AFA6"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67DD11F" w14:textId="21B5D7C0"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33CC87E6" w14:textId="58AC6B18" w:rsidR="000215FC" w:rsidRPr="008B57DF" w:rsidRDefault="000215FC" w:rsidP="000215FC">
            <w:pPr>
              <w:jc w:val="center"/>
              <w:rPr>
                <w:rFonts w:eastAsia="Times New Roman" w:cs="Arial"/>
                <w:sz w:val="20"/>
                <w:szCs w:val="20"/>
              </w:rPr>
            </w:pPr>
          </w:p>
        </w:tc>
      </w:tr>
      <w:tr w:rsidR="000215FC" w:rsidRPr="008B57DF" w14:paraId="2DC8AC03"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669614B9" w14:textId="6DFC2E38"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26A5E356" w14:textId="55DF2E33"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50F23D2" w14:textId="0C669141"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0DE175D" w14:textId="2D901AF2"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13333017" w14:textId="69954C50" w:rsidR="000215FC" w:rsidRPr="008B57DF" w:rsidRDefault="000215FC" w:rsidP="000215FC">
            <w:pPr>
              <w:jc w:val="center"/>
              <w:rPr>
                <w:rFonts w:eastAsia="Times New Roman" w:cs="Arial"/>
                <w:sz w:val="20"/>
                <w:szCs w:val="20"/>
              </w:rPr>
            </w:pPr>
          </w:p>
        </w:tc>
      </w:tr>
      <w:tr w:rsidR="000215FC" w:rsidRPr="008B57DF" w14:paraId="01CDE7EB"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067BB7C6" w14:textId="4F8AC521"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5345E1BF" w14:textId="080C00E3"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3AF24CC8" w14:textId="791725A4"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C7859D0" w14:textId="7E86166C"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301A7381" w14:textId="1F9D75AD" w:rsidR="000215FC" w:rsidRPr="008B57DF" w:rsidRDefault="000215FC" w:rsidP="000215FC">
            <w:pPr>
              <w:jc w:val="center"/>
              <w:rPr>
                <w:rFonts w:eastAsia="Times New Roman" w:cs="Arial"/>
                <w:sz w:val="20"/>
                <w:szCs w:val="20"/>
              </w:rPr>
            </w:pPr>
          </w:p>
        </w:tc>
      </w:tr>
      <w:tr w:rsidR="000215FC" w:rsidRPr="008B57DF" w14:paraId="44B058A7" w14:textId="77777777" w:rsidTr="000215FC">
        <w:trPr>
          <w:trHeight w:val="765"/>
        </w:trPr>
        <w:tc>
          <w:tcPr>
            <w:tcW w:w="2336" w:type="dxa"/>
            <w:tcBorders>
              <w:top w:val="nil"/>
              <w:left w:val="single" w:sz="4" w:space="0" w:color="auto"/>
              <w:bottom w:val="nil"/>
              <w:right w:val="single" w:sz="4" w:space="0" w:color="auto"/>
            </w:tcBorders>
            <w:shd w:val="clear" w:color="auto" w:fill="auto"/>
            <w:vAlign w:val="center"/>
          </w:tcPr>
          <w:p w14:paraId="5346E3DC" w14:textId="7DCA8264"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61A03F52" w14:textId="6FB13EFE"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5BAA19CF" w14:textId="75C3B2DA"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27ACFF0E" w14:textId="19B95377"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32C1824B" w14:textId="76B834CD" w:rsidR="000215FC" w:rsidRPr="008B57DF" w:rsidRDefault="000215FC" w:rsidP="000215FC">
            <w:pPr>
              <w:jc w:val="center"/>
              <w:rPr>
                <w:rFonts w:eastAsia="Times New Roman" w:cs="Arial"/>
                <w:sz w:val="20"/>
                <w:szCs w:val="20"/>
              </w:rPr>
            </w:pPr>
          </w:p>
        </w:tc>
      </w:tr>
      <w:tr w:rsidR="000215FC" w:rsidRPr="008B57DF" w14:paraId="5A8AA2FF" w14:textId="77777777" w:rsidTr="000215FC">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3C45DD9A" w14:textId="52B58180" w:rsidR="000215FC" w:rsidRPr="008B57DF" w:rsidRDefault="000215FC" w:rsidP="000215FC">
            <w:pPr>
              <w:rPr>
                <w:rFonts w:eastAsia="Times New Roman" w:cs="Arial"/>
                <w:sz w:val="20"/>
                <w:szCs w:val="20"/>
              </w:rPr>
            </w:pPr>
          </w:p>
        </w:tc>
        <w:tc>
          <w:tcPr>
            <w:tcW w:w="3194" w:type="dxa"/>
            <w:tcBorders>
              <w:top w:val="nil"/>
              <w:left w:val="single" w:sz="4" w:space="0" w:color="auto"/>
              <w:bottom w:val="nil"/>
              <w:right w:val="single" w:sz="4" w:space="0" w:color="auto"/>
            </w:tcBorders>
            <w:shd w:val="clear" w:color="auto" w:fill="auto"/>
            <w:vAlign w:val="center"/>
          </w:tcPr>
          <w:p w14:paraId="5F533C1A" w14:textId="49A4CF6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nil"/>
              <w:right w:val="single" w:sz="4" w:space="0" w:color="auto"/>
            </w:tcBorders>
            <w:shd w:val="clear" w:color="auto" w:fill="auto"/>
            <w:vAlign w:val="center"/>
          </w:tcPr>
          <w:p w14:paraId="1735A583" w14:textId="604EC9E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001B53EE" w14:textId="5CF93ABA"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nil"/>
              <w:right w:val="single" w:sz="4" w:space="0" w:color="auto"/>
            </w:tcBorders>
            <w:shd w:val="clear" w:color="auto" w:fill="auto"/>
            <w:vAlign w:val="center"/>
          </w:tcPr>
          <w:p w14:paraId="336F93EC" w14:textId="13CE9D34" w:rsidR="000215FC" w:rsidRPr="008B57DF" w:rsidRDefault="000215FC" w:rsidP="000215FC">
            <w:pPr>
              <w:jc w:val="center"/>
              <w:rPr>
                <w:rFonts w:eastAsia="Times New Roman" w:cs="Arial"/>
                <w:sz w:val="20"/>
                <w:szCs w:val="20"/>
              </w:rPr>
            </w:pPr>
          </w:p>
        </w:tc>
      </w:tr>
      <w:tr w:rsidR="000215FC" w:rsidRPr="008B57DF" w14:paraId="55132B7E"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139BE5D5" w14:textId="54B83269"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5ECCE402" w14:textId="26102716"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75541370" w14:textId="698ECB0A"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57AB36A" w14:textId="1835F899" w:rsidR="000215FC" w:rsidRPr="008B57DF" w:rsidRDefault="000215FC" w:rsidP="000215FC">
            <w:pPr>
              <w:jc w:val="center"/>
              <w:rPr>
                <w:rFonts w:eastAsia="Times New Roman" w:cs="Arial"/>
                <w:sz w:val="20"/>
                <w:szCs w:val="20"/>
              </w:rPr>
            </w:pPr>
          </w:p>
        </w:tc>
        <w:tc>
          <w:tcPr>
            <w:tcW w:w="1257" w:type="dxa"/>
            <w:tcBorders>
              <w:top w:val="single" w:sz="4" w:space="0" w:color="auto"/>
              <w:left w:val="single" w:sz="4" w:space="0" w:color="auto"/>
              <w:bottom w:val="single" w:sz="4" w:space="0" w:color="auto"/>
              <w:right w:val="single" w:sz="4" w:space="0" w:color="auto"/>
            </w:tcBorders>
            <w:shd w:val="clear" w:color="auto" w:fill="auto"/>
            <w:vAlign w:val="center"/>
          </w:tcPr>
          <w:p w14:paraId="3F41A992" w14:textId="787189C3" w:rsidR="000215FC" w:rsidRPr="008B57DF" w:rsidRDefault="000215FC" w:rsidP="000215FC">
            <w:pPr>
              <w:jc w:val="center"/>
              <w:rPr>
                <w:rFonts w:eastAsia="Times New Roman" w:cs="Arial"/>
                <w:sz w:val="20"/>
                <w:szCs w:val="20"/>
              </w:rPr>
            </w:pPr>
          </w:p>
        </w:tc>
      </w:tr>
      <w:tr w:rsidR="000215FC" w:rsidRPr="008B57DF" w14:paraId="660D4D28"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B78585D" w14:textId="6D5E6FC8"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32E2CE97" w14:textId="5D750570"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421C326C" w14:textId="02785582"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4EC74295" w14:textId="3972C18F"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4D5236CE" w14:textId="36BEEEAF" w:rsidR="000215FC" w:rsidRPr="008B57DF" w:rsidRDefault="000215FC" w:rsidP="000215FC">
            <w:pPr>
              <w:jc w:val="center"/>
              <w:rPr>
                <w:rFonts w:eastAsia="Times New Roman" w:cs="Arial"/>
                <w:sz w:val="20"/>
                <w:szCs w:val="20"/>
              </w:rPr>
            </w:pPr>
          </w:p>
        </w:tc>
      </w:tr>
      <w:tr w:rsidR="000215FC" w:rsidRPr="008B57DF" w14:paraId="4E22BB86"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2755ECF2" w14:textId="5EAC789A"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266FCB98" w14:textId="6918276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29E24B3B" w14:textId="3EB2B6B6"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96CD512" w14:textId="5AF3312F"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0F370E0D" w14:textId="55D77854" w:rsidR="000215FC" w:rsidRPr="008B57DF" w:rsidRDefault="000215FC" w:rsidP="000215FC">
            <w:pPr>
              <w:jc w:val="center"/>
              <w:rPr>
                <w:rFonts w:eastAsia="Times New Roman" w:cs="Arial"/>
                <w:sz w:val="20"/>
                <w:szCs w:val="20"/>
              </w:rPr>
            </w:pPr>
          </w:p>
        </w:tc>
      </w:tr>
      <w:tr w:rsidR="000215FC" w:rsidRPr="008B57DF" w14:paraId="1CE517D7" w14:textId="77777777" w:rsidTr="001355E7">
        <w:trPr>
          <w:trHeight w:val="765"/>
        </w:trPr>
        <w:tc>
          <w:tcPr>
            <w:tcW w:w="2336" w:type="dxa"/>
            <w:tcBorders>
              <w:top w:val="nil"/>
              <w:left w:val="single" w:sz="4" w:space="0" w:color="auto"/>
              <w:bottom w:val="nil"/>
              <w:right w:val="single" w:sz="4" w:space="0" w:color="auto"/>
            </w:tcBorders>
            <w:shd w:val="clear" w:color="auto" w:fill="auto"/>
            <w:vAlign w:val="center"/>
          </w:tcPr>
          <w:p w14:paraId="2580E35D" w14:textId="279691FC"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5C9F3EE6" w14:textId="140F3CA7"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643CEEC5" w14:textId="00428C5B"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10A0E704" w14:textId="199B9226"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07CB4A11" w14:textId="463016AA" w:rsidR="000215FC" w:rsidRPr="008B57DF" w:rsidRDefault="000215FC" w:rsidP="000215FC">
            <w:pPr>
              <w:jc w:val="center"/>
              <w:rPr>
                <w:rFonts w:eastAsia="Times New Roman" w:cs="Arial"/>
                <w:sz w:val="20"/>
                <w:szCs w:val="20"/>
              </w:rPr>
            </w:pPr>
          </w:p>
        </w:tc>
      </w:tr>
      <w:tr w:rsidR="000215FC" w:rsidRPr="008B57DF" w14:paraId="3DAFAD52" w14:textId="77777777" w:rsidTr="001355E7">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1BD04649" w14:textId="5C904FA2"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20251452" w14:textId="23C1CADD"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nil"/>
              <w:right w:val="single" w:sz="4" w:space="0" w:color="auto"/>
            </w:tcBorders>
            <w:shd w:val="clear" w:color="auto" w:fill="auto"/>
            <w:vAlign w:val="center"/>
          </w:tcPr>
          <w:p w14:paraId="4989514D" w14:textId="6C44BADE"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3400C3B3" w14:textId="566B450C"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nil"/>
              <w:right w:val="single" w:sz="4" w:space="0" w:color="auto"/>
            </w:tcBorders>
            <w:shd w:val="clear" w:color="auto" w:fill="auto"/>
            <w:vAlign w:val="center"/>
          </w:tcPr>
          <w:p w14:paraId="1C6083DE" w14:textId="3DE26408" w:rsidR="000215FC" w:rsidRPr="008B57DF" w:rsidRDefault="000215FC" w:rsidP="000215FC">
            <w:pPr>
              <w:jc w:val="center"/>
              <w:rPr>
                <w:rFonts w:eastAsia="Times New Roman" w:cs="Arial"/>
                <w:sz w:val="20"/>
                <w:szCs w:val="20"/>
              </w:rPr>
            </w:pPr>
          </w:p>
        </w:tc>
      </w:tr>
      <w:tr w:rsidR="000215FC" w:rsidRPr="008B57DF" w14:paraId="738C809E" w14:textId="77777777" w:rsidTr="00916735">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1798FC2E" w14:textId="7A7AFB29"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630F3EEF" w14:textId="660C21D6"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5AEE48F0" w14:textId="2513074F"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02711188" w14:textId="274BE167" w:rsidR="000215FC" w:rsidRPr="008B57DF" w:rsidRDefault="000215FC" w:rsidP="000215FC">
            <w:pPr>
              <w:jc w:val="center"/>
              <w:rPr>
                <w:rFonts w:eastAsia="Times New Roman" w:cs="Arial"/>
                <w:sz w:val="20"/>
                <w:szCs w:val="20"/>
              </w:rPr>
            </w:pPr>
          </w:p>
        </w:tc>
        <w:tc>
          <w:tcPr>
            <w:tcW w:w="1257" w:type="dxa"/>
            <w:tcBorders>
              <w:top w:val="single" w:sz="4" w:space="0" w:color="auto"/>
              <w:left w:val="single" w:sz="4" w:space="0" w:color="auto"/>
              <w:bottom w:val="single" w:sz="4" w:space="0" w:color="auto"/>
              <w:right w:val="single" w:sz="4" w:space="0" w:color="auto"/>
            </w:tcBorders>
            <w:shd w:val="clear" w:color="auto" w:fill="auto"/>
            <w:vAlign w:val="center"/>
          </w:tcPr>
          <w:p w14:paraId="46BA48ED" w14:textId="575F28B4" w:rsidR="000215FC" w:rsidRPr="008B57DF" w:rsidRDefault="000215FC" w:rsidP="000215FC">
            <w:pPr>
              <w:jc w:val="center"/>
              <w:rPr>
                <w:rFonts w:eastAsia="Times New Roman" w:cs="Arial"/>
                <w:sz w:val="20"/>
                <w:szCs w:val="20"/>
              </w:rPr>
            </w:pPr>
          </w:p>
        </w:tc>
      </w:tr>
      <w:tr w:rsidR="000215FC" w:rsidRPr="008B57DF" w14:paraId="17A39384" w14:textId="77777777" w:rsidTr="000215FC">
        <w:trPr>
          <w:trHeight w:val="765"/>
        </w:trPr>
        <w:tc>
          <w:tcPr>
            <w:tcW w:w="2336" w:type="dxa"/>
            <w:tcBorders>
              <w:top w:val="nil"/>
              <w:left w:val="single" w:sz="4" w:space="0" w:color="auto"/>
              <w:bottom w:val="nil"/>
              <w:right w:val="single" w:sz="4" w:space="0" w:color="auto"/>
            </w:tcBorders>
            <w:shd w:val="clear" w:color="auto" w:fill="auto"/>
            <w:vAlign w:val="center"/>
          </w:tcPr>
          <w:p w14:paraId="65DDC41E" w14:textId="2FBD9AA3" w:rsidR="000215FC" w:rsidRPr="008B57DF" w:rsidRDefault="000215FC" w:rsidP="000215FC">
            <w:pPr>
              <w:rPr>
                <w:rFonts w:eastAsia="Times New Roman" w:cs="Arial"/>
                <w:sz w:val="20"/>
                <w:szCs w:val="20"/>
              </w:rPr>
            </w:pPr>
          </w:p>
        </w:tc>
        <w:tc>
          <w:tcPr>
            <w:tcW w:w="3194" w:type="dxa"/>
            <w:tcBorders>
              <w:top w:val="nil"/>
              <w:left w:val="single" w:sz="4" w:space="0" w:color="auto"/>
              <w:bottom w:val="single" w:sz="4" w:space="0" w:color="auto"/>
              <w:right w:val="single" w:sz="4" w:space="0" w:color="auto"/>
            </w:tcBorders>
            <w:shd w:val="clear" w:color="auto" w:fill="auto"/>
            <w:vAlign w:val="center"/>
          </w:tcPr>
          <w:p w14:paraId="07B9B068" w14:textId="210AA08A"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9B142C5" w14:textId="026CBFE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205B7A3A" w14:textId="5B024DBA" w:rsidR="000215FC" w:rsidRPr="008B57DF" w:rsidRDefault="000215FC" w:rsidP="000215FC">
            <w:pPr>
              <w:jc w:val="center"/>
              <w:rPr>
                <w:rFonts w:eastAsia="Times New Roman" w:cs="Arial"/>
                <w:sz w:val="20"/>
                <w:szCs w:val="20"/>
              </w:rPr>
            </w:pPr>
          </w:p>
        </w:tc>
        <w:tc>
          <w:tcPr>
            <w:tcW w:w="1257" w:type="dxa"/>
            <w:tcBorders>
              <w:top w:val="nil"/>
              <w:left w:val="single" w:sz="4" w:space="0" w:color="auto"/>
              <w:bottom w:val="single" w:sz="4" w:space="0" w:color="auto"/>
              <w:right w:val="single" w:sz="4" w:space="0" w:color="auto"/>
            </w:tcBorders>
            <w:shd w:val="clear" w:color="auto" w:fill="auto"/>
            <w:vAlign w:val="center"/>
          </w:tcPr>
          <w:p w14:paraId="706CC3E1" w14:textId="78A969B0" w:rsidR="000215FC" w:rsidRPr="008B57DF" w:rsidRDefault="000215FC" w:rsidP="000215FC">
            <w:pPr>
              <w:jc w:val="center"/>
              <w:rPr>
                <w:rFonts w:eastAsia="Times New Roman" w:cs="Arial"/>
                <w:sz w:val="20"/>
                <w:szCs w:val="20"/>
              </w:rPr>
            </w:pPr>
          </w:p>
        </w:tc>
      </w:tr>
      <w:tr w:rsidR="000215FC" w:rsidRPr="008B57DF" w14:paraId="060C3B72"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08B4F75A" w14:textId="150E0E8E"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2181FD02" w14:textId="01B843CF" w:rsidR="000215FC" w:rsidRPr="008B57DF" w:rsidRDefault="000215FC" w:rsidP="000215FC">
            <w:pPr>
              <w:jc w:val="center"/>
              <w:rPr>
                <w:rFonts w:eastAsia="Times New Roman" w:cs="Arial"/>
                <w:sz w:val="20"/>
                <w:szCs w:val="20"/>
              </w:rPr>
            </w:pPr>
          </w:p>
        </w:tc>
        <w:tc>
          <w:tcPr>
            <w:tcW w:w="1923" w:type="dxa"/>
            <w:tcBorders>
              <w:top w:val="nil"/>
              <w:left w:val="nil"/>
              <w:bottom w:val="single" w:sz="4" w:space="0" w:color="auto"/>
              <w:right w:val="single" w:sz="4" w:space="0" w:color="auto"/>
            </w:tcBorders>
            <w:shd w:val="clear" w:color="auto" w:fill="auto"/>
            <w:vAlign w:val="center"/>
          </w:tcPr>
          <w:p w14:paraId="12D3E9E1" w14:textId="5D041C23"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6C02066" w14:textId="17E23B28"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73A7C3B7" w14:textId="77777777" w:rsidR="000215FC" w:rsidRPr="008B57DF" w:rsidRDefault="000215FC" w:rsidP="000215FC">
            <w:pPr>
              <w:jc w:val="center"/>
              <w:rPr>
                <w:rFonts w:eastAsia="Times New Roman" w:cs="Arial"/>
                <w:sz w:val="20"/>
                <w:szCs w:val="20"/>
              </w:rPr>
            </w:pPr>
          </w:p>
        </w:tc>
      </w:tr>
      <w:tr w:rsidR="000215FC" w:rsidRPr="008B57DF" w14:paraId="3D6A8641" w14:textId="77777777" w:rsidTr="000215FC">
        <w:trPr>
          <w:trHeight w:val="765"/>
        </w:trPr>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14:paraId="1E51308D" w14:textId="584213D5"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2BC0442D" w14:textId="1543773D" w:rsidR="000215FC" w:rsidRPr="008B57DF" w:rsidRDefault="000215FC" w:rsidP="000215FC">
            <w:pPr>
              <w:jc w:val="center"/>
              <w:rPr>
                <w:rFonts w:eastAsia="Times New Roman" w:cs="Arial"/>
                <w:sz w:val="20"/>
                <w:szCs w:val="20"/>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A04399C" w14:textId="5C647759"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F22BF2E" w14:textId="57511376"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530D39AD" w14:textId="77777777" w:rsidR="000215FC" w:rsidRPr="008B57DF" w:rsidRDefault="000215FC" w:rsidP="000215FC">
            <w:pPr>
              <w:jc w:val="center"/>
              <w:rPr>
                <w:rFonts w:eastAsia="Times New Roman" w:cs="Arial"/>
                <w:sz w:val="20"/>
                <w:szCs w:val="20"/>
              </w:rPr>
            </w:pPr>
          </w:p>
        </w:tc>
      </w:tr>
      <w:tr w:rsidR="000215FC" w:rsidRPr="008B57DF" w14:paraId="69071DB9"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7C95F235" w14:textId="1BB5708D"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1F79E101" w14:textId="6324F41A"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21B99FAF" w14:textId="647B241A"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92FB884" w14:textId="79FFC6D0"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6C685C7" w14:textId="77777777" w:rsidR="000215FC" w:rsidRPr="008B57DF" w:rsidRDefault="000215FC" w:rsidP="000215FC">
            <w:pPr>
              <w:jc w:val="center"/>
              <w:rPr>
                <w:rFonts w:eastAsia="Times New Roman" w:cs="Arial"/>
                <w:sz w:val="20"/>
                <w:szCs w:val="20"/>
              </w:rPr>
            </w:pPr>
          </w:p>
        </w:tc>
      </w:tr>
      <w:tr w:rsidR="000215FC" w:rsidRPr="008B57DF" w14:paraId="5A19E3C1"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10C3AC4" w14:textId="3531A49C"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5D375502" w14:textId="1F37A7EB"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2EC50578" w14:textId="40B29CD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576F9AF8" w14:textId="1AAB824E"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F98F5C8" w14:textId="77777777" w:rsidR="000215FC" w:rsidRPr="008B57DF" w:rsidRDefault="000215FC" w:rsidP="000215FC">
            <w:pPr>
              <w:jc w:val="center"/>
              <w:rPr>
                <w:rFonts w:eastAsia="Times New Roman" w:cs="Arial"/>
                <w:sz w:val="20"/>
                <w:szCs w:val="20"/>
              </w:rPr>
            </w:pPr>
          </w:p>
        </w:tc>
      </w:tr>
      <w:tr w:rsidR="000215FC" w:rsidRPr="008B57DF" w14:paraId="32D1EF6D" w14:textId="77777777" w:rsidTr="000215FC">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5DC1C12A" w14:textId="1A7FAF8E" w:rsidR="000215FC" w:rsidRPr="008B57DF" w:rsidRDefault="000215FC" w:rsidP="000215FC">
            <w:pPr>
              <w:rPr>
                <w:rFonts w:eastAsia="Times New Roman" w:cs="Arial"/>
                <w:sz w:val="20"/>
                <w:szCs w:val="20"/>
              </w:rPr>
            </w:pPr>
          </w:p>
        </w:tc>
        <w:tc>
          <w:tcPr>
            <w:tcW w:w="3194" w:type="dxa"/>
            <w:tcBorders>
              <w:top w:val="single" w:sz="4" w:space="0" w:color="auto"/>
              <w:left w:val="single" w:sz="4" w:space="0" w:color="auto"/>
              <w:bottom w:val="single" w:sz="4" w:space="0" w:color="auto"/>
              <w:right w:val="single" w:sz="4" w:space="0" w:color="auto"/>
            </w:tcBorders>
            <w:shd w:val="clear" w:color="auto" w:fill="auto"/>
            <w:vAlign w:val="center"/>
          </w:tcPr>
          <w:p w14:paraId="6D1C4C23" w14:textId="54CB68C8" w:rsidR="000215FC" w:rsidRPr="008B57DF" w:rsidRDefault="000215FC" w:rsidP="000215FC">
            <w:pPr>
              <w:jc w:val="center"/>
              <w:rPr>
                <w:rFonts w:eastAsia="Times New Roman" w:cs="Arial"/>
                <w:sz w:val="20"/>
                <w:szCs w:val="20"/>
              </w:rPr>
            </w:pPr>
          </w:p>
        </w:tc>
        <w:tc>
          <w:tcPr>
            <w:tcW w:w="1923" w:type="dxa"/>
            <w:tcBorders>
              <w:top w:val="nil"/>
              <w:left w:val="single" w:sz="4" w:space="0" w:color="auto"/>
              <w:bottom w:val="single" w:sz="4" w:space="0" w:color="auto"/>
              <w:right w:val="single" w:sz="4" w:space="0" w:color="auto"/>
            </w:tcBorders>
            <w:shd w:val="clear" w:color="auto" w:fill="auto"/>
            <w:vAlign w:val="center"/>
          </w:tcPr>
          <w:p w14:paraId="71A1B96C" w14:textId="1B7AE5B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645354DA" w14:textId="4C84BE07"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6BEB0955" w14:textId="77777777" w:rsidR="000215FC" w:rsidRPr="008B57DF" w:rsidRDefault="000215FC" w:rsidP="000215FC">
            <w:pPr>
              <w:jc w:val="center"/>
              <w:rPr>
                <w:rFonts w:eastAsia="Times New Roman" w:cs="Arial"/>
                <w:sz w:val="20"/>
                <w:szCs w:val="20"/>
              </w:rPr>
            </w:pPr>
          </w:p>
        </w:tc>
      </w:tr>
      <w:tr w:rsidR="000215FC" w:rsidRPr="008B57DF" w14:paraId="5CD3558A" w14:textId="77777777" w:rsidTr="008B57DF">
        <w:trPr>
          <w:trHeight w:val="765"/>
        </w:trPr>
        <w:tc>
          <w:tcPr>
            <w:tcW w:w="2336" w:type="dxa"/>
            <w:tcBorders>
              <w:top w:val="nil"/>
              <w:left w:val="single" w:sz="4" w:space="0" w:color="auto"/>
              <w:bottom w:val="single" w:sz="4" w:space="0" w:color="auto"/>
              <w:right w:val="single" w:sz="4" w:space="0" w:color="auto"/>
            </w:tcBorders>
            <w:shd w:val="clear" w:color="auto" w:fill="auto"/>
            <w:vAlign w:val="center"/>
          </w:tcPr>
          <w:p w14:paraId="3ADAF1A7" w14:textId="77777777" w:rsidR="000215FC" w:rsidRPr="008B57DF" w:rsidRDefault="000215FC" w:rsidP="000215FC">
            <w:pPr>
              <w:rPr>
                <w:rFonts w:eastAsia="Times New Roman" w:cs="Arial"/>
                <w:sz w:val="20"/>
                <w:szCs w:val="20"/>
              </w:rPr>
            </w:pPr>
          </w:p>
        </w:tc>
        <w:tc>
          <w:tcPr>
            <w:tcW w:w="3194" w:type="dxa"/>
            <w:tcBorders>
              <w:top w:val="nil"/>
              <w:left w:val="nil"/>
              <w:bottom w:val="single" w:sz="4" w:space="0" w:color="auto"/>
              <w:right w:val="single" w:sz="4" w:space="0" w:color="auto"/>
            </w:tcBorders>
            <w:shd w:val="clear" w:color="auto" w:fill="auto"/>
            <w:vAlign w:val="center"/>
          </w:tcPr>
          <w:p w14:paraId="7C757153" w14:textId="77777777" w:rsidR="000215FC" w:rsidRPr="008B57DF" w:rsidRDefault="000215FC" w:rsidP="000215FC">
            <w:pPr>
              <w:jc w:val="center"/>
              <w:rPr>
                <w:rFonts w:eastAsia="Times New Roman" w:cs="Arial"/>
                <w:sz w:val="20"/>
                <w:szCs w:val="20"/>
              </w:rPr>
            </w:pPr>
          </w:p>
        </w:tc>
        <w:tc>
          <w:tcPr>
            <w:tcW w:w="1923" w:type="dxa"/>
            <w:tcBorders>
              <w:top w:val="nil"/>
              <w:left w:val="nil"/>
              <w:bottom w:val="single" w:sz="4" w:space="0" w:color="auto"/>
              <w:right w:val="single" w:sz="4" w:space="0" w:color="auto"/>
            </w:tcBorders>
            <w:shd w:val="clear" w:color="auto" w:fill="auto"/>
            <w:vAlign w:val="center"/>
          </w:tcPr>
          <w:p w14:paraId="40897F4E" w14:textId="77777777" w:rsidR="000215FC" w:rsidRPr="008B57DF" w:rsidRDefault="000215FC" w:rsidP="000215FC">
            <w:pPr>
              <w:jc w:val="center"/>
              <w:rPr>
                <w:rFonts w:eastAsia="Times New Roman" w:cs="Arial"/>
                <w:sz w:val="20"/>
                <w:szCs w:val="20"/>
              </w:rPr>
            </w:pPr>
          </w:p>
        </w:tc>
        <w:tc>
          <w:tcPr>
            <w:tcW w:w="1005" w:type="dxa"/>
            <w:tcBorders>
              <w:top w:val="nil"/>
              <w:left w:val="nil"/>
              <w:bottom w:val="single" w:sz="4" w:space="0" w:color="auto"/>
              <w:right w:val="single" w:sz="4" w:space="0" w:color="auto"/>
            </w:tcBorders>
            <w:shd w:val="clear" w:color="auto" w:fill="auto"/>
            <w:vAlign w:val="center"/>
          </w:tcPr>
          <w:p w14:paraId="75E59A71" w14:textId="77777777" w:rsidR="000215FC" w:rsidRPr="008B57DF" w:rsidRDefault="000215FC" w:rsidP="000215FC">
            <w:pPr>
              <w:jc w:val="center"/>
              <w:rPr>
                <w:rFonts w:eastAsia="Times New Roman" w:cs="Arial"/>
                <w:sz w:val="20"/>
                <w:szCs w:val="20"/>
              </w:rPr>
            </w:pPr>
          </w:p>
        </w:tc>
        <w:tc>
          <w:tcPr>
            <w:tcW w:w="1257" w:type="dxa"/>
            <w:tcBorders>
              <w:top w:val="nil"/>
              <w:left w:val="nil"/>
              <w:bottom w:val="single" w:sz="4" w:space="0" w:color="auto"/>
              <w:right w:val="single" w:sz="4" w:space="0" w:color="auto"/>
            </w:tcBorders>
            <w:shd w:val="clear" w:color="auto" w:fill="auto"/>
            <w:vAlign w:val="center"/>
          </w:tcPr>
          <w:p w14:paraId="0462C95B" w14:textId="77777777" w:rsidR="000215FC" w:rsidRPr="008B57DF" w:rsidRDefault="000215FC" w:rsidP="000215FC">
            <w:pPr>
              <w:jc w:val="center"/>
              <w:rPr>
                <w:rFonts w:eastAsia="Times New Roman" w:cs="Arial"/>
                <w:sz w:val="20"/>
                <w:szCs w:val="20"/>
              </w:rPr>
            </w:pPr>
          </w:p>
        </w:tc>
      </w:tr>
    </w:tbl>
    <w:p w14:paraId="71B6F9F6" w14:textId="77777777" w:rsidR="00EA541C" w:rsidRDefault="00EA541C" w:rsidP="00EA541C">
      <w:pPr>
        <w:pStyle w:val="Caption"/>
        <w:keepNext/>
      </w:pPr>
    </w:p>
    <w:p w14:paraId="07252D08" w14:textId="77777777" w:rsidR="00EA541C" w:rsidRDefault="00EA541C" w:rsidP="00EA541C">
      <w:pPr>
        <w:pStyle w:val="Caption"/>
        <w:keepNext/>
      </w:pPr>
    </w:p>
    <w:p w14:paraId="1F7092E4" w14:textId="77777777" w:rsidR="00EA541C" w:rsidRDefault="00EA541C" w:rsidP="00EA541C">
      <w:pPr>
        <w:pStyle w:val="Caption"/>
        <w:keepNext/>
      </w:pPr>
    </w:p>
    <w:p w14:paraId="40A34FA4" w14:textId="201AE1E8" w:rsidR="003420D7" w:rsidRDefault="00EA541C">
      <w:pPr>
        <w:pStyle w:val="Caption"/>
        <w:keepNext/>
      </w:pPr>
      <w:r>
        <w:br w:type="page"/>
      </w:r>
      <w:r>
        <w:lastRenderedPageBreak/>
        <w:t xml:space="preserve"> </w:t>
      </w:r>
    </w:p>
    <w:p w14:paraId="58E6D263" w14:textId="77777777" w:rsidR="009A5C83" w:rsidRPr="008A08EE" w:rsidRDefault="009A5C83" w:rsidP="008A08EE">
      <w:pPr>
        <w:rPr>
          <w:color w:val="FF0000"/>
        </w:rPr>
        <w:sectPr w:rsidR="009A5C83" w:rsidRPr="008A08EE" w:rsidSect="00335019">
          <w:headerReference w:type="default" r:id="rId64"/>
          <w:footerReference w:type="default" r:id="rId65"/>
          <w:pgSz w:w="12240" w:h="15840" w:code="1"/>
          <w:pgMar w:top="1440" w:right="1440" w:bottom="1440" w:left="1440" w:header="720" w:footer="720" w:gutter="0"/>
          <w:cols w:space="720"/>
          <w:docGrid w:linePitch="360"/>
        </w:sectPr>
      </w:pPr>
    </w:p>
    <w:p w14:paraId="4A2E93F6" w14:textId="6BF71135" w:rsidR="00221F91" w:rsidRDefault="00322538" w:rsidP="00221F91">
      <w:pPr>
        <w:pStyle w:val="Heading2"/>
      </w:pPr>
      <w:r>
        <w:t xml:space="preserve">Programmatic </w:t>
      </w:r>
      <w:r w:rsidR="00221F91">
        <w:t>Funding Requests</w:t>
      </w:r>
      <w:bookmarkStart w:id="315" w:name="_Hlk523917355"/>
    </w:p>
    <w:p w14:paraId="77EF119D" w14:textId="77777777" w:rsidR="00221F91" w:rsidRPr="00C2481A" w:rsidRDefault="00221F91" w:rsidP="0042554A">
      <w:pPr>
        <w:pStyle w:val="Heading5"/>
        <w:spacing w:after="120"/>
      </w:pPr>
      <w:r w:rsidRPr="00C2481A">
        <w:t xml:space="preserve">ISWS Programmatic Funding Requests </w:t>
      </w:r>
    </w:p>
    <w:p w14:paraId="2983BEA7" w14:textId="5120E0AC" w:rsidR="00221F91" w:rsidRDefault="00221F91" w:rsidP="00221F91">
      <w:pPr>
        <w:spacing w:line="276" w:lineRule="auto"/>
        <w:jc w:val="both"/>
        <w:rPr>
          <w:rFonts w:cs="Arial"/>
          <w:szCs w:val="22"/>
        </w:rPr>
      </w:pPr>
      <w:r w:rsidRPr="00CE0155">
        <w:rPr>
          <w:rFonts w:cs="Arial"/>
          <w:szCs w:val="22"/>
        </w:rPr>
        <w:t xml:space="preserve">Program management funds are requested to maintain the </w:t>
      </w:r>
      <w:hyperlink r:id="rId66" w:history="1">
        <w:r w:rsidRPr="00CE0155">
          <w:rPr>
            <w:rStyle w:val="Hyperlink"/>
            <w:rFonts w:cs="Arial"/>
            <w:szCs w:val="22"/>
          </w:rPr>
          <w:t>illinoisfloodmaps.org</w:t>
        </w:r>
      </w:hyperlink>
      <w:r w:rsidRPr="00CE0155">
        <w:rPr>
          <w:rFonts w:cs="Arial"/>
          <w:szCs w:val="22"/>
        </w:rPr>
        <w:t xml:space="preserve"> website and for general program management. Program management responsibilities will remain consistent with previous years, as described in Section 1. </w:t>
      </w:r>
      <w:r w:rsidR="00432469" w:rsidRPr="00CE0155">
        <w:rPr>
          <w:noProof/>
        </w:rPr>
        <w:t>CHAMP is becoming a greater partner with communities and is brought into regular conversations initiated by FEMA, IDNR/OWR, IEMA and communities to serve as an approachable technical liaison.</w:t>
      </w:r>
      <w:r w:rsidR="00432469" w:rsidRPr="00CE0155">
        <w:rPr>
          <w:rFonts w:cs="Arial"/>
          <w:szCs w:val="22"/>
        </w:rPr>
        <w:t xml:space="preserve"> An increase in funding level is requested in keeping with increasing involvement, collaborations on levee issues, and costs.</w:t>
      </w:r>
      <w:r w:rsidR="00432469">
        <w:rPr>
          <w:rFonts w:cs="Arial"/>
          <w:szCs w:val="22"/>
        </w:rPr>
        <w:t xml:space="preserve"> </w:t>
      </w:r>
    </w:p>
    <w:p w14:paraId="141FC765" w14:textId="77777777" w:rsidR="00FE2D6A" w:rsidRPr="00C2481A" w:rsidRDefault="00FE2D6A" w:rsidP="00221F91">
      <w:pPr>
        <w:spacing w:line="276" w:lineRule="auto"/>
        <w:jc w:val="both"/>
        <w:rPr>
          <w:rFonts w:cs="Arial"/>
          <w:szCs w:val="22"/>
        </w:rPr>
      </w:pPr>
    </w:p>
    <w:p w14:paraId="66439F0B" w14:textId="384DAE1A" w:rsidR="00FE2D6A" w:rsidRPr="001C04FA" w:rsidRDefault="00FE2D6A" w:rsidP="00FE2D6A">
      <w:pPr>
        <w:pStyle w:val="Heading5"/>
        <w:spacing w:after="120"/>
        <w:rPr>
          <w:color w:val="FF0000"/>
        </w:rPr>
      </w:pPr>
      <w:r w:rsidRPr="00FE2D6A">
        <w:t>Mapping Study Repository</w:t>
      </w:r>
      <w:r>
        <w:t xml:space="preserve"> </w:t>
      </w:r>
    </w:p>
    <w:p w14:paraId="4B395EAC" w14:textId="69B94401" w:rsidR="00FE2D6A" w:rsidRPr="00EF2AF4" w:rsidRDefault="00FE2D6A" w:rsidP="00F8448C">
      <w:pPr>
        <w:spacing w:after="200" w:line="276" w:lineRule="auto"/>
        <w:jc w:val="both"/>
        <w:rPr>
          <w:rFonts w:cs="Arial"/>
        </w:rPr>
      </w:pPr>
      <w:r w:rsidRPr="006C18E8">
        <w:rPr>
          <w:rFonts w:cs="Arial"/>
        </w:rPr>
        <w:t>A single site repository is necessary to “house” all existing, updated</w:t>
      </w:r>
      <w:r w:rsidR="00D77918" w:rsidRPr="006C18E8">
        <w:rPr>
          <w:rFonts w:cs="Arial"/>
        </w:rPr>
        <w:t>,</w:t>
      </w:r>
      <w:r w:rsidRPr="006C18E8">
        <w:rPr>
          <w:rFonts w:cs="Arial"/>
        </w:rPr>
        <w:t xml:space="preserve"> and new floodplain hydrologic, hydraulic</w:t>
      </w:r>
      <w:r w:rsidR="00D77918" w:rsidRPr="006C18E8">
        <w:rPr>
          <w:rFonts w:cs="Arial"/>
        </w:rPr>
        <w:t>,</w:t>
      </w:r>
      <w:r w:rsidRPr="006C18E8">
        <w:rPr>
          <w:rFonts w:cs="Arial"/>
        </w:rPr>
        <w:t xml:space="preserve"> and floodway models in the State of Illinois.  Such models that are the basis for flood insurance studies, regulatory mapping, and regulatory analysis purposes must be free and readily available to the public for use. The FEMA Map Library is the most logical repository for this information in Illinois. The State of Illinois has continued to press FEMA about this repository and the need to determine which models are already in the FEMA Library, which models are missing</w:t>
      </w:r>
      <w:r w:rsidR="00D77918" w:rsidRPr="006C18E8">
        <w:rPr>
          <w:rFonts w:cs="Arial"/>
        </w:rPr>
        <w:t>,</w:t>
      </w:r>
      <w:r w:rsidRPr="006C18E8">
        <w:rPr>
          <w:rFonts w:cs="Arial"/>
        </w:rPr>
        <w:t xml:space="preserve"> and where the missing models are located (ISWS, IDNR, consultants, etc.).</w:t>
      </w:r>
      <w:r w:rsidR="00F8448C" w:rsidRPr="00F8448C">
        <w:t xml:space="preserve"> </w:t>
      </w:r>
      <w:r w:rsidR="00F8448C" w:rsidRPr="00F8448C">
        <w:rPr>
          <w:rFonts w:cs="Arial"/>
        </w:rPr>
        <w:t>The updated State Water Plan recommends that a GIS Based database be</w:t>
      </w:r>
      <w:r w:rsidR="00F8448C">
        <w:rPr>
          <w:rFonts w:cs="Arial"/>
        </w:rPr>
        <w:t xml:space="preserve"> </w:t>
      </w:r>
      <w:r w:rsidR="00F8448C" w:rsidRPr="00F8448C">
        <w:rPr>
          <w:rFonts w:cs="Arial"/>
        </w:rPr>
        <w:t>developed to track information (metadata and links) about all hydraulic models developed by federal,</w:t>
      </w:r>
      <w:r w:rsidR="00F8448C">
        <w:rPr>
          <w:rFonts w:cs="Arial"/>
        </w:rPr>
        <w:t xml:space="preserve"> </w:t>
      </w:r>
      <w:r w:rsidR="00F8448C" w:rsidRPr="00F8448C">
        <w:rPr>
          <w:rFonts w:cs="Arial"/>
        </w:rPr>
        <w:t>state, private and public entities for the state of IL.</w:t>
      </w:r>
    </w:p>
    <w:p w14:paraId="3E35E802" w14:textId="77777777" w:rsidR="00221F91" w:rsidRPr="00C2481A" w:rsidRDefault="00221F91" w:rsidP="00221F91">
      <w:pPr>
        <w:spacing w:line="276" w:lineRule="auto"/>
        <w:rPr>
          <w:rFonts w:cs="Arial"/>
          <w:szCs w:val="22"/>
        </w:rPr>
      </w:pPr>
    </w:p>
    <w:p w14:paraId="5FE4A035" w14:textId="77777777" w:rsidR="00221F91" w:rsidRPr="00C2481A" w:rsidRDefault="00221F91" w:rsidP="00221F91">
      <w:pPr>
        <w:pStyle w:val="Heading5"/>
      </w:pPr>
      <w:r w:rsidRPr="00C2481A">
        <w:t>IDNR/OWR Mapping Coordinator</w:t>
      </w:r>
    </w:p>
    <w:p w14:paraId="01893980" w14:textId="3FDA719B" w:rsidR="00221F91" w:rsidRDefault="00221F91" w:rsidP="00AF716A">
      <w:pPr>
        <w:spacing w:before="120" w:line="276" w:lineRule="auto"/>
        <w:jc w:val="both"/>
        <w:rPr>
          <w:rFonts w:cs="Arial"/>
        </w:rPr>
      </w:pPr>
      <w:r w:rsidRPr="002712F1">
        <w:rPr>
          <w:rFonts w:cs="Arial"/>
          <w:szCs w:val="22"/>
        </w:rPr>
        <w:t>Current FEMA CTP Program Management funding for IDNR/OWR is less than a third of the funding necessary to complete FEMA CTP Mapping and Mitigation activities.</w:t>
      </w:r>
      <w:r w:rsidR="00587CF2">
        <w:rPr>
          <w:rFonts w:cs="Arial"/>
          <w:szCs w:val="22"/>
        </w:rPr>
        <w:t xml:space="preserve"> </w:t>
      </w:r>
      <w:r w:rsidR="000766EF">
        <w:rPr>
          <w:rFonts w:cs="Arial"/>
        </w:rPr>
        <w:t xml:space="preserve">The </w:t>
      </w:r>
      <w:r w:rsidRPr="00C2481A">
        <w:rPr>
          <w:rFonts w:cs="Arial"/>
        </w:rPr>
        <w:t>IDNR/OWR Division of Resource Management Mapping Co</w:t>
      </w:r>
      <w:r>
        <w:rPr>
          <w:rFonts w:cs="Arial"/>
        </w:rPr>
        <w:t>ordinator is needed to oversee m</w:t>
      </w:r>
      <w:r w:rsidRPr="00C2481A">
        <w:rPr>
          <w:rFonts w:cs="Arial"/>
        </w:rPr>
        <w:t xml:space="preserve">apping issues and work with FEMA and other state and local entities to assure continued improvements to flood hazard risk identification mapping in Illinois. IDNR/OWR General Revenue Personnel Services funds are not currently sufficient to fill this position. </w:t>
      </w:r>
    </w:p>
    <w:p w14:paraId="3C987645" w14:textId="77777777" w:rsidR="00F94946" w:rsidRDefault="00F94946">
      <w:pPr>
        <w:ind w:firstLine="432"/>
        <w:rPr>
          <w:rFonts w:eastAsiaTheme="majorEastAsia" w:cs="Arial"/>
          <w:b/>
          <w:bCs/>
          <w:color w:val="1F4E79" w:themeColor="accent1" w:themeShade="80"/>
          <w:sz w:val="28"/>
          <w:szCs w:val="28"/>
        </w:rPr>
      </w:pPr>
      <w:r>
        <w:br w:type="page"/>
      </w:r>
    </w:p>
    <w:p w14:paraId="4FCCD74F" w14:textId="664C22BF" w:rsidR="00853B53" w:rsidRPr="003253BA" w:rsidRDefault="00553B7C" w:rsidP="002F6E52">
      <w:pPr>
        <w:pStyle w:val="Heading1"/>
        <w:rPr>
          <w:highlight w:val="magenta"/>
        </w:rPr>
      </w:pPr>
      <w:r w:rsidRPr="003253BA">
        <w:rPr>
          <w:highlight w:val="magenta"/>
        </w:rPr>
        <w:lastRenderedPageBreak/>
        <w:t>Section 3:  Staffing and Resources</w:t>
      </w:r>
      <w:bookmarkEnd w:id="315"/>
    </w:p>
    <w:p w14:paraId="1257EA1D" w14:textId="4E4A4AC2" w:rsidR="00B425C8" w:rsidRPr="003253BA" w:rsidRDefault="00AC3362" w:rsidP="00553B7C">
      <w:pPr>
        <w:pStyle w:val="Heading2"/>
        <w:rPr>
          <w:highlight w:val="magenta"/>
        </w:rPr>
      </w:pPr>
      <w:r w:rsidRPr="003253BA">
        <w:rPr>
          <w:highlight w:val="magenta"/>
        </w:rPr>
        <w:t>IDNR/OWR</w:t>
      </w:r>
      <w:r w:rsidR="004B7E81" w:rsidRPr="003253BA">
        <w:rPr>
          <w:highlight w:val="magenta"/>
        </w:rPr>
        <w:t xml:space="preserve"> </w:t>
      </w:r>
      <w:r w:rsidR="004463E3" w:rsidRPr="003253BA">
        <w:rPr>
          <w:highlight w:val="magenta"/>
        </w:rPr>
        <w:t>Staffing</w:t>
      </w:r>
      <w:r w:rsidR="00814BEE" w:rsidRPr="003253BA">
        <w:rPr>
          <w:highlight w:val="magenta"/>
        </w:rPr>
        <w:t xml:space="preserve"> and Resources</w:t>
      </w:r>
      <w:r w:rsidR="00132FA8" w:rsidRPr="003253BA">
        <w:rPr>
          <w:highlight w:val="magenta"/>
        </w:rPr>
        <w:t xml:space="preserve"> </w:t>
      </w:r>
      <w:bookmarkStart w:id="316" w:name="_Hlk532805788"/>
    </w:p>
    <w:p w14:paraId="1276304F" w14:textId="126F7A60" w:rsidR="00DF1984" w:rsidRPr="003253BA" w:rsidRDefault="004B7E81" w:rsidP="004B7A2B">
      <w:pPr>
        <w:spacing w:after="120" w:line="276" w:lineRule="auto"/>
        <w:jc w:val="both"/>
        <w:rPr>
          <w:rFonts w:cs="Arial"/>
          <w:szCs w:val="22"/>
          <w:highlight w:val="magenta"/>
        </w:rPr>
      </w:pPr>
      <w:r w:rsidRPr="003253BA">
        <w:rPr>
          <w:rFonts w:cs="Arial"/>
          <w:szCs w:val="22"/>
          <w:highlight w:val="magenta"/>
        </w:rPr>
        <w:t>To help streamline program management</w:t>
      </w:r>
      <w:r w:rsidR="009C4254" w:rsidRPr="003253BA">
        <w:rPr>
          <w:rFonts w:cs="Arial"/>
          <w:szCs w:val="22"/>
          <w:highlight w:val="magenta"/>
        </w:rPr>
        <w:t xml:space="preserve">, the IDNR/OWR has </w:t>
      </w:r>
      <w:r w:rsidRPr="003253BA">
        <w:rPr>
          <w:rFonts w:cs="Arial"/>
          <w:szCs w:val="22"/>
          <w:highlight w:val="magenta"/>
        </w:rPr>
        <w:t>aligned its organization into two divisions, the Division of Resource Management and the Division of Capital Programs.</w:t>
      </w:r>
      <w:r w:rsidR="00D77918" w:rsidRPr="003253BA">
        <w:rPr>
          <w:rFonts w:cs="Arial"/>
          <w:szCs w:val="22"/>
          <w:highlight w:val="magenta"/>
        </w:rPr>
        <w:t xml:space="preserve"> The organization chart is shown in Figure 5.</w:t>
      </w:r>
    </w:p>
    <w:p w14:paraId="5DFB5409" w14:textId="440418AF" w:rsidR="004B7E81" w:rsidRPr="003253BA" w:rsidRDefault="00DF1984" w:rsidP="002700F0">
      <w:pPr>
        <w:spacing w:line="276" w:lineRule="auto"/>
        <w:jc w:val="both"/>
        <w:rPr>
          <w:rFonts w:cs="Arial"/>
          <w:szCs w:val="22"/>
          <w:highlight w:val="magenta"/>
        </w:rPr>
      </w:pPr>
      <w:r w:rsidRPr="003253BA">
        <w:rPr>
          <w:rFonts w:cs="Arial"/>
          <w:noProof/>
          <w:szCs w:val="22"/>
          <w:highlight w:val="magenta"/>
        </w:rPr>
        <w:drawing>
          <wp:inline distT="0" distB="0" distL="0" distR="0" wp14:anchorId="6AB16E28" wp14:editId="006CF4A2">
            <wp:extent cx="5917720" cy="2876550"/>
            <wp:effectExtent l="38100" t="0" r="121285"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r w:rsidR="002700F0" w:rsidRPr="003253BA">
        <w:rPr>
          <w:rFonts w:cs="Arial"/>
          <w:szCs w:val="22"/>
          <w:highlight w:val="magenta"/>
        </w:rPr>
        <w:t xml:space="preserve"> </w:t>
      </w:r>
    </w:p>
    <w:p w14:paraId="18567951" w14:textId="4AF47C5B" w:rsidR="00812D7B" w:rsidRPr="003253BA" w:rsidRDefault="00A21A75" w:rsidP="00A21A75">
      <w:pPr>
        <w:pStyle w:val="Caption"/>
        <w:rPr>
          <w:highlight w:val="magenta"/>
        </w:rPr>
      </w:pPr>
      <w:bookmarkStart w:id="317" w:name="_Toc146207546"/>
      <w:r w:rsidRPr="003253BA">
        <w:rPr>
          <w:highlight w:val="magenta"/>
        </w:rPr>
        <w:t xml:space="preserve">Figure </w:t>
      </w:r>
      <w:r w:rsidRPr="003253BA">
        <w:rPr>
          <w:highlight w:val="magenta"/>
        </w:rPr>
        <w:fldChar w:fldCharType="begin"/>
      </w:r>
      <w:r w:rsidRPr="003253BA">
        <w:rPr>
          <w:highlight w:val="magenta"/>
        </w:rPr>
        <w:instrText>SEQ Figure \* ARABIC</w:instrText>
      </w:r>
      <w:r w:rsidRPr="003253BA">
        <w:rPr>
          <w:highlight w:val="magenta"/>
        </w:rPr>
        <w:fldChar w:fldCharType="separate"/>
      </w:r>
      <w:r w:rsidR="00225999" w:rsidRPr="003253BA">
        <w:rPr>
          <w:noProof/>
          <w:highlight w:val="magenta"/>
        </w:rPr>
        <w:t>5</w:t>
      </w:r>
      <w:r w:rsidRPr="003253BA">
        <w:rPr>
          <w:highlight w:val="magenta"/>
        </w:rPr>
        <w:fldChar w:fldCharType="end"/>
      </w:r>
      <w:r w:rsidR="00812D7B" w:rsidRPr="003253BA">
        <w:rPr>
          <w:highlight w:val="magenta"/>
        </w:rPr>
        <w:t xml:space="preserve"> IDNR/OWR Organizational Chart</w:t>
      </w:r>
      <w:bookmarkEnd w:id="317"/>
    </w:p>
    <w:p w14:paraId="6D994A36" w14:textId="1F94F2B6" w:rsidR="00F1261D" w:rsidRPr="003253BA" w:rsidRDefault="00F1261D" w:rsidP="00F1261D">
      <w:pPr>
        <w:pStyle w:val="Heading3"/>
        <w:rPr>
          <w:rFonts w:cs="Arial"/>
          <w:b w:val="0"/>
          <w:color w:val="auto"/>
          <w:szCs w:val="22"/>
          <w:highlight w:val="magenta"/>
        </w:rPr>
      </w:pPr>
      <w:r w:rsidRPr="003253BA">
        <w:rPr>
          <w:rFonts w:cs="Arial"/>
          <w:szCs w:val="22"/>
          <w:highlight w:val="magenta"/>
        </w:rPr>
        <w:t>Division of Resource Management (Manager Ste</w:t>
      </w:r>
      <w:r w:rsidR="00DF01AD" w:rsidRPr="003253BA">
        <w:rPr>
          <w:rFonts w:cs="Arial"/>
          <w:szCs w:val="22"/>
          <w:highlight w:val="magenta"/>
        </w:rPr>
        <w:t>phen</w:t>
      </w:r>
      <w:r w:rsidRPr="003253BA">
        <w:rPr>
          <w:rFonts w:cs="Arial"/>
          <w:szCs w:val="22"/>
          <w:highlight w:val="magenta"/>
        </w:rPr>
        <w:t xml:space="preserve"> Altman, P.E., CFM)</w:t>
      </w:r>
    </w:p>
    <w:p w14:paraId="2CC0F3D4" w14:textId="33085C83" w:rsidR="00F1261D" w:rsidRPr="003253BA" w:rsidRDefault="00F1261D" w:rsidP="00F1261D">
      <w:pPr>
        <w:spacing w:line="276" w:lineRule="auto"/>
        <w:jc w:val="both"/>
        <w:rPr>
          <w:rFonts w:cs="Arial"/>
          <w:szCs w:val="22"/>
          <w:highlight w:val="magenta"/>
        </w:rPr>
      </w:pPr>
      <w:r w:rsidRPr="003253BA">
        <w:rPr>
          <w:rFonts w:cs="Arial"/>
          <w:szCs w:val="22"/>
          <w:highlight w:val="magenta"/>
        </w:rPr>
        <w:t xml:space="preserve">The Division of Resource Management is comprised of </w:t>
      </w:r>
      <w:r w:rsidR="00DF01AD" w:rsidRPr="003253BA">
        <w:rPr>
          <w:rFonts w:cs="Arial"/>
          <w:szCs w:val="22"/>
          <w:highlight w:val="magenta"/>
        </w:rPr>
        <w:t>five</w:t>
      </w:r>
      <w:r w:rsidRPr="003253BA">
        <w:rPr>
          <w:rFonts w:cs="Arial"/>
          <w:szCs w:val="22"/>
          <w:highlight w:val="magenta"/>
        </w:rPr>
        <w:t xml:space="preserve"> sections </w:t>
      </w:r>
      <w:r w:rsidRPr="003253BA">
        <w:rPr>
          <w:rFonts w:cs="Arial"/>
          <w:noProof/>
          <w:szCs w:val="22"/>
          <w:highlight w:val="magenta"/>
        </w:rPr>
        <w:t>including</w:t>
      </w:r>
      <w:r w:rsidRPr="003253BA">
        <w:rPr>
          <w:rFonts w:cs="Arial"/>
          <w:szCs w:val="22"/>
          <w:highlight w:val="magenta"/>
        </w:rPr>
        <w:t xml:space="preserve"> Northeastern Illinois Regulatory Section, Downstate Regulatory Section, Dam Safety Program, Statewide Programs, and Lake Michigan Management Program. </w:t>
      </w:r>
    </w:p>
    <w:p w14:paraId="0156C963" w14:textId="77777777" w:rsidR="00F1261D" w:rsidRPr="003253BA" w:rsidRDefault="00F1261D" w:rsidP="00F1261D">
      <w:pPr>
        <w:rPr>
          <w:highlight w:val="magenta"/>
        </w:rPr>
      </w:pPr>
    </w:p>
    <w:p w14:paraId="7978855F" w14:textId="5BE45DC0" w:rsidR="00F1261D" w:rsidRPr="003253BA" w:rsidRDefault="00F1261D" w:rsidP="00F1261D">
      <w:pPr>
        <w:pStyle w:val="Heading4"/>
        <w:rPr>
          <w:rStyle w:val="Strong"/>
          <w:b/>
          <w:color w:val="1F4E79" w:themeColor="accent1" w:themeShade="80"/>
          <w:highlight w:val="magenta"/>
        </w:rPr>
      </w:pPr>
      <w:r w:rsidRPr="003253BA">
        <w:rPr>
          <w:highlight w:val="magenta"/>
        </w:rPr>
        <w:t>Northeastern Illinois Regulatory Section</w:t>
      </w:r>
      <w:r w:rsidRPr="003253BA">
        <w:rPr>
          <w:rStyle w:val="Strong"/>
          <w:b/>
          <w:color w:val="1F4E79" w:themeColor="accent1" w:themeShade="80"/>
          <w:highlight w:val="magenta"/>
        </w:rPr>
        <w:t xml:space="preserve"> </w:t>
      </w:r>
      <w:r w:rsidRPr="003253BA">
        <w:rPr>
          <w:rStyle w:val="Strong"/>
          <w:highlight w:val="magenta"/>
        </w:rPr>
        <w:t>(Chief, William Boyd, P.E., CFM)</w:t>
      </w:r>
      <w:r w:rsidRPr="003253BA">
        <w:rPr>
          <w:rStyle w:val="Strong"/>
          <w:b/>
          <w:highlight w:val="magenta"/>
        </w:rPr>
        <w:t xml:space="preserve"> </w:t>
      </w:r>
    </w:p>
    <w:p w14:paraId="1FA18660" w14:textId="77777777" w:rsidR="00F1261D" w:rsidRPr="003253BA" w:rsidRDefault="00F1261D" w:rsidP="00F1261D">
      <w:pPr>
        <w:pStyle w:val="Heading5"/>
        <w:rPr>
          <w:highlight w:val="magenta"/>
        </w:rPr>
        <w:sectPr w:rsidR="00F1261D" w:rsidRPr="003253BA" w:rsidSect="00987FDD">
          <w:headerReference w:type="default" r:id="rId72"/>
          <w:headerReference w:type="first" r:id="rId73"/>
          <w:type w:val="continuous"/>
          <w:pgSz w:w="12240" w:h="15840"/>
          <w:pgMar w:top="1440" w:right="1440" w:bottom="1440" w:left="1440" w:header="720" w:footer="720" w:gutter="0"/>
          <w:cols w:space="720"/>
          <w:docGrid w:linePitch="360"/>
        </w:sectPr>
      </w:pPr>
      <w:r w:rsidRPr="003253BA">
        <w:rPr>
          <w:highlight w:val="magenta"/>
        </w:rPr>
        <w:t>Staff</w:t>
      </w:r>
    </w:p>
    <w:p w14:paraId="12ACCF71" w14:textId="62ED8763" w:rsidR="00F1261D" w:rsidRPr="003253BA" w:rsidRDefault="00F1261D" w:rsidP="00F1261D">
      <w:pPr>
        <w:tabs>
          <w:tab w:val="left" w:pos="900"/>
        </w:tabs>
        <w:spacing w:line="276" w:lineRule="auto"/>
        <w:ind w:left="360"/>
        <w:rPr>
          <w:rFonts w:cs="Arial"/>
          <w:szCs w:val="22"/>
          <w:highlight w:val="magenta"/>
        </w:rPr>
      </w:pPr>
      <w:proofErr w:type="gramStart"/>
      <w:r w:rsidRPr="003253BA">
        <w:rPr>
          <w:rFonts w:cs="Arial"/>
          <w:szCs w:val="22"/>
          <w:highlight w:val="magenta"/>
        </w:rPr>
        <w:t>1</w:t>
      </w:r>
      <w:r w:rsidR="00587CF2" w:rsidRPr="003253BA">
        <w:rPr>
          <w:rFonts w:cs="Arial"/>
          <w:szCs w:val="22"/>
          <w:highlight w:val="magenta"/>
        </w:rPr>
        <w:t xml:space="preserve"> </w:t>
      </w:r>
      <w:r w:rsidRPr="003253BA">
        <w:rPr>
          <w:rFonts w:cs="Arial"/>
          <w:szCs w:val="22"/>
          <w:highlight w:val="magenta"/>
        </w:rPr>
        <w:t xml:space="preserve"> Section</w:t>
      </w:r>
      <w:proofErr w:type="gramEnd"/>
      <w:r w:rsidRPr="003253BA">
        <w:rPr>
          <w:rFonts w:cs="Arial"/>
          <w:szCs w:val="22"/>
          <w:highlight w:val="magenta"/>
        </w:rPr>
        <w:t xml:space="preserve"> Chief (P.E., CFM)</w:t>
      </w:r>
    </w:p>
    <w:p w14:paraId="0A9EEF3B" w14:textId="0882D422" w:rsidR="00F1261D" w:rsidRPr="003253BA" w:rsidRDefault="00F1261D" w:rsidP="00F1261D">
      <w:pPr>
        <w:tabs>
          <w:tab w:val="left" w:pos="900"/>
        </w:tabs>
        <w:spacing w:line="276" w:lineRule="auto"/>
        <w:ind w:left="360"/>
        <w:rPr>
          <w:rFonts w:cs="Arial"/>
          <w:szCs w:val="22"/>
          <w:highlight w:val="magenta"/>
        </w:rPr>
      </w:pPr>
      <w:r w:rsidRPr="003253BA">
        <w:rPr>
          <w:rFonts w:cs="Arial"/>
          <w:szCs w:val="22"/>
          <w:highlight w:val="magenta"/>
        </w:rPr>
        <w:t xml:space="preserve">3 Full-time Engineers (1 P.E., </w:t>
      </w:r>
      <w:r w:rsidR="00DB40C6" w:rsidRPr="003253BA">
        <w:rPr>
          <w:rFonts w:cs="Arial"/>
          <w:szCs w:val="22"/>
          <w:highlight w:val="magenta"/>
        </w:rPr>
        <w:t xml:space="preserve">3 </w:t>
      </w:r>
      <w:r w:rsidRPr="003253BA">
        <w:rPr>
          <w:rFonts w:cs="Arial"/>
          <w:szCs w:val="22"/>
          <w:highlight w:val="magenta"/>
        </w:rPr>
        <w:t xml:space="preserve">Staff Engineers </w:t>
      </w:r>
      <w:r w:rsidR="00DB40C6" w:rsidRPr="003253BA">
        <w:rPr>
          <w:rFonts w:cs="Arial"/>
          <w:szCs w:val="22"/>
          <w:highlight w:val="magenta"/>
        </w:rPr>
        <w:t xml:space="preserve">1 </w:t>
      </w:r>
      <w:r w:rsidRPr="003253BA">
        <w:rPr>
          <w:rFonts w:cs="Arial"/>
          <w:szCs w:val="22"/>
          <w:highlight w:val="magenta"/>
        </w:rPr>
        <w:t>CFM)</w:t>
      </w:r>
    </w:p>
    <w:p w14:paraId="5F9D54C9" w14:textId="77777777" w:rsidR="00F1261D" w:rsidRPr="003253BA" w:rsidRDefault="00F1261D" w:rsidP="00F1261D">
      <w:pPr>
        <w:ind w:left="360"/>
        <w:rPr>
          <w:rFonts w:cs="Arial"/>
          <w:szCs w:val="22"/>
          <w:highlight w:val="magenta"/>
        </w:rPr>
      </w:pPr>
    </w:p>
    <w:p w14:paraId="31CA827B" w14:textId="77777777" w:rsidR="00F1261D" w:rsidRPr="003253BA" w:rsidRDefault="00F1261D" w:rsidP="00F1261D">
      <w:pPr>
        <w:pStyle w:val="Heading4"/>
        <w:rPr>
          <w:rStyle w:val="Strong"/>
          <w:b/>
          <w:color w:val="1F4E79" w:themeColor="accent1" w:themeShade="80"/>
          <w:highlight w:val="magenta"/>
        </w:rPr>
      </w:pPr>
      <w:r w:rsidRPr="003253BA">
        <w:rPr>
          <w:highlight w:val="magenta"/>
        </w:rPr>
        <w:t>Downstate Regulatory Section</w:t>
      </w:r>
      <w:r w:rsidRPr="003253BA">
        <w:rPr>
          <w:rStyle w:val="Strong"/>
          <w:b/>
          <w:color w:val="1F4E79" w:themeColor="accent1" w:themeShade="80"/>
          <w:highlight w:val="magenta"/>
        </w:rPr>
        <w:t xml:space="preserve"> (</w:t>
      </w:r>
      <w:r w:rsidRPr="003253BA">
        <w:rPr>
          <w:rStyle w:val="Strong"/>
          <w:highlight w:val="magenta"/>
        </w:rPr>
        <w:t>Chief Bill Milner, P.E., CFM</w:t>
      </w:r>
      <w:r w:rsidRPr="003253BA">
        <w:rPr>
          <w:rStyle w:val="Strong"/>
          <w:b/>
          <w:color w:val="1F4E79" w:themeColor="accent1" w:themeShade="80"/>
          <w:highlight w:val="magenta"/>
        </w:rPr>
        <w:t xml:space="preserve">) </w:t>
      </w:r>
    </w:p>
    <w:p w14:paraId="40FC6BE5" w14:textId="77777777" w:rsidR="00F1261D" w:rsidRPr="003253BA" w:rsidRDefault="00F1261D" w:rsidP="00F1261D">
      <w:pPr>
        <w:pStyle w:val="Heading5"/>
        <w:rPr>
          <w:highlight w:val="magenta"/>
        </w:rPr>
      </w:pPr>
      <w:r w:rsidRPr="003253BA">
        <w:rPr>
          <w:highlight w:val="magenta"/>
        </w:rPr>
        <w:t>Staff</w:t>
      </w:r>
    </w:p>
    <w:p w14:paraId="2EC40769" w14:textId="77777777" w:rsidR="00F1261D" w:rsidRPr="003253BA" w:rsidRDefault="00F1261D" w:rsidP="00F1261D">
      <w:pPr>
        <w:spacing w:line="276" w:lineRule="auto"/>
        <w:ind w:left="540" w:hanging="180"/>
        <w:rPr>
          <w:rFonts w:cs="Arial"/>
          <w:szCs w:val="22"/>
          <w:highlight w:val="magenta"/>
        </w:rPr>
      </w:pPr>
      <w:r w:rsidRPr="003253BA">
        <w:rPr>
          <w:rFonts w:cs="Arial"/>
          <w:szCs w:val="22"/>
          <w:highlight w:val="magenta"/>
        </w:rPr>
        <w:t>Section Chief (P.E., CFM)</w:t>
      </w:r>
    </w:p>
    <w:p w14:paraId="315D0B1B" w14:textId="4EA57026" w:rsidR="00F1261D" w:rsidRPr="003253BA" w:rsidRDefault="00F1261D" w:rsidP="00F1261D">
      <w:pPr>
        <w:spacing w:line="276" w:lineRule="auto"/>
        <w:ind w:left="540" w:hanging="180"/>
        <w:rPr>
          <w:rFonts w:cs="Arial"/>
          <w:szCs w:val="22"/>
          <w:highlight w:val="magenta"/>
        </w:rPr>
      </w:pPr>
      <w:r w:rsidRPr="003253BA">
        <w:rPr>
          <w:rFonts w:cs="Arial"/>
          <w:szCs w:val="22"/>
          <w:highlight w:val="magenta"/>
        </w:rPr>
        <w:t>3 Engineers (</w:t>
      </w:r>
      <w:del w:id="328" w:author="Altman, Steve" w:date="2025-09-04T11:40:00Z" w16du:dateUtc="2025-09-04T16:40:00Z">
        <w:r w:rsidR="00DF01AD" w:rsidRPr="003253BA" w:rsidDel="00CE47FF">
          <w:rPr>
            <w:rFonts w:cs="Arial"/>
            <w:szCs w:val="22"/>
            <w:highlight w:val="magenta"/>
          </w:rPr>
          <w:delText>1</w:delText>
        </w:r>
      </w:del>
      <w:r w:rsidR="00DF01AD" w:rsidRPr="003253BA">
        <w:rPr>
          <w:rFonts w:cs="Arial"/>
          <w:szCs w:val="22"/>
          <w:highlight w:val="magenta"/>
        </w:rPr>
        <w:t xml:space="preserve"> P.E., 2 EIT</w:t>
      </w:r>
      <w:r w:rsidRPr="003253BA">
        <w:rPr>
          <w:rFonts w:cs="Arial"/>
          <w:szCs w:val="22"/>
          <w:highlight w:val="magenta"/>
        </w:rPr>
        <w:t xml:space="preserve">, </w:t>
      </w:r>
      <w:r w:rsidR="00DF01AD" w:rsidRPr="003253BA">
        <w:rPr>
          <w:rFonts w:cs="Arial"/>
          <w:szCs w:val="22"/>
          <w:highlight w:val="magenta"/>
        </w:rPr>
        <w:t>3</w:t>
      </w:r>
      <w:r w:rsidRPr="003253BA">
        <w:rPr>
          <w:rFonts w:cs="Arial"/>
          <w:szCs w:val="22"/>
          <w:highlight w:val="magenta"/>
        </w:rPr>
        <w:t xml:space="preserve"> CFM)</w:t>
      </w:r>
    </w:p>
    <w:p w14:paraId="597FDAFB" w14:textId="77777777" w:rsidR="00F1261D" w:rsidRPr="003253BA" w:rsidRDefault="00F1261D" w:rsidP="00F1261D">
      <w:pPr>
        <w:ind w:left="720"/>
        <w:rPr>
          <w:rFonts w:cs="Arial"/>
          <w:szCs w:val="22"/>
          <w:highlight w:val="magenta"/>
        </w:rPr>
      </w:pPr>
    </w:p>
    <w:p w14:paraId="1900B6AA" w14:textId="77777777" w:rsidR="00F1261D" w:rsidRPr="003253BA" w:rsidRDefault="00F1261D" w:rsidP="00F1261D">
      <w:pPr>
        <w:pStyle w:val="Heading4"/>
        <w:rPr>
          <w:rStyle w:val="Strong"/>
          <w:b/>
          <w:color w:val="FF0000"/>
          <w:highlight w:val="magenta"/>
        </w:rPr>
      </w:pPr>
      <w:r w:rsidRPr="003253BA">
        <w:rPr>
          <w:highlight w:val="magenta"/>
        </w:rPr>
        <w:t>Dam Safety Program</w:t>
      </w:r>
      <w:r w:rsidRPr="003253BA">
        <w:rPr>
          <w:rStyle w:val="Strong"/>
          <w:b/>
          <w:color w:val="1F4E79" w:themeColor="accent1" w:themeShade="80"/>
          <w:highlight w:val="magenta"/>
        </w:rPr>
        <w:t xml:space="preserve"> </w:t>
      </w:r>
      <w:r w:rsidRPr="003253BA">
        <w:rPr>
          <w:rStyle w:val="Strong"/>
          <w:highlight w:val="magenta"/>
        </w:rPr>
        <w:t>(Chief Paul Mauer, P.E.)</w:t>
      </w:r>
      <w:r w:rsidRPr="003253BA">
        <w:rPr>
          <w:rStyle w:val="Strong"/>
          <w:b/>
          <w:highlight w:val="magenta"/>
        </w:rPr>
        <w:t xml:space="preserve"> </w:t>
      </w:r>
    </w:p>
    <w:p w14:paraId="4B6C4550" w14:textId="77777777" w:rsidR="00F1261D" w:rsidRPr="003253BA" w:rsidRDefault="00F1261D" w:rsidP="00F1261D">
      <w:pPr>
        <w:pStyle w:val="Heading5"/>
        <w:rPr>
          <w:highlight w:val="magenta"/>
        </w:rPr>
      </w:pPr>
      <w:r w:rsidRPr="003253BA">
        <w:rPr>
          <w:highlight w:val="magenta"/>
        </w:rPr>
        <w:t xml:space="preserve">Staff  </w:t>
      </w:r>
    </w:p>
    <w:p w14:paraId="13ABF8B0" w14:textId="77777777" w:rsidR="00F1261D" w:rsidRPr="003253BA" w:rsidRDefault="00F1261D" w:rsidP="00F1261D">
      <w:pPr>
        <w:ind w:firstLine="360"/>
        <w:rPr>
          <w:rFonts w:cs="Arial"/>
          <w:szCs w:val="22"/>
          <w:highlight w:val="magenta"/>
        </w:rPr>
      </w:pPr>
      <w:r w:rsidRPr="003253BA">
        <w:rPr>
          <w:rFonts w:cs="Arial"/>
          <w:szCs w:val="22"/>
          <w:highlight w:val="magenta"/>
        </w:rPr>
        <w:t>1 Section Chief (P.E.)</w:t>
      </w:r>
    </w:p>
    <w:p w14:paraId="404FBC50" w14:textId="68FE851D" w:rsidR="007757B0" w:rsidRPr="003253BA" w:rsidRDefault="00F1261D" w:rsidP="0058245D">
      <w:pPr>
        <w:pStyle w:val="ListParagraph"/>
        <w:numPr>
          <w:ilvl w:val="0"/>
          <w:numId w:val="53"/>
        </w:numPr>
        <w:rPr>
          <w:rFonts w:cs="Arial"/>
          <w:szCs w:val="22"/>
          <w:highlight w:val="magenta"/>
        </w:rPr>
      </w:pPr>
      <w:r w:rsidRPr="003253BA">
        <w:rPr>
          <w:rFonts w:cs="Arial"/>
          <w:szCs w:val="22"/>
          <w:highlight w:val="magenta"/>
        </w:rPr>
        <w:t>Engineer</w:t>
      </w:r>
      <w:r w:rsidR="007757B0" w:rsidRPr="003253BA">
        <w:rPr>
          <w:rFonts w:cs="Arial"/>
          <w:szCs w:val="22"/>
          <w:highlight w:val="magenta"/>
        </w:rPr>
        <w:t xml:space="preserve"> </w:t>
      </w:r>
    </w:p>
    <w:p w14:paraId="47703D9F" w14:textId="1EC6D3DF" w:rsidR="00F1261D" w:rsidRPr="003253BA" w:rsidRDefault="007757B0" w:rsidP="0058245D">
      <w:pPr>
        <w:pStyle w:val="ListParagraph"/>
        <w:numPr>
          <w:ilvl w:val="0"/>
          <w:numId w:val="53"/>
        </w:numPr>
        <w:rPr>
          <w:rFonts w:cs="Arial"/>
          <w:szCs w:val="22"/>
          <w:highlight w:val="magenta"/>
        </w:rPr>
      </w:pPr>
      <w:r w:rsidRPr="003253BA">
        <w:rPr>
          <w:rFonts w:cs="Arial"/>
          <w:szCs w:val="22"/>
          <w:highlight w:val="magenta"/>
        </w:rPr>
        <w:t>Senior Engineers (positions posted)</w:t>
      </w:r>
      <w:r w:rsidR="00F1261D" w:rsidRPr="003253BA">
        <w:rPr>
          <w:rFonts w:cs="Arial"/>
          <w:szCs w:val="22"/>
          <w:highlight w:val="magenta"/>
        </w:rPr>
        <w:t xml:space="preserve"> </w:t>
      </w:r>
    </w:p>
    <w:p w14:paraId="5FE06888" w14:textId="77777777" w:rsidR="00F1261D" w:rsidRPr="003253BA" w:rsidRDefault="00F1261D" w:rsidP="00F1261D">
      <w:pPr>
        <w:ind w:firstLine="360"/>
        <w:rPr>
          <w:rFonts w:cs="Arial"/>
          <w:szCs w:val="22"/>
          <w:highlight w:val="magenta"/>
        </w:rPr>
      </w:pPr>
    </w:p>
    <w:p w14:paraId="3F1705F1" w14:textId="4D6FBC60" w:rsidR="00F1261D" w:rsidRPr="003253BA" w:rsidRDefault="00F1261D" w:rsidP="00F1261D">
      <w:pPr>
        <w:pStyle w:val="Heading4"/>
        <w:rPr>
          <w:i/>
          <w:color w:val="FF0000"/>
          <w:highlight w:val="magenta"/>
        </w:rPr>
      </w:pPr>
      <w:r w:rsidRPr="003253BA">
        <w:rPr>
          <w:highlight w:val="magenta"/>
        </w:rPr>
        <w:t xml:space="preserve">Statewide Programs Section </w:t>
      </w:r>
      <w:r w:rsidRPr="003253BA">
        <w:rPr>
          <w:b w:val="0"/>
          <w:highlight w:val="magenta"/>
        </w:rPr>
        <w:t xml:space="preserve">(Chief, </w:t>
      </w:r>
      <w:r w:rsidR="00587CF2" w:rsidRPr="003253BA">
        <w:rPr>
          <w:b w:val="0"/>
          <w:highlight w:val="magenta"/>
        </w:rPr>
        <w:t>Vacant</w:t>
      </w:r>
      <w:r w:rsidRPr="003253BA">
        <w:rPr>
          <w:b w:val="0"/>
          <w:highlight w:val="magenta"/>
        </w:rPr>
        <w:t xml:space="preserve">) </w:t>
      </w:r>
    </w:p>
    <w:p w14:paraId="714BD4E6" w14:textId="77777777" w:rsidR="00F1261D" w:rsidRPr="003253BA" w:rsidRDefault="00F1261D" w:rsidP="00F1261D">
      <w:pPr>
        <w:pStyle w:val="Heading5"/>
        <w:rPr>
          <w:highlight w:val="magenta"/>
        </w:rPr>
      </w:pPr>
      <w:r w:rsidRPr="003253BA">
        <w:rPr>
          <w:highlight w:val="magenta"/>
        </w:rPr>
        <w:lastRenderedPageBreak/>
        <w:t>Staff</w:t>
      </w:r>
    </w:p>
    <w:p w14:paraId="6270A814" w14:textId="1CF03895" w:rsidR="00250CB5" w:rsidRPr="003253BA" w:rsidRDefault="00250CB5" w:rsidP="00F1261D">
      <w:pPr>
        <w:spacing w:line="276" w:lineRule="auto"/>
        <w:ind w:firstLine="360"/>
        <w:rPr>
          <w:rFonts w:cs="Arial"/>
          <w:szCs w:val="22"/>
          <w:highlight w:val="magenta"/>
        </w:rPr>
      </w:pPr>
      <w:r w:rsidRPr="003253BA">
        <w:rPr>
          <w:rFonts w:cs="Arial"/>
          <w:szCs w:val="22"/>
          <w:highlight w:val="magenta"/>
        </w:rPr>
        <w:t>1 Unit Chief (1 CFM</w:t>
      </w:r>
      <w:r w:rsidR="00DB40C6" w:rsidRPr="003253BA">
        <w:rPr>
          <w:rFonts w:cs="Arial"/>
          <w:szCs w:val="22"/>
          <w:highlight w:val="magenta"/>
        </w:rPr>
        <w:t>)</w:t>
      </w:r>
    </w:p>
    <w:p w14:paraId="05338068" w14:textId="43D296BC" w:rsidR="00F1261D" w:rsidRPr="003253BA" w:rsidRDefault="00DF01AD" w:rsidP="001F3793">
      <w:pPr>
        <w:spacing w:line="276" w:lineRule="auto"/>
        <w:ind w:left="360"/>
        <w:rPr>
          <w:rFonts w:cs="Arial"/>
          <w:szCs w:val="22"/>
          <w:highlight w:val="magenta"/>
        </w:rPr>
      </w:pPr>
      <w:r w:rsidRPr="003253BA">
        <w:rPr>
          <w:rFonts w:cs="Arial"/>
          <w:szCs w:val="22"/>
          <w:highlight w:val="magenta"/>
        </w:rPr>
        <w:t xml:space="preserve">2 </w:t>
      </w:r>
      <w:r w:rsidR="00F1261D" w:rsidRPr="003253BA">
        <w:rPr>
          <w:rFonts w:cs="Arial"/>
          <w:szCs w:val="22"/>
          <w:highlight w:val="magenta"/>
        </w:rPr>
        <w:t>Floodplain Managers (</w:t>
      </w:r>
      <w:r w:rsidR="00CE47FF" w:rsidRPr="003253BA">
        <w:rPr>
          <w:rFonts w:cs="Arial"/>
          <w:szCs w:val="22"/>
          <w:highlight w:val="magenta"/>
        </w:rPr>
        <w:t xml:space="preserve">2 </w:t>
      </w:r>
      <w:r w:rsidR="00F1261D" w:rsidRPr="003253BA">
        <w:rPr>
          <w:rFonts w:cs="Arial"/>
          <w:szCs w:val="22"/>
          <w:highlight w:val="magenta"/>
        </w:rPr>
        <w:t>CFM</w:t>
      </w:r>
      <w:r w:rsidR="00CE47FF" w:rsidRPr="003253BA">
        <w:rPr>
          <w:rFonts w:cs="Arial"/>
          <w:szCs w:val="22"/>
          <w:highlight w:val="magenta"/>
        </w:rPr>
        <w:t xml:space="preserve"> </w:t>
      </w:r>
      <w:proofErr w:type="gramStart"/>
      <w:r w:rsidR="00CE47FF" w:rsidRPr="003253BA">
        <w:rPr>
          <w:rFonts w:cs="Arial"/>
          <w:szCs w:val="22"/>
          <w:highlight w:val="magenta"/>
        </w:rPr>
        <w:t>(</w:t>
      </w:r>
      <w:r w:rsidR="0058245D" w:rsidRPr="003253BA">
        <w:rPr>
          <w:rFonts w:cs="Arial"/>
          <w:szCs w:val="22"/>
          <w:highlight w:val="magenta"/>
        </w:rPr>
        <w:t xml:space="preserve"> 1</w:t>
      </w:r>
      <w:proofErr w:type="gramEnd"/>
      <w:r w:rsidR="0058245D" w:rsidRPr="003253BA">
        <w:rPr>
          <w:rFonts w:cs="Arial"/>
          <w:szCs w:val="22"/>
          <w:highlight w:val="magenta"/>
        </w:rPr>
        <w:t xml:space="preserve"> </w:t>
      </w:r>
      <w:r w:rsidR="00CE47FF" w:rsidRPr="003253BA">
        <w:rPr>
          <w:rFonts w:cs="Arial"/>
          <w:szCs w:val="22"/>
          <w:highlight w:val="magenta"/>
        </w:rPr>
        <w:t>starting 10/1/2025), 1 CFM (retiring 12/31/25 (to be backfilled</w:t>
      </w:r>
      <w:r w:rsidR="00F1261D" w:rsidRPr="003253BA">
        <w:rPr>
          <w:rFonts w:cs="Arial"/>
          <w:szCs w:val="22"/>
          <w:highlight w:val="magenta"/>
        </w:rPr>
        <w:t>)</w:t>
      </w:r>
    </w:p>
    <w:p w14:paraId="23D1CB35" w14:textId="77777777" w:rsidR="00F1261D" w:rsidRPr="003253BA" w:rsidRDefault="00F1261D" w:rsidP="00F1261D">
      <w:pPr>
        <w:spacing w:line="276" w:lineRule="auto"/>
        <w:ind w:firstLine="360"/>
        <w:rPr>
          <w:rFonts w:cs="Arial"/>
          <w:szCs w:val="22"/>
          <w:highlight w:val="magenta"/>
        </w:rPr>
      </w:pPr>
      <w:r w:rsidRPr="003253BA">
        <w:rPr>
          <w:rFonts w:cs="Arial"/>
          <w:szCs w:val="22"/>
          <w:highlight w:val="magenta"/>
        </w:rPr>
        <w:t>1 Mapping and Studies Engineer (CFM, P.E.)</w:t>
      </w:r>
    </w:p>
    <w:p w14:paraId="426D7749" w14:textId="77777777" w:rsidR="00F1261D" w:rsidRPr="003253BA" w:rsidRDefault="00F1261D" w:rsidP="00F1261D">
      <w:pPr>
        <w:jc w:val="both"/>
        <w:rPr>
          <w:rFonts w:cs="Arial"/>
          <w:b/>
          <w:highlight w:val="magenta"/>
        </w:rPr>
      </w:pPr>
    </w:p>
    <w:p w14:paraId="7C860CD9" w14:textId="27A72587" w:rsidR="00F1261D" w:rsidRPr="003253BA" w:rsidRDefault="00F1261D" w:rsidP="00F1261D">
      <w:pPr>
        <w:pStyle w:val="Heading4"/>
        <w:rPr>
          <w:highlight w:val="magenta"/>
        </w:rPr>
      </w:pPr>
      <w:r w:rsidRPr="003253BA">
        <w:rPr>
          <w:highlight w:val="magenta"/>
        </w:rPr>
        <w:t xml:space="preserve">Lake Michigan Management Section </w:t>
      </w:r>
      <w:r w:rsidRPr="003253BA">
        <w:rPr>
          <w:b w:val="0"/>
          <w:highlight w:val="magenta"/>
        </w:rPr>
        <w:t xml:space="preserve">(Chief, </w:t>
      </w:r>
      <w:r w:rsidR="00DF01AD" w:rsidRPr="003253BA">
        <w:rPr>
          <w:b w:val="0"/>
          <w:highlight w:val="magenta"/>
        </w:rPr>
        <w:t>Russell Flinchum</w:t>
      </w:r>
      <w:r w:rsidRPr="003253BA">
        <w:rPr>
          <w:b w:val="0"/>
          <w:highlight w:val="magenta"/>
        </w:rPr>
        <w:t>)</w:t>
      </w:r>
      <w:r w:rsidRPr="003253BA">
        <w:rPr>
          <w:highlight w:val="magenta"/>
        </w:rPr>
        <w:t xml:space="preserve"> </w:t>
      </w:r>
    </w:p>
    <w:p w14:paraId="3DA7DF29" w14:textId="77777777" w:rsidR="00F1261D" w:rsidRPr="003253BA" w:rsidRDefault="00F1261D" w:rsidP="00F1261D">
      <w:pPr>
        <w:pStyle w:val="Heading5"/>
        <w:rPr>
          <w:highlight w:val="magenta"/>
        </w:rPr>
      </w:pPr>
      <w:r w:rsidRPr="003253BA">
        <w:rPr>
          <w:highlight w:val="magenta"/>
        </w:rPr>
        <w:t>Staff</w:t>
      </w:r>
    </w:p>
    <w:p w14:paraId="6C290B52" w14:textId="77777777" w:rsidR="00F1261D" w:rsidRPr="003253BA" w:rsidRDefault="00F1261D" w:rsidP="00F1261D">
      <w:pPr>
        <w:ind w:left="360"/>
        <w:rPr>
          <w:highlight w:val="magenta"/>
        </w:rPr>
      </w:pPr>
      <w:r w:rsidRPr="003253BA">
        <w:rPr>
          <w:highlight w:val="magenta"/>
        </w:rPr>
        <w:t>1 Section Chief</w:t>
      </w:r>
    </w:p>
    <w:p w14:paraId="7DA44A69" w14:textId="68A65DA0" w:rsidR="00F1261D" w:rsidRPr="003253BA" w:rsidRDefault="00F1261D" w:rsidP="00F1261D">
      <w:pPr>
        <w:spacing w:line="276" w:lineRule="auto"/>
        <w:ind w:left="360"/>
        <w:rPr>
          <w:rFonts w:cs="Arial"/>
          <w:highlight w:val="magenta"/>
        </w:rPr>
      </w:pPr>
      <w:r w:rsidRPr="003253BA">
        <w:rPr>
          <w:rFonts w:cs="Arial"/>
          <w:highlight w:val="magenta"/>
        </w:rPr>
        <w:t xml:space="preserve">1 </w:t>
      </w:r>
      <w:r w:rsidR="00587CF2" w:rsidRPr="003253BA">
        <w:rPr>
          <w:rFonts w:cs="Arial"/>
          <w:highlight w:val="magenta"/>
        </w:rPr>
        <w:t xml:space="preserve">Unit Chief </w:t>
      </w:r>
      <w:r w:rsidRPr="003253BA">
        <w:rPr>
          <w:rFonts w:cs="Arial"/>
          <w:highlight w:val="magenta"/>
        </w:rPr>
        <w:t>(1 P.E.)</w:t>
      </w:r>
    </w:p>
    <w:p w14:paraId="22C7A7A4" w14:textId="52577EB0" w:rsidR="00F1261D" w:rsidRPr="003253BA" w:rsidRDefault="00F1261D" w:rsidP="00F1261D">
      <w:pPr>
        <w:spacing w:line="276" w:lineRule="auto"/>
        <w:ind w:left="450" w:hanging="90"/>
        <w:rPr>
          <w:rFonts w:cs="Arial"/>
          <w:szCs w:val="22"/>
          <w:highlight w:val="magenta"/>
        </w:rPr>
      </w:pPr>
      <w:r w:rsidRPr="003253BA">
        <w:rPr>
          <w:rFonts w:cs="Arial"/>
          <w:szCs w:val="22"/>
          <w:highlight w:val="magenta"/>
        </w:rPr>
        <w:t>1 Administrative Assistant</w:t>
      </w:r>
    </w:p>
    <w:p w14:paraId="6076FE0A" w14:textId="77777777" w:rsidR="00F1261D" w:rsidRPr="003253BA" w:rsidRDefault="00F1261D" w:rsidP="00F1261D">
      <w:pPr>
        <w:pStyle w:val="Heading3"/>
        <w:spacing w:line="240" w:lineRule="auto"/>
        <w:rPr>
          <w:rFonts w:cs="Arial"/>
          <w:szCs w:val="20"/>
          <w:highlight w:val="magenta"/>
        </w:rPr>
      </w:pPr>
    </w:p>
    <w:p w14:paraId="4FFCC011" w14:textId="3F1A3D48" w:rsidR="00F1261D" w:rsidRPr="003253BA" w:rsidRDefault="00F1261D" w:rsidP="00F1261D">
      <w:pPr>
        <w:pStyle w:val="Heading3"/>
        <w:spacing w:after="120"/>
        <w:rPr>
          <w:rFonts w:cs="Arial"/>
          <w:szCs w:val="20"/>
          <w:highlight w:val="magenta"/>
        </w:rPr>
      </w:pPr>
      <w:commentRangeStart w:id="329"/>
      <w:r w:rsidRPr="003253BA">
        <w:rPr>
          <w:rFonts w:cs="Arial"/>
          <w:szCs w:val="20"/>
          <w:highlight w:val="magenta"/>
        </w:rPr>
        <w:t xml:space="preserve">Division of Capital Programs (Manager, </w:t>
      </w:r>
      <w:r w:rsidR="007A2D39" w:rsidRPr="003253BA">
        <w:rPr>
          <w:rFonts w:cs="Arial"/>
          <w:b w:val="0"/>
          <w:bCs w:val="0"/>
          <w:szCs w:val="20"/>
          <w:highlight w:val="magenta"/>
        </w:rPr>
        <w:t>Wes Cattoor</w:t>
      </w:r>
      <w:r w:rsidRPr="003253BA">
        <w:rPr>
          <w:rFonts w:cs="Arial"/>
          <w:b w:val="0"/>
          <w:bCs w:val="0"/>
          <w:szCs w:val="20"/>
          <w:highlight w:val="magenta"/>
        </w:rPr>
        <w:t>, P.E.</w:t>
      </w:r>
      <w:r w:rsidR="007A2D39" w:rsidRPr="003253BA">
        <w:rPr>
          <w:rFonts w:cs="Arial"/>
          <w:b w:val="0"/>
          <w:bCs w:val="0"/>
          <w:szCs w:val="20"/>
          <w:highlight w:val="magenta"/>
        </w:rPr>
        <w:t>, CFM (Acting</w:t>
      </w:r>
      <w:r w:rsidR="007A2D39" w:rsidRPr="003253BA">
        <w:rPr>
          <w:rFonts w:cs="Arial"/>
          <w:szCs w:val="20"/>
          <w:highlight w:val="magenta"/>
        </w:rPr>
        <w:t>)</w:t>
      </w:r>
      <w:r w:rsidRPr="003253BA">
        <w:rPr>
          <w:rFonts w:cs="Arial"/>
          <w:szCs w:val="20"/>
          <w:highlight w:val="magenta"/>
        </w:rPr>
        <w:t>)</w:t>
      </w:r>
    </w:p>
    <w:p w14:paraId="2E611E60" w14:textId="77777777" w:rsidR="00F1261D" w:rsidRPr="003253BA" w:rsidRDefault="00F1261D" w:rsidP="00F1261D">
      <w:pPr>
        <w:pStyle w:val="Heading5"/>
        <w:rPr>
          <w:highlight w:val="magenta"/>
        </w:rPr>
      </w:pPr>
      <w:r w:rsidRPr="003253BA">
        <w:rPr>
          <w:highlight w:val="magenta"/>
        </w:rPr>
        <w:t>Staff</w:t>
      </w:r>
    </w:p>
    <w:p w14:paraId="7A1A292A" w14:textId="77777777" w:rsidR="00F1261D" w:rsidRPr="003253BA" w:rsidRDefault="00F1261D" w:rsidP="00F1261D">
      <w:pPr>
        <w:ind w:firstLine="360"/>
        <w:rPr>
          <w:highlight w:val="magenta"/>
        </w:rPr>
      </w:pPr>
      <w:r w:rsidRPr="003253BA">
        <w:rPr>
          <w:highlight w:val="magenta"/>
        </w:rPr>
        <w:t>1 Administrative Assistant</w:t>
      </w:r>
    </w:p>
    <w:p w14:paraId="58AA24FF" w14:textId="77777777" w:rsidR="00F1261D" w:rsidRPr="003253BA" w:rsidRDefault="00F1261D" w:rsidP="00F1261D">
      <w:pPr>
        <w:pStyle w:val="Heading4"/>
        <w:rPr>
          <w:highlight w:val="magenta"/>
        </w:rPr>
      </w:pPr>
    </w:p>
    <w:p w14:paraId="553AD490" w14:textId="6CADD6E2" w:rsidR="006A51B7" w:rsidRPr="003253BA" w:rsidRDefault="006A51B7" w:rsidP="006A51B7">
      <w:pPr>
        <w:pStyle w:val="Heading4"/>
        <w:rPr>
          <w:color w:val="FF0000"/>
          <w:sz w:val="20"/>
          <w:szCs w:val="20"/>
          <w:highlight w:val="magenta"/>
        </w:rPr>
      </w:pPr>
      <w:r w:rsidRPr="003253BA">
        <w:rPr>
          <w:highlight w:val="magenta"/>
        </w:rPr>
        <w:t xml:space="preserve">Engineering Studies Section </w:t>
      </w:r>
      <w:r w:rsidRPr="003253BA">
        <w:rPr>
          <w:b w:val="0"/>
          <w:highlight w:val="magenta"/>
        </w:rPr>
        <w:t xml:space="preserve">(Chief, </w:t>
      </w:r>
      <w:r w:rsidR="007A2D39" w:rsidRPr="003253BA">
        <w:rPr>
          <w:b w:val="0"/>
          <w:highlight w:val="magenta"/>
        </w:rPr>
        <w:t>Terra McParland</w:t>
      </w:r>
      <w:r w:rsidRPr="003253BA">
        <w:rPr>
          <w:b w:val="0"/>
          <w:highlight w:val="magenta"/>
        </w:rPr>
        <w:t>, P.E., CFM</w:t>
      </w:r>
      <w:r w:rsidR="007A2D39" w:rsidRPr="003253BA">
        <w:rPr>
          <w:b w:val="0"/>
          <w:highlight w:val="magenta"/>
        </w:rPr>
        <w:t xml:space="preserve"> (Acting)</w:t>
      </w:r>
      <w:r w:rsidRPr="003253BA">
        <w:rPr>
          <w:b w:val="0"/>
          <w:highlight w:val="magenta"/>
        </w:rPr>
        <w:t>)</w:t>
      </w:r>
    </w:p>
    <w:p w14:paraId="4CF98C00" w14:textId="77777777" w:rsidR="006A51B7" w:rsidRPr="003253BA" w:rsidRDefault="006A51B7" w:rsidP="006A51B7">
      <w:pPr>
        <w:pStyle w:val="Heading5"/>
        <w:rPr>
          <w:highlight w:val="magenta"/>
        </w:rPr>
      </w:pPr>
      <w:r w:rsidRPr="003253BA">
        <w:rPr>
          <w:highlight w:val="magenta"/>
        </w:rPr>
        <w:t>Staff</w:t>
      </w:r>
    </w:p>
    <w:p w14:paraId="6543154E" w14:textId="77777777" w:rsidR="00017F2C" w:rsidRPr="003253BA" w:rsidRDefault="00017F2C" w:rsidP="00017F2C">
      <w:pPr>
        <w:spacing w:line="276" w:lineRule="auto"/>
        <w:ind w:firstLine="360"/>
        <w:rPr>
          <w:rFonts w:ascii="Calibri" w:hAnsi="Calibri"/>
          <w:szCs w:val="22"/>
          <w:highlight w:val="magenta"/>
          <w:rPrChange w:id="330" w:author="Altman, Steve" w:date="2025-09-09T14:26:00Z" w16du:dateUtc="2025-09-09T19:26:00Z">
            <w:rPr>
              <w:rFonts w:ascii="Calibri" w:hAnsi="Calibri"/>
              <w:szCs w:val="22"/>
              <w:highlight w:val="cyan"/>
            </w:rPr>
          </w:rPrChange>
        </w:rPr>
      </w:pPr>
      <w:r w:rsidRPr="003253BA">
        <w:rPr>
          <w:highlight w:val="magenta"/>
          <w:rPrChange w:id="331" w:author="Altman, Steve" w:date="2025-09-09T14:26:00Z" w16du:dateUtc="2025-09-09T19:26:00Z">
            <w:rPr>
              <w:highlight w:val="cyan"/>
            </w:rPr>
          </w:rPrChange>
        </w:rPr>
        <w:t>1 Section Chief (P.E., CFM)</w:t>
      </w:r>
    </w:p>
    <w:p w14:paraId="5995507D" w14:textId="77777777" w:rsidR="00017F2C" w:rsidRPr="003253BA" w:rsidRDefault="00017F2C" w:rsidP="00017F2C">
      <w:pPr>
        <w:spacing w:line="276" w:lineRule="auto"/>
        <w:ind w:firstLine="360"/>
        <w:rPr>
          <w:rFonts w:cs="Arial"/>
          <w:highlight w:val="magenta"/>
          <w:rPrChange w:id="332" w:author="Altman, Steve" w:date="2025-09-09T14:26:00Z" w16du:dateUtc="2025-09-09T19:26:00Z">
            <w:rPr>
              <w:rFonts w:cs="Arial"/>
              <w:highlight w:val="cyan"/>
            </w:rPr>
          </w:rPrChange>
        </w:rPr>
      </w:pPr>
      <w:r w:rsidRPr="003253BA">
        <w:rPr>
          <w:highlight w:val="magenta"/>
          <w:rPrChange w:id="333" w:author="Altman, Steve" w:date="2025-09-09T14:26:00Z" w16du:dateUtc="2025-09-09T19:26:00Z">
            <w:rPr>
              <w:highlight w:val="cyan"/>
            </w:rPr>
          </w:rPrChange>
        </w:rPr>
        <w:t>1 Stream Restoration Engineer (P.E.) vacant</w:t>
      </w:r>
    </w:p>
    <w:p w14:paraId="503DAE9D" w14:textId="77777777" w:rsidR="00017F2C" w:rsidRPr="003253BA" w:rsidRDefault="00017F2C" w:rsidP="00017F2C">
      <w:pPr>
        <w:spacing w:line="276" w:lineRule="auto"/>
        <w:ind w:firstLine="360"/>
        <w:rPr>
          <w:rFonts w:ascii="Calibri" w:hAnsi="Calibri" w:cs="Calibri"/>
          <w:highlight w:val="magenta"/>
          <w:rPrChange w:id="334" w:author="Altman, Steve" w:date="2025-09-09T14:26:00Z" w16du:dateUtc="2025-09-09T19:26:00Z">
            <w:rPr>
              <w:rFonts w:ascii="Calibri" w:hAnsi="Calibri" w:cs="Calibri"/>
              <w:highlight w:val="cyan"/>
            </w:rPr>
          </w:rPrChange>
        </w:rPr>
      </w:pPr>
      <w:r w:rsidRPr="003253BA">
        <w:rPr>
          <w:highlight w:val="magenta"/>
          <w:rPrChange w:id="335" w:author="Altman, Steve" w:date="2025-09-09T14:26:00Z" w16du:dateUtc="2025-09-09T19:26:00Z">
            <w:rPr>
              <w:highlight w:val="cyan"/>
            </w:rPr>
          </w:rPrChange>
        </w:rPr>
        <w:t>1 Water Supply Engineer P.E.</w:t>
      </w:r>
    </w:p>
    <w:p w14:paraId="6960A9C1" w14:textId="77777777" w:rsidR="00017F2C" w:rsidRPr="003253BA" w:rsidRDefault="00017F2C" w:rsidP="00017F2C">
      <w:pPr>
        <w:spacing w:line="276" w:lineRule="auto"/>
        <w:ind w:firstLine="360"/>
        <w:rPr>
          <w:highlight w:val="magenta"/>
          <w:rPrChange w:id="336" w:author="Altman, Steve" w:date="2025-09-09T14:26:00Z" w16du:dateUtc="2025-09-09T19:26:00Z">
            <w:rPr>
              <w:highlight w:val="cyan"/>
            </w:rPr>
          </w:rPrChange>
        </w:rPr>
      </w:pPr>
      <w:r w:rsidRPr="003253BA">
        <w:rPr>
          <w:highlight w:val="magenta"/>
          <w:rPrChange w:id="337" w:author="Altman, Steve" w:date="2025-09-09T14:26:00Z" w16du:dateUtc="2025-09-09T19:26:00Z">
            <w:rPr>
              <w:highlight w:val="cyan"/>
            </w:rPr>
          </w:rPrChange>
        </w:rPr>
        <w:t xml:space="preserve">1 Flood Surveillance Engineer (P.E.) </w:t>
      </w:r>
    </w:p>
    <w:p w14:paraId="3C5D4075" w14:textId="77777777" w:rsidR="00017F2C" w:rsidRPr="003253BA" w:rsidRDefault="00017F2C" w:rsidP="00017F2C">
      <w:pPr>
        <w:spacing w:line="276" w:lineRule="auto"/>
        <w:ind w:firstLine="360"/>
        <w:rPr>
          <w:highlight w:val="magenta"/>
          <w:rPrChange w:id="338" w:author="Altman, Steve" w:date="2025-09-09T14:26:00Z" w16du:dateUtc="2025-09-09T19:26:00Z">
            <w:rPr>
              <w:highlight w:val="cyan"/>
            </w:rPr>
          </w:rPrChange>
        </w:rPr>
      </w:pPr>
      <w:r w:rsidRPr="003253BA">
        <w:rPr>
          <w:highlight w:val="magenta"/>
          <w:rPrChange w:id="339" w:author="Altman, Steve" w:date="2025-09-09T14:26:00Z" w16du:dateUtc="2025-09-09T19:26:00Z">
            <w:rPr>
              <w:highlight w:val="cyan"/>
            </w:rPr>
          </w:rPrChange>
        </w:rPr>
        <w:t>1 Civil Engineer III</w:t>
      </w:r>
    </w:p>
    <w:p w14:paraId="607E9F32" w14:textId="77777777" w:rsidR="00017F2C" w:rsidRPr="003253BA" w:rsidRDefault="00017F2C" w:rsidP="00017F2C">
      <w:pPr>
        <w:spacing w:line="276" w:lineRule="auto"/>
        <w:ind w:firstLine="360"/>
        <w:rPr>
          <w:highlight w:val="magenta"/>
          <w:rPrChange w:id="340" w:author="Altman, Steve" w:date="2025-09-09T14:26:00Z" w16du:dateUtc="2025-09-09T19:26:00Z">
            <w:rPr>
              <w:highlight w:val="cyan"/>
            </w:rPr>
          </w:rPrChange>
        </w:rPr>
      </w:pPr>
      <w:r w:rsidRPr="003253BA">
        <w:rPr>
          <w:highlight w:val="magenta"/>
          <w:rPrChange w:id="341" w:author="Altman, Steve" w:date="2025-09-09T14:26:00Z" w16du:dateUtc="2025-09-09T19:26:00Z">
            <w:rPr>
              <w:highlight w:val="cyan"/>
            </w:rPr>
          </w:rPrChange>
        </w:rPr>
        <w:t>1 Civil Engineer II</w:t>
      </w:r>
    </w:p>
    <w:p w14:paraId="74AE2112" w14:textId="77777777" w:rsidR="00017F2C" w:rsidRPr="003253BA" w:rsidRDefault="00017F2C" w:rsidP="00017F2C">
      <w:pPr>
        <w:ind w:left="720" w:hanging="360"/>
        <w:rPr>
          <w:highlight w:val="magenta"/>
          <w:rPrChange w:id="342" w:author="Altman, Steve" w:date="2025-09-09T14:26:00Z" w16du:dateUtc="2025-09-09T19:26:00Z">
            <w:rPr>
              <w:highlight w:val="cyan"/>
            </w:rPr>
          </w:rPrChange>
        </w:rPr>
      </w:pPr>
      <w:r w:rsidRPr="003253BA">
        <w:rPr>
          <w:highlight w:val="magenta"/>
          <w:rPrChange w:id="343" w:author="Altman, Steve" w:date="2025-09-09T14:26:00Z" w16du:dateUtc="2025-09-09T19:26:00Z">
            <w:rPr>
              <w:highlight w:val="cyan"/>
            </w:rPr>
          </w:rPrChange>
        </w:rPr>
        <w:t xml:space="preserve">1 GIS Specialist </w:t>
      </w:r>
    </w:p>
    <w:p w14:paraId="57379C8F" w14:textId="77777777" w:rsidR="00017F2C" w:rsidRPr="003253BA" w:rsidRDefault="00017F2C" w:rsidP="00017F2C">
      <w:pPr>
        <w:ind w:left="720" w:hanging="360"/>
        <w:rPr>
          <w:highlight w:val="magenta"/>
          <w:rPrChange w:id="344" w:author="Altman, Steve" w:date="2025-09-09T14:26:00Z" w16du:dateUtc="2025-09-09T19:26:00Z">
            <w:rPr>
              <w:highlight w:val="cyan"/>
            </w:rPr>
          </w:rPrChange>
        </w:rPr>
      </w:pPr>
      <w:r w:rsidRPr="003253BA">
        <w:rPr>
          <w:highlight w:val="magenta"/>
          <w:rPrChange w:id="345" w:author="Altman, Steve" w:date="2025-09-09T14:26:00Z" w16du:dateUtc="2025-09-09T19:26:00Z">
            <w:rPr>
              <w:highlight w:val="cyan"/>
            </w:rPr>
          </w:rPrChange>
        </w:rPr>
        <w:t>2 GIS Trainees</w:t>
      </w:r>
    </w:p>
    <w:p w14:paraId="7BECA526" w14:textId="77777777" w:rsidR="00F1261D" w:rsidRPr="003253BA" w:rsidRDefault="00F1261D" w:rsidP="00F1261D">
      <w:pPr>
        <w:pStyle w:val="Heading4"/>
        <w:rPr>
          <w:highlight w:val="magenta"/>
        </w:rPr>
      </w:pPr>
    </w:p>
    <w:p w14:paraId="40889452" w14:textId="77777777" w:rsidR="00F1261D" w:rsidRPr="003253BA" w:rsidRDefault="00F1261D" w:rsidP="00F1261D">
      <w:pPr>
        <w:pStyle w:val="Heading4"/>
        <w:rPr>
          <w:b w:val="0"/>
          <w:sz w:val="20"/>
          <w:szCs w:val="20"/>
          <w:highlight w:val="magenta"/>
        </w:rPr>
      </w:pPr>
      <w:r w:rsidRPr="003253BA">
        <w:rPr>
          <w:highlight w:val="magenta"/>
        </w:rPr>
        <w:t xml:space="preserve">Technical Services Section </w:t>
      </w:r>
      <w:r w:rsidRPr="003253BA">
        <w:rPr>
          <w:b w:val="0"/>
          <w:highlight w:val="magenta"/>
        </w:rPr>
        <w:t xml:space="preserve">(Chief, Lee Woodward, PLS) </w:t>
      </w:r>
    </w:p>
    <w:p w14:paraId="52AEEED2" w14:textId="77777777" w:rsidR="00F1261D" w:rsidRPr="003253BA" w:rsidRDefault="00F1261D" w:rsidP="00F1261D">
      <w:pPr>
        <w:pStyle w:val="Heading5"/>
        <w:rPr>
          <w:highlight w:val="magenta"/>
        </w:rPr>
      </w:pPr>
      <w:r w:rsidRPr="003253BA">
        <w:rPr>
          <w:highlight w:val="magenta"/>
        </w:rPr>
        <w:t>Staff</w:t>
      </w:r>
    </w:p>
    <w:p w14:paraId="7C3CFE09" w14:textId="11BCC8C0" w:rsidR="00017F2C" w:rsidRPr="003253BA" w:rsidRDefault="00017F2C" w:rsidP="00017F2C">
      <w:pPr>
        <w:ind w:left="720" w:hanging="360"/>
        <w:rPr>
          <w:rFonts w:ascii="Calibri" w:hAnsi="Calibri"/>
          <w:szCs w:val="22"/>
          <w:highlight w:val="magenta"/>
          <w:rPrChange w:id="346" w:author="Altman, Steve" w:date="2025-09-09T14:26:00Z" w16du:dateUtc="2025-09-09T19:26:00Z">
            <w:rPr>
              <w:rFonts w:ascii="Calibri" w:hAnsi="Calibri"/>
              <w:szCs w:val="22"/>
              <w:highlight w:val="cyan"/>
            </w:rPr>
          </w:rPrChange>
        </w:rPr>
      </w:pPr>
      <w:r w:rsidRPr="003253BA">
        <w:rPr>
          <w:highlight w:val="magenta"/>
          <w:rPrChange w:id="347" w:author="Altman, Steve" w:date="2025-09-09T14:26:00Z" w16du:dateUtc="2025-09-09T19:26:00Z">
            <w:rPr>
              <w:highlight w:val="cyan"/>
            </w:rPr>
          </w:rPrChange>
        </w:rPr>
        <w:t>1 Land Surveyor (</w:t>
      </w:r>
      <w:proofErr w:type="gramStart"/>
      <w:r w:rsidRPr="003253BA">
        <w:rPr>
          <w:highlight w:val="magenta"/>
          <w:rPrChange w:id="348" w:author="Altman, Steve" w:date="2025-09-09T14:26:00Z" w16du:dateUtc="2025-09-09T19:26:00Z">
            <w:rPr>
              <w:highlight w:val="cyan"/>
            </w:rPr>
          </w:rPrChange>
        </w:rPr>
        <w:t>PLS)</w:t>
      </w:r>
      <w:r w:rsidR="00CE47FF" w:rsidRPr="003253BA">
        <w:rPr>
          <w:highlight w:val="magenta"/>
          <w:rPrChange w:id="349" w:author="Altman, Steve" w:date="2025-09-09T14:26:00Z" w16du:dateUtc="2025-09-09T19:26:00Z">
            <w:rPr>
              <w:highlight w:val="cyan"/>
            </w:rPr>
          </w:rPrChange>
        </w:rPr>
        <w:t xml:space="preserve">  Vacant</w:t>
      </w:r>
      <w:proofErr w:type="gramEnd"/>
    </w:p>
    <w:p w14:paraId="4AEA91FC" w14:textId="77777777" w:rsidR="00017F2C" w:rsidRPr="003253BA" w:rsidRDefault="00017F2C" w:rsidP="00017F2C">
      <w:pPr>
        <w:ind w:left="720" w:hanging="360"/>
        <w:rPr>
          <w:highlight w:val="magenta"/>
          <w:rPrChange w:id="350" w:author="Altman, Steve" w:date="2025-09-09T14:26:00Z" w16du:dateUtc="2025-09-09T19:26:00Z">
            <w:rPr>
              <w:highlight w:val="cyan"/>
            </w:rPr>
          </w:rPrChange>
        </w:rPr>
      </w:pPr>
      <w:r w:rsidRPr="003253BA">
        <w:rPr>
          <w:highlight w:val="magenta"/>
          <w:rPrChange w:id="351" w:author="Altman, Steve" w:date="2025-09-09T14:26:00Z" w16du:dateUtc="2025-09-09T19:26:00Z">
            <w:rPr>
              <w:highlight w:val="cyan"/>
            </w:rPr>
          </w:rPrChange>
        </w:rPr>
        <w:t>3 Engineering Technicians (field)</w:t>
      </w:r>
    </w:p>
    <w:p w14:paraId="5229B813" w14:textId="45B5294D" w:rsidR="00F1261D" w:rsidRPr="003253BA" w:rsidRDefault="00F1261D" w:rsidP="00F1261D">
      <w:pPr>
        <w:pStyle w:val="Heading4"/>
        <w:rPr>
          <w:b w:val="0"/>
          <w:i/>
          <w:highlight w:val="magenta"/>
        </w:rPr>
      </w:pPr>
      <w:r w:rsidRPr="003253BA">
        <w:rPr>
          <w:highlight w:val="magenta"/>
        </w:rPr>
        <w:t>Design and Construction Section</w:t>
      </w:r>
      <w:r w:rsidRPr="003253BA">
        <w:rPr>
          <w:i/>
          <w:highlight w:val="magenta"/>
        </w:rPr>
        <w:t xml:space="preserve"> </w:t>
      </w:r>
      <w:r w:rsidRPr="003253BA">
        <w:rPr>
          <w:b w:val="0"/>
          <w:highlight w:val="magenta"/>
        </w:rPr>
        <w:t>(</w:t>
      </w:r>
      <w:r w:rsidR="009D317D" w:rsidRPr="003253BA">
        <w:rPr>
          <w:rFonts w:eastAsia="Times New Roman"/>
          <w:b w:val="0"/>
          <w:bCs/>
          <w:highlight w:val="magenta"/>
          <w:rPrChange w:id="352" w:author="Altman, Steve" w:date="2025-09-09T14:26:00Z" w16du:dateUtc="2025-09-09T19:26:00Z">
            <w:rPr>
              <w:rFonts w:eastAsia="Times New Roman"/>
              <w:b w:val="0"/>
              <w:bCs/>
              <w:highlight w:val="cyan"/>
            </w:rPr>
          </w:rPrChange>
        </w:rPr>
        <w:t xml:space="preserve">(Lindell Loy- </w:t>
      </w:r>
      <w:proofErr w:type="gramStart"/>
      <w:r w:rsidR="009D317D" w:rsidRPr="003253BA">
        <w:rPr>
          <w:rFonts w:eastAsia="Times New Roman"/>
          <w:b w:val="0"/>
          <w:bCs/>
          <w:highlight w:val="magenta"/>
          <w:rPrChange w:id="353" w:author="Altman, Steve" w:date="2025-09-09T14:26:00Z" w16du:dateUtc="2025-09-09T19:26:00Z">
            <w:rPr>
              <w:rFonts w:eastAsia="Times New Roman"/>
              <w:b w:val="0"/>
              <w:bCs/>
              <w:highlight w:val="cyan"/>
            </w:rPr>
          </w:rPrChange>
        </w:rPr>
        <w:t>Acting  P.E.</w:t>
      </w:r>
      <w:proofErr w:type="gramEnd"/>
      <w:r w:rsidR="009D317D" w:rsidRPr="003253BA">
        <w:rPr>
          <w:rFonts w:eastAsia="Times New Roman"/>
          <w:b w:val="0"/>
          <w:bCs/>
          <w:highlight w:val="magenta"/>
          <w:rPrChange w:id="354" w:author="Altman, Steve" w:date="2025-09-09T14:26:00Z" w16du:dateUtc="2025-09-09T19:26:00Z">
            <w:rPr>
              <w:rFonts w:eastAsia="Times New Roman"/>
              <w:b w:val="0"/>
              <w:bCs/>
              <w:highlight w:val="cyan"/>
            </w:rPr>
          </w:rPrChange>
        </w:rPr>
        <w:t>, S.E</w:t>
      </w:r>
      <w:r w:rsidRPr="003253BA">
        <w:rPr>
          <w:b w:val="0"/>
          <w:highlight w:val="magenta"/>
        </w:rPr>
        <w:t>.)</w:t>
      </w:r>
      <w:r w:rsidRPr="003253BA">
        <w:rPr>
          <w:i/>
          <w:highlight w:val="magenta"/>
        </w:rPr>
        <w:t xml:space="preserve"> </w:t>
      </w:r>
    </w:p>
    <w:p w14:paraId="258785CC" w14:textId="77777777" w:rsidR="00F1261D" w:rsidRPr="003253BA" w:rsidRDefault="00F1261D" w:rsidP="00F1261D">
      <w:pPr>
        <w:pStyle w:val="Heading5"/>
        <w:rPr>
          <w:highlight w:val="magenta"/>
        </w:rPr>
      </w:pPr>
      <w:r w:rsidRPr="003253BA">
        <w:rPr>
          <w:highlight w:val="magenta"/>
        </w:rPr>
        <w:t>Staff</w:t>
      </w:r>
    </w:p>
    <w:p w14:paraId="433A4717" w14:textId="77777777" w:rsidR="000D6628" w:rsidRPr="003253BA" w:rsidRDefault="000D6628" w:rsidP="000D6628">
      <w:pPr>
        <w:ind w:left="288"/>
        <w:rPr>
          <w:rFonts w:ascii="Calibri" w:hAnsi="Calibri"/>
          <w:szCs w:val="22"/>
          <w:highlight w:val="magenta"/>
          <w:rPrChange w:id="355" w:author="Altman, Steve" w:date="2025-09-09T14:26:00Z" w16du:dateUtc="2025-09-09T19:26:00Z">
            <w:rPr>
              <w:rFonts w:ascii="Calibri" w:hAnsi="Calibri"/>
              <w:szCs w:val="22"/>
              <w:highlight w:val="cyan"/>
            </w:rPr>
          </w:rPrChange>
        </w:rPr>
      </w:pPr>
      <w:r w:rsidRPr="003253BA">
        <w:rPr>
          <w:highlight w:val="magenta"/>
          <w:rPrChange w:id="356" w:author="Altman, Steve" w:date="2025-09-09T14:26:00Z" w16du:dateUtc="2025-09-09T19:26:00Z">
            <w:rPr>
              <w:highlight w:val="cyan"/>
            </w:rPr>
          </w:rPrChange>
        </w:rPr>
        <w:t>1 Section Chief (P.E., S.E.) - Acting</w:t>
      </w:r>
    </w:p>
    <w:p w14:paraId="2DC6189F" w14:textId="77777777" w:rsidR="000D6628" w:rsidRPr="003253BA" w:rsidRDefault="000D6628" w:rsidP="000D6628">
      <w:pPr>
        <w:ind w:left="288"/>
        <w:rPr>
          <w:highlight w:val="magenta"/>
          <w:rPrChange w:id="357" w:author="Altman, Steve" w:date="2025-09-09T14:26:00Z" w16du:dateUtc="2025-09-09T19:26:00Z">
            <w:rPr>
              <w:highlight w:val="cyan"/>
            </w:rPr>
          </w:rPrChange>
        </w:rPr>
      </w:pPr>
      <w:r w:rsidRPr="003253BA">
        <w:rPr>
          <w:highlight w:val="magenta"/>
          <w:rPrChange w:id="358" w:author="Altman, Steve" w:date="2025-09-09T14:26:00Z" w16du:dateUtc="2025-09-09T19:26:00Z">
            <w:rPr>
              <w:highlight w:val="cyan"/>
            </w:rPr>
          </w:rPrChange>
        </w:rPr>
        <w:t xml:space="preserve">1 Design Unit Chief Engineer (P.E.) (Vacant)  </w:t>
      </w:r>
    </w:p>
    <w:p w14:paraId="23AB4861" w14:textId="77777777" w:rsidR="000D6628" w:rsidRPr="003253BA" w:rsidRDefault="000D6628" w:rsidP="000D6628">
      <w:pPr>
        <w:ind w:left="288"/>
        <w:rPr>
          <w:highlight w:val="magenta"/>
          <w:rPrChange w:id="359" w:author="Altman, Steve" w:date="2025-09-09T14:26:00Z" w16du:dateUtc="2025-09-09T19:26:00Z">
            <w:rPr>
              <w:highlight w:val="cyan"/>
            </w:rPr>
          </w:rPrChange>
        </w:rPr>
      </w:pPr>
      <w:r w:rsidRPr="003253BA">
        <w:rPr>
          <w:highlight w:val="magenta"/>
          <w:rPrChange w:id="360" w:author="Altman, Steve" w:date="2025-09-09T14:26:00Z" w16du:dateUtc="2025-09-09T19:26:00Z">
            <w:rPr>
              <w:highlight w:val="cyan"/>
            </w:rPr>
          </w:rPrChange>
        </w:rPr>
        <w:t>1 Construction Manager (P.E., S.E.)</w:t>
      </w:r>
    </w:p>
    <w:p w14:paraId="7D04890D" w14:textId="77777777" w:rsidR="000D6628" w:rsidRPr="003253BA" w:rsidRDefault="000D6628" w:rsidP="000D6628">
      <w:pPr>
        <w:ind w:left="288"/>
        <w:rPr>
          <w:highlight w:val="magenta"/>
          <w:rPrChange w:id="361" w:author="Altman, Steve" w:date="2025-09-09T14:26:00Z" w16du:dateUtc="2025-09-09T19:26:00Z">
            <w:rPr>
              <w:highlight w:val="cyan"/>
            </w:rPr>
          </w:rPrChange>
        </w:rPr>
      </w:pPr>
      <w:r w:rsidRPr="003253BA">
        <w:rPr>
          <w:highlight w:val="magenta"/>
          <w:rPrChange w:id="362" w:author="Altman, Steve" w:date="2025-09-09T14:26:00Z" w16du:dateUtc="2025-09-09T19:26:00Z">
            <w:rPr>
              <w:highlight w:val="cyan"/>
            </w:rPr>
          </w:rPrChange>
        </w:rPr>
        <w:t xml:space="preserve">1 Engineering Technician IV </w:t>
      </w:r>
    </w:p>
    <w:p w14:paraId="320AB36E" w14:textId="77777777" w:rsidR="000D6628" w:rsidRPr="003253BA" w:rsidRDefault="000D6628" w:rsidP="000D6628">
      <w:pPr>
        <w:ind w:left="288"/>
        <w:rPr>
          <w:highlight w:val="magenta"/>
          <w:rPrChange w:id="363" w:author="Altman, Steve" w:date="2025-09-09T14:26:00Z" w16du:dateUtc="2025-09-09T19:26:00Z">
            <w:rPr>
              <w:highlight w:val="cyan"/>
            </w:rPr>
          </w:rPrChange>
        </w:rPr>
      </w:pPr>
      <w:r w:rsidRPr="003253BA">
        <w:rPr>
          <w:highlight w:val="magenta"/>
          <w:rPrChange w:id="364" w:author="Altman, Steve" w:date="2025-09-09T14:26:00Z" w16du:dateUtc="2025-09-09T19:26:00Z">
            <w:rPr>
              <w:highlight w:val="cyan"/>
            </w:rPr>
          </w:rPrChange>
        </w:rPr>
        <w:t>Donohue Associates (Design Consultant – contract thru 12-31-2025)</w:t>
      </w:r>
    </w:p>
    <w:p w14:paraId="5F92589A" w14:textId="77777777" w:rsidR="000D6628" w:rsidRPr="003253BA" w:rsidRDefault="000D6628" w:rsidP="000D6628">
      <w:pPr>
        <w:ind w:left="288"/>
        <w:rPr>
          <w:highlight w:val="magenta"/>
          <w:rPrChange w:id="365" w:author="Altman, Steve" w:date="2025-09-09T14:26:00Z" w16du:dateUtc="2025-09-09T19:26:00Z">
            <w:rPr>
              <w:highlight w:val="cyan"/>
            </w:rPr>
          </w:rPrChange>
        </w:rPr>
      </w:pPr>
      <w:r w:rsidRPr="003253BA">
        <w:rPr>
          <w:highlight w:val="magenta"/>
          <w:rPrChange w:id="366" w:author="Altman, Steve" w:date="2025-09-09T14:26:00Z" w16du:dateUtc="2025-09-09T19:26:00Z">
            <w:rPr>
              <w:highlight w:val="cyan"/>
            </w:rPr>
          </w:rPrChange>
        </w:rPr>
        <w:t xml:space="preserve">AECOM (Construction Inspection Consultants – contract </w:t>
      </w:r>
      <w:proofErr w:type="gramStart"/>
      <w:r w:rsidRPr="003253BA">
        <w:rPr>
          <w:highlight w:val="magenta"/>
          <w:rPrChange w:id="367" w:author="Altman, Steve" w:date="2025-09-09T14:26:00Z" w16du:dateUtc="2025-09-09T19:26:00Z">
            <w:rPr>
              <w:highlight w:val="cyan"/>
            </w:rPr>
          </w:rPrChange>
        </w:rPr>
        <w:t>thru  2</w:t>
      </w:r>
      <w:proofErr w:type="gramEnd"/>
      <w:r w:rsidRPr="003253BA">
        <w:rPr>
          <w:highlight w:val="magenta"/>
          <w:rPrChange w:id="368" w:author="Altman, Steve" w:date="2025-09-09T14:26:00Z" w16du:dateUtc="2025-09-09T19:26:00Z">
            <w:rPr>
              <w:highlight w:val="cyan"/>
            </w:rPr>
          </w:rPrChange>
        </w:rPr>
        <w:t>-28-2026)</w:t>
      </w:r>
    </w:p>
    <w:p w14:paraId="35364E0C" w14:textId="050245BE" w:rsidR="00752C24" w:rsidRPr="003253BA" w:rsidRDefault="00752C24">
      <w:pPr>
        <w:ind w:firstLine="432"/>
        <w:rPr>
          <w:rFonts w:cs="Arial"/>
          <w:szCs w:val="22"/>
          <w:highlight w:val="magenta"/>
        </w:rPr>
      </w:pPr>
      <w:r w:rsidRPr="003253BA">
        <w:rPr>
          <w:rFonts w:cs="Arial"/>
          <w:szCs w:val="22"/>
          <w:highlight w:val="magenta"/>
        </w:rPr>
        <w:br w:type="page"/>
      </w:r>
    </w:p>
    <w:p w14:paraId="0FAD2C13" w14:textId="77777777" w:rsidR="00F1261D" w:rsidRPr="003253BA" w:rsidRDefault="00F1261D" w:rsidP="00F1261D">
      <w:pPr>
        <w:ind w:firstLine="432"/>
        <w:rPr>
          <w:rFonts w:cs="Arial"/>
          <w:b/>
          <w:sz w:val="24"/>
          <w:highlight w:val="magenta"/>
        </w:rPr>
      </w:pPr>
    </w:p>
    <w:p w14:paraId="377DFA13" w14:textId="3E24C4FE" w:rsidR="00BE0307" w:rsidRPr="003253BA" w:rsidRDefault="00BE0307" w:rsidP="00BE0307">
      <w:pPr>
        <w:pStyle w:val="Heading4"/>
        <w:rPr>
          <w:highlight w:val="magenta"/>
        </w:rPr>
      </w:pPr>
      <w:r w:rsidRPr="003253BA">
        <w:rPr>
          <w:highlight w:val="magenta"/>
        </w:rPr>
        <w:t xml:space="preserve">Operations Section </w:t>
      </w:r>
      <w:r w:rsidRPr="003253BA">
        <w:rPr>
          <w:b w:val="0"/>
          <w:highlight w:val="magenta"/>
        </w:rPr>
        <w:t xml:space="preserve">(Chief, </w:t>
      </w:r>
      <w:r w:rsidR="006A51B7" w:rsidRPr="003253BA">
        <w:rPr>
          <w:b w:val="0"/>
          <w:highlight w:val="magenta"/>
        </w:rPr>
        <w:t>Jason Reddy P.E</w:t>
      </w:r>
      <w:r w:rsidRPr="003253BA">
        <w:rPr>
          <w:b w:val="0"/>
          <w:highlight w:val="magenta"/>
        </w:rPr>
        <w:t>)</w:t>
      </w:r>
      <w:r w:rsidRPr="003253BA">
        <w:rPr>
          <w:highlight w:val="magenta"/>
        </w:rPr>
        <w:t xml:space="preserve"> </w:t>
      </w:r>
    </w:p>
    <w:p w14:paraId="76EF8410" w14:textId="77777777" w:rsidR="00BE0307" w:rsidRPr="003253BA" w:rsidRDefault="00BE0307" w:rsidP="00BE0307">
      <w:pPr>
        <w:pStyle w:val="Heading5"/>
        <w:rPr>
          <w:highlight w:val="magenta"/>
        </w:rPr>
      </w:pPr>
      <w:r w:rsidRPr="003253BA">
        <w:rPr>
          <w:highlight w:val="magenta"/>
        </w:rPr>
        <w:t>Staff</w:t>
      </w:r>
    </w:p>
    <w:p w14:paraId="5DAA5FDC" w14:textId="77777777" w:rsidR="00BE0307" w:rsidRPr="003253BA" w:rsidRDefault="00BE0307" w:rsidP="00BE0307">
      <w:pPr>
        <w:ind w:left="720" w:hanging="360"/>
        <w:rPr>
          <w:rFonts w:cs="Arial"/>
          <w:szCs w:val="22"/>
          <w:highlight w:val="magenta"/>
        </w:rPr>
        <w:sectPr w:rsidR="00BE0307" w:rsidRPr="003253BA" w:rsidSect="00987FDD">
          <w:headerReference w:type="default" r:id="rId74"/>
          <w:type w:val="continuous"/>
          <w:pgSz w:w="12240" w:h="15840"/>
          <w:pgMar w:top="1440" w:right="1440" w:bottom="1440" w:left="1440" w:header="720" w:footer="720" w:gutter="0"/>
          <w:cols w:space="720"/>
          <w:docGrid w:linePitch="360"/>
        </w:sectPr>
      </w:pPr>
    </w:p>
    <w:p w14:paraId="6A5A0B75" w14:textId="77777777" w:rsidR="000D6628" w:rsidRPr="003253BA" w:rsidRDefault="000D6628" w:rsidP="000D6628">
      <w:pPr>
        <w:ind w:left="720" w:hanging="360"/>
        <w:rPr>
          <w:rFonts w:ascii="Calibri" w:hAnsi="Calibri"/>
          <w:szCs w:val="22"/>
          <w:highlight w:val="magenta"/>
        </w:rPr>
      </w:pPr>
      <w:bookmarkStart w:id="379" w:name="_Hlk70583239"/>
      <w:r w:rsidRPr="003253BA">
        <w:rPr>
          <w:highlight w:val="magenta"/>
        </w:rPr>
        <w:t>1 Section Chief (P.E.)</w:t>
      </w:r>
    </w:p>
    <w:p w14:paraId="1B7683BD" w14:textId="77777777" w:rsidR="000D6628" w:rsidRPr="003253BA" w:rsidRDefault="000D6628" w:rsidP="000D6628">
      <w:pPr>
        <w:ind w:left="720" w:hanging="360"/>
        <w:rPr>
          <w:highlight w:val="magenta"/>
        </w:rPr>
      </w:pPr>
      <w:r w:rsidRPr="003253BA">
        <w:rPr>
          <w:highlight w:val="magenta"/>
        </w:rPr>
        <w:t xml:space="preserve">1 Waterway Construction Supervisor II </w:t>
      </w:r>
    </w:p>
    <w:p w14:paraId="2CA8A348" w14:textId="77777777" w:rsidR="000D6628" w:rsidRPr="003253BA" w:rsidRDefault="000D6628" w:rsidP="000D6628">
      <w:pPr>
        <w:ind w:left="720" w:hanging="360"/>
        <w:rPr>
          <w:highlight w:val="magenta"/>
        </w:rPr>
      </w:pPr>
      <w:r w:rsidRPr="003253BA">
        <w:rPr>
          <w:highlight w:val="magenta"/>
        </w:rPr>
        <w:t xml:space="preserve">2 Waterway Construction Supervisor I </w:t>
      </w:r>
    </w:p>
    <w:bookmarkEnd w:id="379"/>
    <w:p w14:paraId="5C8CCEC8" w14:textId="77777777" w:rsidR="000D6628" w:rsidRPr="003253BA" w:rsidRDefault="000D6628" w:rsidP="000D6628">
      <w:pPr>
        <w:ind w:left="720" w:hanging="360"/>
        <w:rPr>
          <w:highlight w:val="magenta"/>
        </w:rPr>
      </w:pPr>
      <w:r w:rsidRPr="003253BA">
        <w:rPr>
          <w:highlight w:val="magenta"/>
        </w:rPr>
        <w:t>1 Lock Master</w:t>
      </w:r>
    </w:p>
    <w:p w14:paraId="20E5AF64" w14:textId="77777777" w:rsidR="000D6628" w:rsidRPr="003253BA" w:rsidRDefault="000D6628" w:rsidP="000D6628">
      <w:pPr>
        <w:ind w:left="720" w:hanging="360"/>
        <w:rPr>
          <w:highlight w:val="magenta"/>
        </w:rPr>
      </w:pPr>
      <w:r w:rsidRPr="003253BA">
        <w:rPr>
          <w:highlight w:val="magenta"/>
        </w:rPr>
        <w:t>1 Assistant Lock Master</w:t>
      </w:r>
    </w:p>
    <w:p w14:paraId="268655EA" w14:textId="77777777" w:rsidR="000D6628" w:rsidRPr="003253BA" w:rsidRDefault="000D6628" w:rsidP="000D6628">
      <w:pPr>
        <w:ind w:left="720" w:hanging="360"/>
        <w:rPr>
          <w:highlight w:val="magenta"/>
        </w:rPr>
      </w:pPr>
      <w:r w:rsidRPr="003253BA">
        <w:rPr>
          <w:highlight w:val="magenta"/>
        </w:rPr>
        <w:t xml:space="preserve">5 Lock and Dam Tenders  </w:t>
      </w:r>
    </w:p>
    <w:p w14:paraId="17862956" w14:textId="77777777" w:rsidR="00BE0307" w:rsidRPr="003253BA" w:rsidRDefault="00BE0307" w:rsidP="00BE0307">
      <w:pPr>
        <w:pStyle w:val="Heading4"/>
        <w:rPr>
          <w:b w:val="0"/>
          <w:highlight w:val="magenta"/>
        </w:rPr>
        <w:sectPr w:rsidR="00BE0307" w:rsidRPr="003253BA" w:rsidSect="009C4254">
          <w:headerReference w:type="default" r:id="rId75"/>
          <w:type w:val="continuous"/>
          <w:pgSz w:w="12240" w:h="15840"/>
          <w:pgMar w:top="1440" w:right="1440" w:bottom="1440" w:left="1440" w:header="720" w:footer="720" w:gutter="0"/>
          <w:cols w:num="2" w:space="720"/>
          <w:docGrid w:linePitch="360"/>
        </w:sectPr>
      </w:pPr>
      <w:r w:rsidRPr="003253BA">
        <w:rPr>
          <w:b w:val="0"/>
          <w:highlight w:val="magenta"/>
        </w:rPr>
        <w:t xml:space="preserve"> </w:t>
      </w:r>
      <w:commentRangeEnd w:id="329"/>
      <w:r w:rsidR="00250CB5" w:rsidRPr="003253BA">
        <w:rPr>
          <w:rStyle w:val="CommentReference"/>
          <w:rFonts w:cs="Times New Roman"/>
          <w:b w:val="0"/>
          <w:highlight w:val="magenta"/>
        </w:rPr>
        <w:commentReference w:id="329"/>
      </w:r>
    </w:p>
    <w:p w14:paraId="12D5CE2B" w14:textId="77777777" w:rsidR="00BE0307" w:rsidRPr="003253BA" w:rsidRDefault="00BE0307" w:rsidP="00BE0307">
      <w:pPr>
        <w:keepNext/>
        <w:keepLines/>
        <w:spacing w:before="240" w:after="120" w:line="276" w:lineRule="auto"/>
        <w:outlineLvl w:val="2"/>
        <w:rPr>
          <w:rFonts w:eastAsiaTheme="majorEastAsia" w:cs="Arial"/>
          <w:b/>
          <w:bCs/>
          <w:color w:val="1F4E79" w:themeColor="accent1" w:themeShade="80"/>
          <w:sz w:val="24"/>
          <w:highlight w:val="magenta"/>
        </w:rPr>
      </w:pPr>
      <w:bookmarkStart w:id="390" w:name="_Hlk523311905"/>
      <w:bookmarkEnd w:id="316"/>
      <w:r w:rsidRPr="003253BA">
        <w:rPr>
          <w:rFonts w:eastAsiaTheme="majorEastAsia" w:cs="Arial"/>
          <w:b/>
          <w:bCs/>
          <w:color w:val="1F4E79" w:themeColor="accent1" w:themeShade="80"/>
          <w:sz w:val="24"/>
          <w:highlight w:val="magenta"/>
        </w:rPr>
        <w:t>IDNR/OWR Mapping Coordinator</w:t>
      </w:r>
    </w:p>
    <w:p w14:paraId="2F530417" w14:textId="3DFA9122" w:rsidR="00BE0307" w:rsidRPr="003253BA" w:rsidRDefault="00BE0307" w:rsidP="00BE0307">
      <w:pPr>
        <w:spacing w:line="276" w:lineRule="auto"/>
        <w:jc w:val="both"/>
        <w:rPr>
          <w:rFonts w:cs="Arial"/>
          <w:highlight w:val="magenta"/>
        </w:rPr>
      </w:pPr>
      <w:r w:rsidRPr="003253BA">
        <w:rPr>
          <w:rFonts w:cs="Arial"/>
          <w:highlight w:val="magenta"/>
        </w:rPr>
        <w:t>IDNR/OWR Division of Resource Management need</w:t>
      </w:r>
      <w:r w:rsidR="00D77918" w:rsidRPr="003253BA">
        <w:rPr>
          <w:rFonts w:cs="Arial"/>
          <w:highlight w:val="magenta"/>
        </w:rPr>
        <w:t>s</w:t>
      </w:r>
      <w:r w:rsidRPr="003253BA">
        <w:rPr>
          <w:rFonts w:cs="Arial"/>
          <w:highlight w:val="magenta"/>
        </w:rPr>
        <w:t xml:space="preserve"> to establish the position of Mapping Coordinator to oversee mapping issues and work with FEMA and other state and local entities to assure continued improvements to flood hazard risk identification mapping in Illinois.  IDNR/OWR General Revenue Personnel Services funds are not currently sufficient to fill this position. This position is noted in Section 2 as a staff funding request. </w:t>
      </w:r>
    </w:p>
    <w:p w14:paraId="1ED0B03D" w14:textId="77777777" w:rsidR="00BE0307" w:rsidRPr="003253BA" w:rsidRDefault="00BE0307" w:rsidP="00BE0307">
      <w:pPr>
        <w:spacing w:line="276" w:lineRule="auto"/>
        <w:jc w:val="both"/>
        <w:rPr>
          <w:rFonts w:cs="Arial"/>
          <w:highlight w:val="magenta"/>
        </w:rPr>
      </w:pPr>
    </w:p>
    <w:p w14:paraId="4705CB62" w14:textId="77777777" w:rsidR="00BE0307" w:rsidRPr="003253BA" w:rsidRDefault="00BE0307" w:rsidP="00BE0307">
      <w:pPr>
        <w:spacing w:line="276" w:lineRule="auto"/>
        <w:jc w:val="both"/>
        <w:rPr>
          <w:rFonts w:cs="Arial"/>
          <w:szCs w:val="22"/>
          <w:highlight w:val="magenta"/>
        </w:rPr>
      </w:pPr>
      <w:r w:rsidRPr="003253BA">
        <w:rPr>
          <w:rFonts w:cs="Arial"/>
          <w:szCs w:val="22"/>
          <w:highlight w:val="magenta"/>
        </w:rPr>
        <w:t>IDNR/OWR aims to hire a Mapping and Cooperative Technical Partner (CTP) coordinator in this section to:</w:t>
      </w:r>
    </w:p>
    <w:p w14:paraId="4458436C" w14:textId="6521B379" w:rsidR="00BE0307" w:rsidRPr="003253BA" w:rsidRDefault="00BE0307" w:rsidP="00BE0307">
      <w:pPr>
        <w:numPr>
          <w:ilvl w:val="0"/>
          <w:numId w:val="7"/>
        </w:numPr>
        <w:tabs>
          <w:tab w:val="left" w:pos="360"/>
        </w:tabs>
        <w:spacing w:line="276" w:lineRule="auto"/>
        <w:ind w:left="360"/>
        <w:contextualSpacing/>
        <w:jc w:val="both"/>
        <w:rPr>
          <w:rFonts w:cs="Arial"/>
          <w:szCs w:val="22"/>
          <w:highlight w:val="magenta"/>
        </w:rPr>
      </w:pPr>
      <w:r w:rsidRPr="003253BA">
        <w:rPr>
          <w:rFonts w:cs="Arial"/>
          <w:szCs w:val="22"/>
          <w:highlight w:val="magenta"/>
        </w:rPr>
        <w:t xml:space="preserve">Manage floodplain and floodway mapping development, </w:t>
      </w:r>
      <w:r w:rsidR="006C18E8" w:rsidRPr="003253BA">
        <w:rPr>
          <w:rFonts w:cs="Arial"/>
          <w:szCs w:val="22"/>
          <w:highlight w:val="magenta"/>
        </w:rPr>
        <w:t>modification,</w:t>
      </w:r>
      <w:r w:rsidRPr="003253BA">
        <w:rPr>
          <w:rFonts w:cs="Arial"/>
          <w:szCs w:val="22"/>
          <w:highlight w:val="magenta"/>
        </w:rPr>
        <w:t xml:space="preserve"> and prioritization activities statewide to ensure such activities meet state flood risk mapping standards and properly convey flood risk where needed and </w:t>
      </w:r>
      <w:r w:rsidR="006C18E8" w:rsidRPr="003253BA">
        <w:rPr>
          <w:rFonts w:cs="Arial"/>
          <w:szCs w:val="22"/>
          <w:highlight w:val="magenta"/>
        </w:rPr>
        <w:t>appropriate.</w:t>
      </w:r>
    </w:p>
    <w:p w14:paraId="091F5164" w14:textId="6F6DF3E2" w:rsidR="00BE0307" w:rsidRPr="003253BA" w:rsidRDefault="00BE0307" w:rsidP="00BE0307">
      <w:pPr>
        <w:numPr>
          <w:ilvl w:val="0"/>
          <w:numId w:val="7"/>
        </w:numPr>
        <w:tabs>
          <w:tab w:val="left" w:pos="360"/>
        </w:tabs>
        <w:spacing w:line="276" w:lineRule="auto"/>
        <w:ind w:left="360"/>
        <w:contextualSpacing/>
        <w:jc w:val="both"/>
        <w:rPr>
          <w:rFonts w:cs="Arial"/>
          <w:szCs w:val="22"/>
          <w:highlight w:val="magenta"/>
        </w:rPr>
      </w:pPr>
      <w:r w:rsidRPr="003253BA">
        <w:rPr>
          <w:rFonts w:cs="Arial"/>
          <w:szCs w:val="22"/>
          <w:highlight w:val="magenta"/>
        </w:rPr>
        <w:t xml:space="preserve">Coordinate all FEMA CTP program management and competitive grants and activities in cooperation with the </w:t>
      </w:r>
      <w:r w:rsidR="006C18E8" w:rsidRPr="003253BA">
        <w:rPr>
          <w:rFonts w:cs="Arial"/>
          <w:szCs w:val="22"/>
          <w:highlight w:val="magenta"/>
        </w:rPr>
        <w:t>ISWS.</w:t>
      </w:r>
    </w:p>
    <w:p w14:paraId="118223ED" w14:textId="77777777" w:rsidR="00BE0307" w:rsidRPr="003253BA" w:rsidRDefault="00BE0307" w:rsidP="00BE0307">
      <w:pPr>
        <w:numPr>
          <w:ilvl w:val="0"/>
          <w:numId w:val="7"/>
        </w:numPr>
        <w:tabs>
          <w:tab w:val="left" w:pos="360"/>
        </w:tabs>
        <w:spacing w:line="276" w:lineRule="auto"/>
        <w:ind w:left="360"/>
        <w:contextualSpacing/>
        <w:jc w:val="both"/>
        <w:rPr>
          <w:rFonts w:cs="Arial"/>
          <w:szCs w:val="22"/>
          <w:highlight w:val="magenta"/>
        </w:rPr>
      </w:pPr>
      <w:r w:rsidRPr="003253BA">
        <w:rPr>
          <w:rFonts w:cs="Arial"/>
          <w:szCs w:val="22"/>
          <w:highlight w:val="magenta"/>
        </w:rPr>
        <w:t>Assist with preparation of mapping products for the IDNR/OWR; and</w:t>
      </w:r>
    </w:p>
    <w:p w14:paraId="48A8F039" w14:textId="77777777" w:rsidR="00BE0307" w:rsidRPr="003253BA" w:rsidRDefault="00BE0307" w:rsidP="00BE0307">
      <w:pPr>
        <w:numPr>
          <w:ilvl w:val="0"/>
          <w:numId w:val="7"/>
        </w:numPr>
        <w:tabs>
          <w:tab w:val="left" w:pos="360"/>
        </w:tabs>
        <w:spacing w:after="120" w:line="276" w:lineRule="auto"/>
        <w:ind w:left="360"/>
        <w:jc w:val="both"/>
        <w:rPr>
          <w:rFonts w:cs="Arial"/>
          <w:szCs w:val="22"/>
          <w:highlight w:val="magenta"/>
        </w:rPr>
      </w:pPr>
      <w:r w:rsidRPr="003253BA">
        <w:rPr>
          <w:rFonts w:cs="Arial"/>
          <w:szCs w:val="22"/>
          <w:highlight w:val="magenta"/>
        </w:rPr>
        <w:t>Carry out projects and priorities identified in the annual IDNR/OWR Business Plan.</w:t>
      </w:r>
    </w:p>
    <w:p w14:paraId="14148C3B" w14:textId="77777777" w:rsidR="00BE0307" w:rsidRPr="003253BA" w:rsidRDefault="00BE0307" w:rsidP="00BE0307">
      <w:pPr>
        <w:spacing w:line="276" w:lineRule="auto"/>
        <w:rPr>
          <w:rFonts w:cs="Arial"/>
          <w:highlight w:val="magenta"/>
        </w:rPr>
      </w:pPr>
    </w:p>
    <w:p w14:paraId="73547EE2" w14:textId="77777777" w:rsidR="00BE0307" w:rsidRPr="003253BA" w:rsidRDefault="00BE0307" w:rsidP="00BE0307">
      <w:pPr>
        <w:keepNext/>
        <w:keepLines/>
        <w:spacing w:after="120" w:line="276" w:lineRule="auto"/>
        <w:outlineLvl w:val="2"/>
        <w:rPr>
          <w:rFonts w:eastAsiaTheme="majorEastAsia" w:cs="Arial"/>
          <w:b/>
          <w:bCs/>
          <w:color w:val="1F4E79" w:themeColor="accent1" w:themeShade="80"/>
          <w:sz w:val="24"/>
          <w:highlight w:val="magenta"/>
        </w:rPr>
      </w:pPr>
      <w:r w:rsidRPr="003253BA">
        <w:rPr>
          <w:rFonts w:eastAsiaTheme="majorEastAsia" w:cs="Arial"/>
          <w:b/>
          <w:bCs/>
          <w:color w:val="1F4E79" w:themeColor="accent1" w:themeShade="80"/>
          <w:sz w:val="24"/>
          <w:highlight w:val="magenta"/>
        </w:rPr>
        <w:t>IDNR/OWR Floodplain/Floodway Studies and Revisions Review Staff</w:t>
      </w:r>
    </w:p>
    <w:p w14:paraId="0B94A0F0" w14:textId="06F229EA" w:rsidR="00BE0307" w:rsidRPr="003253BA" w:rsidRDefault="00BE0307" w:rsidP="00BE0307">
      <w:pPr>
        <w:spacing w:line="276" w:lineRule="auto"/>
        <w:jc w:val="both"/>
        <w:rPr>
          <w:rFonts w:cs="Arial"/>
          <w:highlight w:val="magenta"/>
        </w:rPr>
      </w:pPr>
      <w:r w:rsidRPr="003253BA">
        <w:rPr>
          <w:rFonts w:cs="Arial"/>
          <w:highlight w:val="magenta"/>
        </w:rPr>
        <w:t>IDNR/OWR takes seriously its role to review floodplain/floodway studies and revisions for compliance with state rules and policies in a timely manner and has developed and now maintains a database on the IDNR/OWR website of floodplain map revision and study review requests and review status for public information. Additional funding sources to support additional full-time staff in this program will improve the timeliness of necessary floodplain study and mapping reviews.</w:t>
      </w:r>
    </w:p>
    <w:p w14:paraId="5FEEBBFA" w14:textId="77777777" w:rsidR="00BE0307" w:rsidRPr="003253BA" w:rsidRDefault="00BE0307" w:rsidP="00BE0307">
      <w:pPr>
        <w:spacing w:line="276" w:lineRule="auto"/>
        <w:rPr>
          <w:rFonts w:cs="Arial"/>
          <w:highlight w:val="magenta"/>
        </w:rPr>
      </w:pPr>
    </w:p>
    <w:p w14:paraId="64AE46C7" w14:textId="77777777" w:rsidR="00BE0307" w:rsidRPr="003253BA" w:rsidRDefault="00BE0307" w:rsidP="00BE0307">
      <w:pPr>
        <w:keepNext/>
        <w:keepLines/>
        <w:spacing w:after="120" w:line="276" w:lineRule="auto"/>
        <w:outlineLvl w:val="2"/>
        <w:rPr>
          <w:rFonts w:eastAsiaTheme="majorEastAsia" w:cs="Arial"/>
          <w:b/>
          <w:bCs/>
          <w:color w:val="1F4E79" w:themeColor="accent1" w:themeShade="80"/>
          <w:sz w:val="24"/>
          <w:highlight w:val="magenta"/>
        </w:rPr>
      </w:pPr>
      <w:r w:rsidRPr="003253BA">
        <w:rPr>
          <w:rFonts w:eastAsiaTheme="majorEastAsia" w:cs="Arial"/>
          <w:b/>
          <w:bCs/>
          <w:color w:val="1F4E79" w:themeColor="accent1" w:themeShade="80"/>
          <w:sz w:val="24"/>
          <w:highlight w:val="magenta"/>
        </w:rPr>
        <w:t>Staff</w:t>
      </w:r>
    </w:p>
    <w:p w14:paraId="0CDE1BC9" w14:textId="25389D19" w:rsidR="00BE0307" w:rsidRPr="003253BA" w:rsidRDefault="00BE0307" w:rsidP="00BE0307">
      <w:pPr>
        <w:spacing w:after="200" w:line="276" w:lineRule="auto"/>
        <w:jc w:val="both"/>
        <w:rPr>
          <w:rFonts w:cs="Arial"/>
          <w:szCs w:val="22"/>
          <w:highlight w:val="magenta"/>
        </w:rPr>
      </w:pPr>
      <w:commentRangeStart w:id="391"/>
      <w:r w:rsidRPr="003253BA">
        <w:rPr>
          <w:rFonts w:cs="Arial"/>
          <w:szCs w:val="22"/>
          <w:highlight w:val="magenta"/>
        </w:rPr>
        <w:t>While the OWR is aggressively posting and hiring for vacant positions, staff levels for FY-</w:t>
      </w:r>
      <w:r w:rsidR="00DB40C6" w:rsidRPr="003253BA">
        <w:rPr>
          <w:rFonts w:cs="Arial"/>
          <w:szCs w:val="22"/>
          <w:highlight w:val="magenta"/>
        </w:rPr>
        <w:t>202</w:t>
      </w:r>
      <w:r w:rsidR="007A2D39" w:rsidRPr="003253BA">
        <w:rPr>
          <w:rFonts w:cs="Arial"/>
          <w:szCs w:val="22"/>
          <w:highlight w:val="magenta"/>
        </w:rPr>
        <w:t>5</w:t>
      </w:r>
      <w:r w:rsidRPr="003253BA">
        <w:rPr>
          <w:rFonts w:cs="Arial"/>
          <w:szCs w:val="22"/>
          <w:highlight w:val="magenta"/>
        </w:rPr>
        <w:t>-</w:t>
      </w:r>
      <w:r w:rsidR="00DB40C6" w:rsidRPr="003253BA">
        <w:rPr>
          <w:rFonts w:cs="Arial"/>
          <w:szCs w:val="22"/>
          <w:highlight w:val="magenta"/>
        </w:rPr>
        <w:t>2</w:t>
      </w:r>
      <w:r w:rsidR="007A2D39" w:rsidRPr="003253BA">
        <w:rPr>
          <w:rFonts w:cs="Arial"/>
          <w:szCs w:val="22"/>
          <w:highlight w:val="magenta"/>
        </w:rPr>
        <w:t>6</w:t>
      </w:r>
      <w:r w:rsidR="00DB40C6" w:rsidRPr="003253BA">
        <w:rPr>
          <w:rFonts w:cs="Arial"/>
          <w:szCs w:val="22"/>
          <w:highlight w:val="magenta"/>
        </w:rPr>
        <w:t xml:space="preserve"> </w:t>
      </w:r>
      <w:r w:rsidRPr="003253BA">
        <w:rPr>
          <w:rFonts w:cs="Arial"/>
          <w:szCs w:val="22"/>
          <w:highlight w:val="magenta"/>
        </w:rPr>
        <w:t xml:space="preserve">remain critically low due to attrition and retirements. The approved State of Illinois operations budget continues to limit the hiring of required new staff and necessary internal promotions. The OWR is working to staff additional engineering studies, engineering design, operations, floodplain management, dam safety, </w:t>
      </w:r>
      <w:r w:rsidRPr="003253BA">
        <w:rPr>
          <w:rFonts w:cs="Arial"/>
          <w:noProof/>
          <w:szCs w:val="22"/>
          <w:highlight w:val="magenta"/>
        </w:rPr>
        <w:t>and</w:t>
      </w:r>
      <w:r w:rsidRPr="003253BA">
        <w:rPr>
          <w:rFonts w:cs="Arial"/>
          <w:szCs w:val="22"/>
          <w:highlight w:val="magenta"/>
        </w:rPr>
        <w:t xml:space="preserve"> mapping study review positions as rapidly as the state hiring process </w:t>
      </w:r>
      <w:r w:rsidR="00B06B69" w:rsidRPr="003253BA">
        <w:rPr>
          <w:rFonts w:cs="Arial"/>
          <w:szCs w:val="22"/>
          <w:highlight w:val="magenta"/>
        </w:rPr>
        <w:t>allows. Staff</w:t>
      </w:r>
      <w:r w:rsidRPr="003253BA">
        <w:rPr>
          <w:rFonts w:cs="Arial"/>
          <w:szCs w:val="22"/>
          <w:highlight w:val="magenta"/>
        </w:rPr>
        <w:t xml:space="preserve"> work assignments are often adjusted to service critical objectives of the Office</w:t>
      </w:r>
      <w:commentRangeEnd w:id="391"/>
      <w:r w:rsidR="009151C8" w:rsidRPr="003253BA">
        <w:rPr>
          <w:rStyle w:val="CommentReference"/>
          <w:highlight w:val="magenta"/>
        </w:rPr>
        <w:commentReference w:id="391"/>
      </w:r>
      <w:r w:rsidRPr="003253BA">
        <w:rPr>
          <w:rFonts w:cs="Arial"/>
          <w:szCs w:val="22"/>
          <w:highlight w:val="magenta"/>
        </w:rPr>
        <w:t xml:space="preserve">.   </w:t>
      </w:r>
    </w:p>
    <w:p w14:paraId="3FDC992E" w14:textId="77777777" w:rsidR="00BE0307" w:rsidRPr="003253BA" w:rsidRDefault="00BE0307" w:rsidP="00BE0307">
      <w:pPr>
        <w:spacing w:after="60" w:line="276" w:lineRule="auto"/>
        <w:rPr>
          <w:rFonts w:cs="Arial"/>
          <w:szCs w:val="22"/>
          <w:highlight w:val="magenta"/>
        </w:rPr>
      </w:pPr>
      <w:commentRangeStart w:id="392"/>
      <w:r w:rsidRPr="003253BA">
        <w:rPr>
          <w:rFonts w:cs="Arial"/>
          <w:szCs w:val="22"/>
          <w:highlight w:val="magenta"/>
        </w:rPr>
        <w:t>IDNR/OWR intends to seek additional staff including:</w:t>
      </w:r>
    </w:p>
    <w:p w14:paraId="27A456E8" w14:textId="77777777" w:rsidR="006A51B7" w:rsidRPr="003253BA" w:rsidRDefault="006A51B7" w:rsidP="006A51B7">
      <w:pPr>
        <w:numPr>
          <w:ilvl w:val="0"/>
          <w:numId w:val="17"/>
        </w:numPr>
        <w:spacing w:line="276" w:lineRule="auto"/>
        <w:ind w:left="360"/>
        <w:rPr>
          <w:rFonts w:cs="Arial"/>
          <w:szCs w:val="22"/>
          <w:highlight w:val="magenta"/>
        </w:rPr>
      </w:pPr>
      <w:r w:rsidRPr="003253BA">
        <w:rPr>
          <w:rFonts w:cs="Arial"/>
          <w:szCs w:val="22"/>
          <w:highlight w:val="magenta"/>
        </w:rPr>
        <w:t xml:space="preserve">Civil Engineer 1 – Design and Construction   </w:t>
      </w:r>
    </w:p>
    <w:p w14:paraId="36610897" w14:textId="26F72ECD" w:rsidR="00CE47FF" w:rsidRPr="003253BA" w:rsidRDefault="00CE47FF" w:rsidP="006A51B7">
      <w:pPr>
        <w:numPr>
          <w:ilvl w:val="0"/>
          <w:numId w:val="17"/>
        </w:numPr>
        <w:spacing w:line="276" w:lineRule="auto"/>
        <w:ind w:left="360"/>
        <w:rPr>
          <w:rFonts w:cs="Arial"/>
          <w:szCs w:val="22"/>
          <w:highlight w:val="magenta"/>
        </w:rPr>
      </w:pPr>
      <w:r w:rsidRPr="003253BA">
        <w:rPr>
          <w:rFonts w:cs="Arial"/>
          <w:szCs w:val="22"/>
          <w:highlight w:val="magenta"/>
        </w:rPr>
        <w:lastRenderedPageBreak/>
        <w:t xml:space="preserve">1 </w:t>
      </w:r>
      <w:r w:rsidR="00DB40C6" w:rsidRPr="003253BA">
        <w:rPr>
          <w:rFonts w:cs="Arial"/>
          <w:szCs w:val="22"/>
          <w:highlight w:val="magenta"/>
        </w:rPr>
        <w:t>Floodplain Manager</w:t>
      </w:r>
      <w:r w:rsidR="00F24821" w:rsidRPr="003253BA">
        <w:rPr>
          <w:rFonts w:cs="Arial"/>
          <w:szCs w:val="22"/>
          <w:highlight w:val="magenta"/>
        </w:rPr>
        <w:t>- Statewide Programs</w:t>
      </w:r>
    </w:p>
    <w:p w14:paraId="1F7CDB5E" w14:textId="0B4B7636" w:rsidR="00DB40C6" w:rsidRPr="003253BA" w:rsidRDefault="00CE47FF" w:rsidP="006A51B7">
      <w:pPr>
        <w:numPr>
          <w:ilvl w:val="0"/>
          <w:numId w:val="17"/>
        </w:numPr>
        <w:spacing w:line="276" w:lineRule="auto"/>
        <w:ind w:left="360"/>
        <w:rPr>
          <w:rFonts w:cs="Arial"/>
          <w:szCs w:val="22"/>
          <w:highlight w:val="magenta"/>
        </w:rPr>
      </w:pPr>
      <w:r w:rsidRPr="003253BA">
        <w:rPr>
          <w:rFonts w:cs="Arial"/>
          <w:szCs w:val="22"/>
          <w:highlight w:val="magenta"/>
        </w:rPr>
        <w:t xml:space="preserve">2 </w:t>
      </w:r>
      <w:r w:rsidR="00DB40C6" w:rsidRPr="003253BA">
        <w:rPr>
          <w:rFonts w:cs="Arial"/>
          <w:szCs w:val="22"/>
          <w:highlight w:val="magenta"/>
        </w:rPr>
        <w:t>Dam Safety Engineers</w:t>
      </w:r>
    </w:p>
    <w:p w14:paraId="26CF8546" w14:textId="7BD1C496" w:rsidR="000D05DE" w:rsidRPr="003253BA" w:rsidRDefault="000D05DE" w:rsidP="006A51B7">
      <w:pPr>
        <w:numPr>
          <w:ilvl w:val="0"/>
          <w:numId w:val="17"/>
        </w:numPr>
        <w:spacing w:line="276" w:lineRule="auto"/>
        <w:ind w:left="360"/>
        <w:rPr>
          <w:rFonts w:cs="Arial"/>
          <w:szCs w:val="22"/>
          <w:highlight w:val="magenta"/>
        </w:rPr>
      </w:pPr>
      <w:r w:rsidRPr="003253BA">
        <w:rPr>
          <w:rFonts w:cs="Arial"/>
          <w:szCs w:val="22"/>
          <w:highlight w:val="magenta"/>
        </w:rPr>
        <w:t>Statewide Programs Section Chief</w:t>
      </w:r>
    </w:p>
    <w:p w14:paraId="3D3839E8" w14:textId="50E24F80" w:rsidR="00F24821" w:rsidRPr="003253BA" w:rsidRDefault="00F24821" w:rsidP="006A51B7">
      <w:pPr>
        <w:numPr>
          <w:ilvl w:val="0"/>
          <w:numId w:val="17"/>
        </w:numPr>
        <w:spacing w:line="276" w:lineRule="auto"/>
        <w:ind w:left="360"/>
        <w:rPr>
          <w:rFonts w:cs="Arial"/>
          <w:szCs w:val="22"/>
          <w:highlight w:val="magenta"/>
        </w:rPr>
      </w:pPr>
      <w:r w:rsidRPr="003253BA">
        <w:rPr>
          <w:rFonts w:cs="Arial"/>
          <w:szCs w:val="22"/>
          <w:highlight w:val="magenta"/>
        </w:rPr>
        <w:t>1 Permits Unit Chief</w:t>
      </w:r>
    </w:p>
    <w:p w14:paraId="2775CFF3" w14:textId="77777777" w:rsidR="006A51B7" w:rsidRPr="003253BA" w:rsidRDefault="006A51B7" w:rsidP="006A51B7">
      <w:pPr>
        <w:numPr>
          <w:ilvl w:val="0"/>
          <w:numId w:val="17"/>
        </w:numPr>
        <w:spacing w:line="276" w:lineRule="auto"/>
        <w:ind w:left="360"/>
        <w:rPr>
          <w:rFonts w:cs="Arial"/>
          <w:szCs w:val="22"/>
          <w:highlight w:val="magenta"/>
        </w:rPr>
      </w:pPr>
      <w:r w:rsidRPr="003253BA">
        <w:rPr>
          <w:rFonts w:cs="Arial"/>
          <w:highlight w:val="magenta"/>
        </w:rPr>
        <w:t>Waterway Construction Supervisor I</w:t>
      </w:r>
    </w:p>
    <w:p w14:paraId="6DB76F19" w14:textId="77777777" w:rsidR="006A51B7" w:rsidRPr="003253BA" w:rsidRDefault="006A51B7" w:rsidP="006A51B7">
      <w:pPr>
        <w:numPr>
          <w:ilvl w:val="0"/>
          <w:numId w:val="17"/>
        </w:numPr>
        <w:spacing w:line="276" w:lineRule="auto"/>
        <w:ind w:left="360"/>
        <w:rPr>
          <w:rFonts w:cs="Arial"/>
          <w:szCs w:val="22"/>
          <w:highlight w:val="magenta"/>
        </w:rPr>
      </w:pPr>
      <w:r w:rsidRPr="003253BA">
        <w:rPr>
          <w:rFonts w:cs="Arial"/>
          <w:highlight w:val="magenta"/>
        </w:rPr>
        <w:t>Water Supply Engineer – Engineering Studies</w:t>
      </w:r>
    </w:p>
    <w:p w14:paraId="312DF969" w14:textId="77777777" w:rsidR="006A51B7" w:rsidRPr="003253BA" w:rsidRDefault="006A51B7" w:rsidP="006A51B7">
      <w:pPr>
        <w:numPr>
          <w:ilvl w:val="0"/>
          <w:numId w:val="17"/>
        </w:numPr>
        <w:spacing w:line="276" w:lineRule="auto"/>
        <w:ind w:left="360"/>
        <w:rPr>
          <w:rFonts w:cs="Arial"/>
          <w:szCs w:val="22"/>
          <w:highlight w:val="magenta"/>
        </w:rPr>
      </w:pPr>
      <w:r w:rsidRPr="003253BA">
        <w:rPr>
          <w:rFonts w:cs="Arial"/>
          <w:highlight w:val="magenta"/>
        </w:rPr>
        <w:t>Civil Engineer Trainee – Engineering Studies</w:t>
      </w:r>
    </w:p>
    <w:p w14:paraId="4BC5F734" w14:textId="77777777" w:rsidR="006A51B7" w:rsidRPr="003253BA" w:rsidRDefault="006A51B7" w:rsidP="006A51B7">
      <w:pPr>
        <w:numPr>
          <w:ilvl w:val="0"/>
          <w:numId w:val="17"/>
        </w:numPr>
        <w:spacing w:line="276" w:lineRule="auto"/>
        <w:ind w:left="360"/>
        <w:rPr>
          <w:rFonts w:cs="Arial"/>
          <w:szCs w:val="22"/>
          <w:highlight w:val="magenta"/>
        </w:rPr>
      </w:pPr>
      <w:r w:rsidRPr="003253BA">
        <w:rPr>
          <w:rFonts w:cs="Arial"/>
          <w:highlight w:val="magenta"/>
        </w:rPr>
        <w:t>Maintenance Equipment Operator - Operations</w:t>
      </w:r>
    </w:p>
    <w:p w14:paraId="04A9595D" w14:textId="1B552FDC" w:rsidR="006A51B7" w:rsidRPr="003253BA" w:rsidRDefault="00DC2DFD" w:rsidP="006A51B7">
      <w:pPr>
        <w:numPr>
          <w:ilvl w:val="0"/>
          <w:numId w:val="17"/>
        </w:numPr>
        <w:spacing w:line="276" w:lineRule="auto"/>
        <w:ind w:left="360"/>
        <w:rPr>
          <w:rFonts w:cs="Arial"/>
          <w:szCs w:val="22"/>
          <w:highlight w:val="magenta"/>
        </w:rPr>
      </w:pPr>
      <w:r w:rsidRPr="003253BA">
        <w:rPr>
          <w:rFonts w:cs="Arial"/>
          <w:highlight w:val="magenta"/>
        </w:rPr>
        <w:t xml:space="preserve">Senior </w:t>
      </w:r>
      <w:r w:rsidR="006A51B7" w:rsidRPr="003253BA">
        <w:rPr>
          <w:rFonts w:cs="Arial"/>
          <w:highlight w:val="magenta"/>
        </w:rPr>
        <w:t>Public Service Administrator – Design and Construction</w:t>
      </w:r>
      <w:commentRangeEnd w:id="392"/>
      <w:r w:rsidR="006A51B7" w:rsidRPr="003253BA">
        <w:rPr>
          <w:rStyle w:val="CommentReference"/>
          <w:highlight w:val="magenta"/>
        </w:rPr>
        <w:commentReference w:id="392"/>
      </w:r>
    </w:p>
    <w:p w14:paraId="37FA0233" w14:textId="77777777" w:rsidR="00BE0307" w:rsidRPr="003253BA" w:rsidRDefault="00BE0307" w:rsidP="00BE0307">
      <w:pPr>
        <w:rPr>
          <w:rFonts w:cs="Arial"/>
          <w:sz w:val="24"/>
          <w:highlight w:val="magenta"/>
        </w:rPr>
      </w:pPr>
    </w:p>
    <w:p w14:paraId="0D333705" w14:textId="77777777" w:rsidR="00BE0307" w:rsidRPr="003253BA" w:rsidRDefault="00BE0307" w:rsidP="00BE0307">
      <w:pPr>
        <w:keepNext/>
        <w:keepLines/>
        <w:spacing w:line="276" w:lineRule="auto"/>
        <w:outlineLvl w:val="2"/>
        <w:rPr>
          <w:rFonts w:eastAsiaTheme="majorEastAsia" w:cstheme="majorBidi"/>
          <w:color w:val="1F4E79" w:themeColor="accent1" w:themeShade="80"/>
          <w:sz w:val="24"/>
          <w:highlight w:val="magenta"/>
        </w:rPr>
      </w:pPr>
      <w:r w:rsidRPr="003253BA">
        <w:rPr>
          <w:rFonts w:eastAsiaTheme="majorEastAsia" w:cstheme="majorBidi"/>
          <w:b/>
          <w:bCs/>
          <w:color w:val="1F4E79" w:themeColor="accent1" w:themeShade="80"/>
          <w:sz w:val="24"/>
          <w:highlight w:val="magenta"/>
        </w:rPr>
        <w:t>Northeastern Illinois Regulatory Section</w:t>
      </w:r>
      <w:r w:rsidRPr="003253BA">
        <w:rPr>
          <w:rFonts w:eastAsiaTheme="majorEastAsia" w:cstheme="majorBidi"/>
          <w:b/>
          <w:bCs/>
          <w:sz w:val="24"/>
          <w:highlight w:val="magenta"/>
        </w:rPr>
        <w:t xml:space="preserve"> </w:t>
      </w:r>
    </w:p>
    <w:p w14:paraId="00D28227" w14:textId="48E6CC47" w:rsidR="00BE0307" w:rsidRPr="003253BA" w:rsidRDefault="00BE0307" w:rsidP="00BE0307">
      <w:pPr>
        <w:spacing w:before="60" w:after="200" w:line="276" w:lineRule="auto"/>
        <w:jc w:val="both"/>
        <w:rPr>
          <w:rFonts w:cs="Arial"/>
          <w:szCs w:val="22"/>
          <w:highlight w:val="magenta"/>
        </w:rPr>
      </w:pPr>
      <w:r w:rsidRPr="003253BA">
        <w:rPr>
          <w:rFonts w:cs="Arial"/>
          <w:szCs w:val="22"/>
          <w:highlight w:val="magenta"/>
        </w:rPr>
        <w:t xml:space="preserve">This section is responsible for enforcing higher floodplain management standards in the metropolitan Chicago counties of Cook, DuPage, Kane, Lake, McHenry, </w:t>
      </w:r>
      <w:r w:rsidRPr="003253BA">
        <w:rPr>
          <w:rFonts w:cs="Arial"/>
          <w:noProof/>
          <w:szCs w:val="22"/>
          <w:highlight w:val="magenta"/>
        </w:rPr>
        <w:t>and</w:t>
      </w:r>
      <w:r w:rsidRPr="003253BA">
        <w:rPr>
          <w:rFonts w:cs="Arial"/>
          <w:szCs w:val="22"/>
          <w:highlight w:val="magenta"/>
        </w:rPr>
        <w:t xml:space="preserve"> Will. Its staff of six engineers and one administrative assistant reviews permit applications for construction in floodways of rivers and </w:t>
      </w:r>
      <w:r w:rsidRPr="003253BA">
        <w:rPr>
          <w:rFonts w:cs="Arial"/>
          <w:noProof/>
          <w:szCs w:val="22"/>
          <w:highlight w:val="magenta"/>
        </w:rPr>
        <w:t>streams</w:t>
      </w:r>
      <w:r w:rsidRPr="003253BA">
        <w:rPr>
          <w:rFonts w:cs="Arial"/>
          <w:szCs w:val="22"/>
          <w:highlight w:val="magenta"/>
        </w:rPr>
        <w:t xml:space="preserve"> and activities in public bodies of water. It also assists with the administration of the Dam Safety Program. This section reviews on average approximately 180 permit applications annually. It conducts site visits of dams, other completed projects, </w:t>
      </w:r>
      <w:r w:rsidRPr="003253BA">
        <w:rPr>
          <w:rFonts w:cs="Arial"/>
          <w:noProof/>
          <w:szCs w:val="22"/>
          <w:highlight w:val="magenta"/>
        </w:rPr>
        <w:t>and</w:t>
      </w:r>
      <w:r w:rsidRPr="003253BA">
        <w:rPr>
          <w:rFonts w:cs="Arial"/>
          <w:szCs w:val="22"/>
          <w:highlight w:val="magenta"/>
        </w:rPr>
        <w:t xml:space="preserve"> proposed construction sites.  It takes enforcement action on unlawful activities in cooperation with local jurisdictions and assists with the coordination of the NFIP.</w:t>
      </w:r>
    </w:p>
    <w:p w14:paraId="26D7C2A6" w14:textId="77777777" w:rsidR="00BE0307" w:rsidRPr="003253BA" w:rsidRDefault="00BE0307" w:rsidP="00BE0307">
      <w:pPr>
        <w:spacing w:before="60" w:after="200" w:line="276" w:lineRule="auto"/>
        <w:jc w:val="both"/>
        <w:rPr>
          <w:rFonts w:cs="Arial"/>
          <w:szCs w:val="22"/>
          <w:highlight w:val="magenta"/>
        </w:rPr>
      </w:pPr>
      <w:r w:rsidRPr="003253BA">
        <w:rPr>
          <w:rFonts w:cs="Arial"/>
          <w:szCs w:val="22"/>
          <w:highlight w:val="magenta"/>
        </w:rPr>
        <w:t>This section administers a program through which local governments are delegated authority to approve projects under the State’s floodway construction rules. There are 59 communities within the six-county Chicago metro region (Part 3708 rules area) that have been delegated IDNR/OWR’s regulatory authority, including DuPage and Lake Counties. These communities are authorized to complete their own review of proposed floodway construction activities and issue permits to applicants that comply with existing state and local standards (Part 3708 rules).  The Northeastern Illinois Section is currently conducting audits of these delegated communities to ensure that all terms of the IDNR’s delegation are being enforced properly prior to recertification of these communities by the Department.</w:t>
      </w:r>
    </w:p>
    <w:p w14:paraId="3E5321CA" w14:textId="78B328D5" w:rsidR="00BE0307" w:rsidRPr="003253BA" w:rsidRDefault="00BE0307" w:rsidP="00BE0307">
      <w:pPr>
        <w:spacing w:before="60" w:after="200" w:line="276" w:lineRule="auto"/>
        <w:jc w:val="both"/>
        <w:rPr>
          <w:rFonts w:cs="Arial"/>
          <w:szCs w:val="22"/>
          <w:highlight w:val="magenta"/>
        </w:rPr>
      </w:pPr>
      <w:r w:rsidRPr="003253BA">
        <w:rPr>
          <w:rFonts w:cs="Arial"/>
          <w:szCs w:val="22"/>
          <w:highlight w:val="magenta"/>
        </w:rPr>
        <w:t xml:space="preserve">The team of engineers that make up this section responds to numerous </w:t>
      </w:r>
      <w:proofErr w:type="gramStart"/>
      <w:r w:rsidRPr="003253BA">
        <w:rPr>
          <w:rFonts w:cs="Arial"/>
          <w:szCs w:val="22"/>
          <w:highlight w:val="magenta"/>
        </w:rPr>
        <w:t>phone</w:t>
      </w:r>
      <w:proofErr w:type="gramEnd"/>
      <w:r w:rsidRPr="003253BA">
        <w:rPr>
          <w:rFonts w:cs="Arial"/>
          <w:szCs w:val="22"/>
          <w:highlight w:val="magenta"/>
        </w:rPr>
        <w:t>, email</w:t>
      </w:r>
      <w:r w:rsidR="00D77918" w:rsidRPr="003253BA">
        <w:rPr>
          <w:rFonts w:cs="Arial"/>
          <w:szCs w:val="22"/>
          <w:highlight w:val="magenta"/>
        </w:rPr>
        <w:t>,</w:t>
      </w:r>
      <w:r w:rsidRPr="003253BA">
        <w:rPr>
          <w:rFonts w:cs="Arial"/>
          <w:szCs w:val="22"/>
          <w:highlight w:val="magenta"/>
        </w:rPr>
        <w:t xml:space="preserve"> and people who walk-in </w:t>
      </w:r>
      <w:r w:rsidRPr="003253BA">
        <w:rPr>
          <w:rFonts w:cs="Arial"/>
          <w:noProof/>
          <w:szCs w:val="22"/>
          <w:highlight w:val="magenta"/>
        </w:rPr>
        <w:t>inquiries</w:t>
      </w:r>
      <w:r w:rsidRPr="003253BA">
        <w:rPr>
          <w:rFonts w:cs="Arial"/>
          <w:szCs w:val="22"/>
          <w:highlight w:val="magenta"/>
        </w:rPr>
        <w:t xml:space="preserve"> daily related to floodplain management and dam safety regulatory issues in Northeastern Illinois.  Additionally, these engineers conduct </w:t>
      </w:r>
      <w:r w:rsidRPr="003253BA">
        <w:rPr>
          <w:rFonts w:cs="Arial"/>
          <w:noProof/>
          <w:szCs w:val="22"/>
          <w:highlight w:val="magenta"/>
        </w:rPr>
        <w:t>community</w:t>
      </w:r>
      <w:r w:rsidRPr="003253BA">
        <w:rPr>
          <w:rFonts w:cs="Arial"/>
          <w:szCs w:val="22"/>
          <w:highlight w:val="magenta"/>
        </w:rPr>
        <w:t xml:space="preserve"> and professional outreach seminars</w:t>
      </w:r>
      <w:r w:rsidRPr="003253BA">
        <w:rPr>
          <w:rFonts w:cs="Arial"/>
          <w:noProof/>
          <w:szCs w:val="22"/>
          <w:highlight w:val="magenta"/>
        </w:rPr>
        <w:t xml:space="preserve"> several times</w:t>
      </w:r>
      <w:r w:rsidRPr="003253BA">
        <w:rPr>
          <w:rFonts w:cs="Arial"/>
          <w:szCs w:val="22"/>
          <w:highlight w:val="magenta"/>
        </w:rPr>
        <w:t xml:space="preserve"> each year to expand and improve the understanding of flood risk, sound floodplain management, and dam safety principles and regulations in the region.</w:t>
      </w:r>
    </w:p>
    <w:p w14:paraId="16440C4D" w14:textId="77777777" w:rsidR="00BE0307" w:rsidRPr="003253BA" w:rsidRDefault="00BE0307" w:rsidP="00BE0307">
      <w:pPr>
        <w:keepNext/>
        <w:keepLines/>
        <w:spacing w:line="276" w:lineRule="auto"/>
        <w:outlineLvl w:val="2"/>
        <w:rPr>
          <w:rFonts w:eastAsiaTheme="majorEastAsia" w:cstheme="majorBidi"/>
          <w:b/>
          <w:bCs/>
          <w:color w:val="FF0000"/>
          <w:sz w:val="24"/>
          <w:highlight w:val="magenta"/>
        </w:rPr>
      </w:pPr>
      <w:r w:rsidRPr="003253BA">
        <w:rPr>
          <w:rFonts w:eastAsiaTheme="majorEastAsia" w:cstheme="majorBidi"/>
          <w:b/>
          <w:bCs/>
          <w:color w:val="1F4E79" w:themeColor="accent1" w:themeShade="80"/>
          <w:sz w:val="24"/>
          <w:highlight w:val="magenta"/>
        </w:rPr>
        <w:t>Downstate Regulatory Section</w:t>
      </w:r>
      <w:r w:rsidRPr="003253BA">
        <w:rPr>
          <w:rFonts w:eastAsiaTheme="majorEastAsia" w:cstheme="majorBidi"/>
          <w:bCs/>
          <w:sz w:val="24"/>
          <w:highlight w:val="magenta"/>
        </w:rPr>
        <w:t xml:space="preserve"> </w:t>
      </w:r>
    </w:p>
    <w:p w14:paraId="4B98B3E6" w14:textId="77777777" w:rsidR="00BE0307" w:rsidRPr="003253BA" w:rsidRDefault="00BE0307" w:rsidP="00BE0307">
      <w:pPr>
        <w:spacing w:before="60" w:after="120" w:line="276" w:lineRule="auto"/>
        <w:jc w:val="both"/>
        <w:rPr>
          <w:rFonts w:cs="Arial"/>
          <w:szCs w:val="22"/>
          <w:highlight w:val="magenta"/>
        </w:rPr>
      </w:pPr>
      <w:r w:rsidRPr="003253BA">
        <w:rPr>
          <w:rFonts w:cs="Arial"/>
          <w:szCs w:val="22"/>
          <w:highlight w:val="magenta"/>
        </w:rPr>
        <w:t xml:space="preserve">This section is responsible for enforcing higher standards floodplain management in Illinois except for the six-county metropolitan area covered by the Northeastern Illinois Regulatory Section.  Its staff reviews permit applications for construction in stream floodways (Part 3700 Administrative Rules), activities in and along public bodies of water (Part 3704 Administrative Rules), as well as identification and inspection of violations of the Part 3700 and 3704 Administrative Rules.  It also assists with the coordination of the NFIP as necessary. This section reviews approximately 325 floodway and public bodies of water permit applications annually on average.  </w:t>
      </w:r>
    </w:p>
    <w:p w14:paraId="3C3A54CC" w14:textId="77777777" w:rsidR="00BE0307" w:rsidRPr="003253BA" w:rsidRDefault="00BE0307" w:rsidP="00BE0307">
      <w:pPr>
        <w:outlineLvl w:val="3"/>
        <w:rPr>
          <w:rFonts w:cs="Arial"/>
          <w:b/>
          <w:sz w:val="24"/>
          <w:highlight w:val="magenta"/>
        </w:rPr>
      </w:pPr>
      <w:r w:rsidRPr="003253BA">
        <w:rPr>
          <w:rFonts w:cs="Arial"/>
          <w:b/>
          <w:sz w:val="24"/>
          <w:highlight w:val="magenta"/>
        </w:rPr>
        <w:lastRenderedPageBreak/>
        <w:t>Regulations Updates</w:t>
      </w:r>
    </w:p>
    <w:p w14:paraId="24D3F293" w14:textId="5E7B79D3" w:rsidR="00BE0307" w:rsidRPr="003253BA" w:rsidRDefault="00BE0307" w:rsidP="00BE0307">
      <w:pPr>
        <w:spacing w:after="200" w:line="276" w:lineRule="auto"/>
        <w:jc w:val="both"/>
        <w:rPr>
          <w:ins w:id="393" w:author="Altman, Steve" w:date="2025-09-04T14:32:00Z" w16du:dateUtc="2025-09-04T19:32:00Z"/>
          <w:rFonts w:cs="Arial"/>
          <w:szCs w:val="22"/>
          <w:highlight w:val="magenta"/>
        </w:rPr>
      </w:pPr>
      <w:r w:rsidRPr="003253BA">
        <w:rPr>
          <w:rFonts w:cs="Arial"/>
          <w:szCs w:val="22"/>
          <w:highlight w:val="magenta"/>
        </w:rPr>
        <w:t>As staff resources allow, both the Northeastern Illinois and Downstate Regulatory sections are working to update the current Part 3700, 3704, and 3708 Administrative Rules.</w:t>
      </w:r>
      <w:del w:id="394" w:author="Altman, Steve" w:date="2025-09-04T14:32:00Z" w16du:dateUtc="2025-09-04T19:32:00Z">
        <w:r w:rsidRPr="003253BA" w:rsidDel="005C71D9">
          <w:rPr>
            <w:rFonts w:cs="Arial"/>
            <w:szCs w:val="22"/>
            <w:highlight w:val="magenta"/>
          </w:rPr>
          <w:delText xml:space="preserve"> </w:delText>
        </w:r>
      </w:del>
    </w:p>
    <w:p w14:paraId="14AB6171" w14:textId="18712449" w:rsidR="005C71D9" w:rsidRPr="003253BA" w:rsidRDefault="005C71D9" w:rsidP="00BE0307">
      <w:pPr>
        <w:spacing w:after="200" w:line="276" w:lineRule="auto"/>
        <w:jc w:val="both"/>
        <w:rPr>
          <w:rFonts w:cs="Arial"/>
          <w:szCs w:val="22"/>
          <w:highlight w:val="magenta"/>
        </w:rPr>
      </w:pPr>
      <w:r w:rsidRPr="003253BA">
        <w:rPr>
          <w:rFonts w:cs="Arial"/>
          <w:szCs w:val="22"/>
          <w:highlight w:val="magenta"/>
        </w:rPr>
        <w:t>The State of Illinois adopted the Part 3710 Rules in 2025, which regulate State-owned facilities in the floodplain.</w:t>
      </w:r>
    </w:p>
    <w:p w14:paraId="720DAA6C" w14:textId="77777777" w:rsidR="00BE0307" w:rsidRPr="003253BA" w:rsidRDefault="00BE0307" w:rsidP="00BE0307">
      <w:pPr>
        <w:spacing w:after="200" w:line="276" w:lineRule="auto"/>
        <w:jc w:val="both"/>
        <w:rPr>
          <w:rFonts w:cs="Arial"/>
          <w:szCs w:val="22"/>
          <w:highlight w:val="magenta"/>
        </w:rPr>
      </w:pPr>
      <w:r w:rsidRPr="003253BA">
        <w:rPr>
          <w:rFonts w:cs="Arial"/>
          <w:szCs w:val="22"/>
          <w:highlight w:val="magenta"/>
        </w:rPr>
        <w:t>The Regulatory Programs continue to take actions against an ever-growing number of violations across the state up to and including legal actions by the State Attorney General.</w:t>
      </w:r>
    </w:p>
    <w:p w14:paraId="114FD3D8" w14:textId="7AABC7CB" w:rsidR="00BE0307" w:rsidRPr="003253BA" w:rsidRDefault="00BE0307" w:rsidP="00BE0307">
      <w:pPr>
        <w:spacing w:after="200" w:line="276" w:lineRule="auto"/>
        <w:jc w:val="both"/>
        <w:rPr>
          <w:rFonts w:cs="Arial"/>
          <w:szCs w:val="22"/>
          <w:highlight w:val="magenta"/>
        </w:rPr>
      </w:pPr>
      <w:r w:rsidRPr="003253BA">
        <w:rPr>
          <w:rFonts w:cs="Arial"/>
          <w:szCs w:val="22"/>
          <w:highlight w:val="magenta"/>
        </w:rPr>
        <w:t xml:space="preserve">The Regulatory Programs are also developing a means to identify statewide mapping needs based on the magnitude, frequency, </w:t>
      </w:r>
      <w:r w:rsidRPr="003253BA">
        <w:rPr>
          <w:rFonts w:cs="Arial"/>
          <w:noProof/>
          <w:szCs w:val="22"/>
          <w:highlight w:val="magenta"/>
        </w:rPr>
        <w:t>and</w:t>
      </w:r>
      <w:r w:rsidRPr="003253BA">
        <w:rPr>
          <w:rFonts w:cs="Arial"/>
          <w:szCs w:val="22"/>
          <w:highlight w:val="magenta"/>
        </w:rPr>
        <w:t xml:space="preserve"> extent of permitted floodway activities</w:t>
      </w:r>
      <w:ins w:id="395" w:author="Altman, Steve" w:date="2025-09-04T14:07:00Z" w16du:dateUtc="2025-09-04T19:07:00Z">
        <w:r w:rsidR="00D03D85" w:rsidRPr="003253BA">
          <w:rPr>
            <w:rFonts w:cs="Arial"/>
            <w:szCs w:val="22"/>
            <w:highlight w:val="magenta"/>
          </w:rPr>
          <w:t>.</w:t>
        </w:r>
      </w:ins>
      <w:del w:id="396" w:author="Altman, Steve" w:date="2025-09-04T14:07:00Z" w16du:dateUtc="2025-09-04T19:07:00Z">
        <w:r w:rsidRPr="003253BA" w:rsidDel="00D03D85">
          <w:rPr>
            <w:rFonts w:cs="Arial"/>
            <w:szCs w:val="22"/>
            <w:highlight w:val="magenta"/>
          </w:rPr>
          <w:delText>.</w:delText>
        </w:r>
      </w:del>
    </w:p>
    <w:p w14:paraId="3E7EBA72" w14:textId="77777777" w:rsidR="00BE0307" w:rsidRPr="003253BA" w:rsidRDefault="00BE0307" w:rsidP="00BE0307">
      <w:pPr>
        <w:keepNext/>
        <w:keepLines/>
        <w:spacing w:line="276" w:lineRule="auto"/>
        <w:outlineLvl w:val="2"/>
        <w:rPr>
          <w:rFonts w:eastAsiaTheme="majorEastAsia" w:cstheme="majorBidi"/>
          <w:b/>
          <w:bCs/>
          <w:sz w:val="24"/>
          <w:highlight w:val="magenta"/>
        </w:rPr>
      </w:pPr>
      <w:r w:rsidRPr="003253BA">
        <w:rPr>
          <w:rFonts w:eastAsiaTheme="majorEastAsia" w:cstheme="majorBidi"/>
          <w:b/>
          <w:bCs/>
          <w:color w:val="1F4E79" w:themeColor="accent1" w:themeShade="80"/>
          <w:sz w:val="24"/>
          <w:highlight w:val="magenta"/>
        </w:rPr>
        <w:t>Dam Safety Program</w:t>
      </w:r>
      <w:r w:rsidRPr="003253BA">
        <w:rPr>
          <w:rFonts w:eastAsiaTheme="majorEastAsia" w:cstheme="majorBidi"/>
          <w:bCs/>
          <w:sz w:val="24"/>
          <w:highlight w:val="magenta"/>
        </w:rPr>
        <w:t xml:space="preserve"> </w:t>
      </w:r>
    </w:p>
    <w:p w14:paraId="1EC36B00" w14:textId="77777777" w:rsidR="00BE0307" w:rsidRPr="003253BA" w:rsidRDefault="00BE0307" w:rsidP="00BE0307">
      <w:pPr>
        <w:spacing w:before="60" w:line="276" w:lineRule="auto"/>
        <w:rPr>
          <w:b/>
          <w:color w:val="FF0000"/>
          <w:highlight w:val="magenta"/>
        </w:rPr>
      </w:pPr>
      <w:r w:rsidRPr="003253BA">
        <w:rPr>
          <w:highlight w:val="magenta"/>
        </w:rPr>
        <w:t>Dam Safety Program activities include:</w:t>
      </w:r>
    </w:p>
    <w:p w14:paraId="49ECB2B2" w14:textId="77777777" w:rsidR="00BE0307" w:rsidRPr="003253BA" w:rsidRDefault="00BE0307" w:rsidP="00BE0307">
      <w:pPr>
        <w:numPr>
          <w:ilvl w:val="0"/>
          <w:numId w:val="12"/>
        </w:numPr>
        <w:spacing w:after="60" w:line="276" w:lineRule="auto"/>
        <w:ind w:left="360"/>
        <w:contextualSpacing/>
        <w:jc w:val="both"/>
        <w:rPr>
          <w:rFonts w:cs="Arial"/>
          <w:szCs w:val="22"/>
          <w:highlight w:val="magenta"/>
        </w:rPr>
      </w:pPr>
      <w:r w:rsidRPr="003253BA">
        <w:rPr>
          <w:rFonts w:cs="Arial"/>
          <w:szCs w:val="22"/>
          <w:highlight w:val="magenta"/>
        </w:rPr>
        <w:t xml:space="preserve">Maintaining an inventory of all Class I (high hazard), Class II (medium hazard) and Class III (low hazard) dams in the state </w:t>
      </w:r>
    </w:p>
    <w:p w14:paraId="18902C62" w14:textId="77777777" w:rsidR="00BE0307" w:rsidRPr="003253BA" w:rsidRDefault="00BE0307" w:rsidP="00BE0307">
      <w:pPr>
        <w:numPr>
          <w:ilvl w:val="0"/>
          <w:numId w:val="12"/>
        </w:numPr>
        <w:spacing w:before="60" w:after="60" w:line="276" w:lineRule="auto"/>
        <w:ind w:left="360"/>
        <w:contextualSpacing/>
        <w:jc w:val="both"/>
        <w:rPr>
          <w:rFonts w:cs="Arial"/>
          <w:szCs w:val="22"/>
          <w:highlight w:val="magenta"/>
        </w:rPr>
      </w:pPr>
      <w:r w:rsidRPr="003253BA">
        <w:rPr>
          <w:rFonts w:cs="Arial"/>
          <w:szCs w:val="22"/>
          <w:highlight w:val="magenta"/>
        </w:rPr>
        <w:t>Monitoring all dam safety inspections, emergency action plans (</w:t>
      </w:r>
      <w:r w:rsidRPr="003253BA">
        <w:rPr>
          <w:rFonts w:cs="Arial"/>
          <w:noProof/>
          <w:szCs w:val="22"/>
          <w:highlight w:val="magenta"/>
        </w:rPr>
        <w:t>EAPs</w:t>
      </w:r>
      <w:r w:rsidRPr="003253BA">
        <w:rPr>
          <w:rFonts w:cs="Arial"/>
          <w:szCs w:val="22"/>
          <w:highlight w:val="magenta"/>
        </w:rPr>
        <w:t xml:space="preserve">) and operation and maintenance manuals in the state </w:t>
      </w:r>
    </w:p>
    <w:p w14:paraId="6E037DA5" w14:textId="77777777" w:rsidR="00BE0307" w:rsidRPr="003253BA" w:rsidRDefault="00BE0307" w:rsidP="00BE0307">
      <w:pPr>
        <w:numPr>
          <w:ilvl w:val="0"/>
          <w:numId w:val="12"/>
        </w:numPr>
        <w:spacing w:before="60" w:after="60" w:line="276" w:lineRule="auto"/>
        <w:ind w:left="360"/>
        <w:contextualSpacing/>
        <w:jc w:val="both"/>
        <w:rPr>
          <w:rFonts w:cs="Arial"/>
          <w:szCs w:val="22"/>
          <w:highlight w:val="magenta"/>
        </w:rPr>
      </w:pPr>
      <w:r w:rsidRPr="003253BA">
        <w:rPr>
          <w:rFonts w:cs="Arial"/>
          <w:szCs w:val="22"/>
          <w:highlight w:val="magenta"/>
        </w:rPr>
        <w:t xml:space="preserve">Conducting dam site inspections. </w:t>
      </w:r>
    </w:p>
    <w:p w14:paraId="16F81F2D" w14:textId="77777777" w:rsidR="00BE0307" w:rsidRPr="003253BA" w:rsidRDefault="00BE0307" w:rsidP="04BD5C9E">
      <w:pPr>
        <w:numPr>
          <w:ilvl w:val="0"/>
          <w:numId w:val="12"/>
        </w:numPr>
        <w:spacing w:before="60" w:after="60" w:line="276" w:lineRule="auto"/>
        <w:ind w:left="360"/>
        <w:jc w:val="both"/>
        <w:rPr>
          <w:rFonts w:cs="Arial"/>
          <w:highlight w:val="magenta"/>
        </w:rPr>
      </w:pPr>
      <w:r w:rsidRPr="003253BA">
        <w:rPr>
          <w:rFonts w:cs="Arial"/>
          <w:highlight w:val="magenta"/>
        </w:rPr>
        <w:t>Developing and/or reviewing EAPs for Class I and Class II dams to ensure compliance with Illinois Emergency Management Act and Dam Safety Program requirements.</w:t>
      </w:r>
    </w:p>
    <w:p w14:paraId="696A7C14" w14:textId="2FE2D35C" w:rsidR="19534DFD" w:rsidRPr="003253BA" w:rsidRDefault="19534DFD" w:rsidP="04BD5C9E">
      <w:pPr>
        <w:numPr>
          <w:ilvl w:val="0"/>
          <w:numId w:val="12"/>
        </w:numPr>
        <w:spacing w:before="60" w:after="60" w:line="276" w:lineRule="auto"/>
        <w:ind w:left="360"/>
        <w:jc w:val="both"/>
        <w:rPr>
          <w:rFonts w:cs="Arial"/>
          <w:highlight w:val="magenta"/>
        </w:rPr>
      </w:pPr>
      <w:r w:rsidRPr="003253BA">
        <w:rPr>
          <w:rFonts w:cs="Arial"/>
          <w:highlight w:val="magenta"/>
        </w:rPr>
        <w:t>Permit the construction, modification and removal of dams as required by the Department’s Rules for the Construction and Maintenance of Dams</w:t>
      </w:r>
      <w:r w:rsidR="10194059" w:rsidRPr="003253BA">
        <w:rPr>
          <w:rFonts w:cs="Arial"/>
          <w:highlight w:val="magenta"/>
        </w:rPr>
        <w:t>.</w:t>
      </w:r>
    </w:p>
    <w:p w14:paraId="47D0BB1E" w14:textId="77777777" w:rsidR="00BE0307" w:rsidRPr="003253BA" w:rsidRDefault="00BE0307" w:rsidP="00BE0307">
      <w:pPr>
        <w:outlineLvl w:val="3"/>
        <w:rPr>
          <w:rFonts w:cs="Arial"/>
          <w:b/>
          <w:sz w:val="24"/>
          <w:highlight w:val="magenta"/>
        </w:rPr>
      </w:pPr>
    </w:p>
    <w:p w14:paraId="2DA74976" w14:textId="77777777" w:rsidR="00BE0307" w:rsidRPr="003253BA" w:rsidRDefault="00BE0307" w:rsidP="00BE0307">
      <w:pPr>
        <w:keepNext/>
        <w:keepLines/>
        <w:spacing w:line="276" w:lineRule="auto"/>
        <w:outlineLvl w:val="2"/>
        <w:rPr>
          <w:rFonts w:eastAsiaTheme="majorEastAsia" w:cstheme="majorBidi"/>
          <w:b/>
          <w:bCs/>
          <w:color w:val="1F4E79" w:themeColor="accent1" w:themeShade="80"/>
          <w:sz w:val="24"/>
          <w:highlight w:val="magenta"/>
        </w:rPr>
      </w:pPr>
      <w:bookmarkStart w:id="397" w:name="_Hlk207887008"/>
      <w:r w:rsidRPr="003253BA">
        <w:rPr>
          <w:rFonts w:eastAsiaTheme="majorEastAsia" w:cstheme="majorBidi"/>
          <w:b/>
          <w:bCs/>
          <w:color w:val="1F4E79" w:themeColor="accent1" w:themeShade="80"/>
          <w:sz w:val="24"/>
          <w:highlight w:val="magenta"/>
        </w:rPr>
        <w:t xml:space="preserve">Statewide Programs </w:t>
      </w:r>
    </w:p>
    <w:p w14:paraId="05BA0C5D" w14:textId="77777777" w:rsidR="00BE0307" w:rsidRPr="003253BA" w:rsidRDefault="00BE0307" w:rsidP="00BE0307">
      <w:pPr>
        <w:spacing w:before="60" w:after="200" w:line="276" w:lineRule="auto"/>
        <w:jc w:val="both"/>
        <w:rPr>
          <w:rFonts w:cs="Arial"/>
          <w:szCs w:val="22"/>
          <w:highlight w:val="magenta"/>
        </w:rPr>
      </w:pPr>
      <w:r w:rsidRPr="003253BA">
        <w:rPr>
          <w:rFonts w:cs="Arial"/>
          <w:szCs w:val="22"/>
          <w:highlight w:val="magenta"/>
        </w:rPr>
        <w:t xml:space="preserve">The Statewide Programs section is responsible for floodplain compliance, community outreach, NFIP coordination, flood hazard mitigation, and floodplain mapping study reviews.   </w:t>
      </w:r>
    </w:p>
    <w:p w14:paraId="4D78ECC1" w14:textId="77777777" w:rsidR="00BE0307" w:rsidRPr="003253BA" w:rsidRDefault="00BE0307" w:rsidP="00BE0307">
      <w:pPr>
        <w:spacing w:after="120"/>
        <w:outlineLvl w:val="3"/>
        <w:rPr>
          <w:rFonts w:cs="Arial"/>
          <w:b/>
          <w:color w:val="FF0000"/>
          <w:sz w:val="24"/>
          <w:highlight w:val="magenta"/>
        </w:rPr>
      </w:pPr>
      <w:r w:rsidRPr="003253BA">
        <w:rPr>
          <w:rFonts w:cs="Arial"/>
          <w:b/>
          <w:sz w:val="24"/>
          <w:highlight w:val="magenta"/>
        </w:rPr>
        <w:t>Assessment of Conveyance Floodway Mapping Community Compliance</w:t>
      </w:r>
    </w:p>
    <w:p w14:paraId="331F7EF5" w14:textId="2E9A2904" w:rsidR="00BE0307" w:rsidRPr="003253BA" w:rsidRDefault="00BE0307" w:rsidP="00BE0307">
      <w:pPr>
        <w:spacing w:after="120" w:line="276" w:lineRule="auto"/>
        <w:jc w:val="both"/>
        <w:rPr>
          <w:rFonts w:cs="Arial"/>
          <w:szCs w:val="22"/>
          <w:highlight w:val="magenta"/>
        </w:rPr>
      </w:pPr>
      <w:r w:rsidRPr="003253BA">
        <w:rPr>
          <w:rFonts w:cs="Arial"/>
          <w:szCs w:val="22"/>
          <w:highlight w:val="magenta"/>
        </w:rPr>
        <w:t xml:space="preserve">Part 3708 Administrative Rules provide for Conveyance Floodway (90-percent floodplain storage not preserved in the designated floodway) delineation mapping in the six-county Chicago Metro area. Communities must </w:t>
      </w:r>
      <w:proofErr w:type="gramStart"/>
      <w:r w:rsidRPr="003253BA">
        <w:rPr>
          <w:rFonts w:cs="Arial"/>
          <w:szCs w:val="22"/>
          <w:highlight w:val="magenta"/>
        </w:rPr>
        <w:t>enter into</w:t>
      </w:r>
      <w:proofErr w:type="gramEnd"/>
      <w:r w:rsidRPr="003253BA">
        <w:rPr>
          <w:rFonts w:cs="Arial"/>
          <w:szCs w:val="22"/>
          <w:highlight w:val="magenta"/>
        </w:rPr>
        <w:t xml:space="preserve"> a Memorandum of Understanding agreeing to regulate and preserve all floodplain storage within a designated stream reach.  The Statewide Programs Section is conducting a floodplain storage audit of these </w:t>
      </w:r>
      <w:proofErr w:type="gramStart"/>
      <w:r w:rsidRPr="003253BA">
        <w:rPr>
          <w:rFonts w:cs="Arial"/>
          <w:szCs w:val="22"/>
          <w:highlight w:val="magenta"/>
        </w:rPr>
        <w:t>specially-mapped</w:t>
      </w:r>
      <w:proofErr w:type="gramEnd"/>
      <w:r w:rsidRPr="003253BA">
        <w:rPr>
          <w:rFonts w:cs="Arial"/>
          <w:szCs w:val="22"/>
          <w:highlight w:val="magenta"/>
        </w:rPr>
        <w:t xml:space="preserve"> communities in the six-county Chicago Metro area to assess compliance with the storage preservation requirements established in accordance with the terms of the existing IDNR agreements with these communities. Failure to comply with the terms of the Conveyance Only Floodway Agreement results in the limited floodway maps being rescinded and replaced with either previous storage floodway mapping or considering the entire floodplain floodway for regulatory purposes. The Section </w:t>
      </w:r>
      <w:r w:rsidR="006A51B7" w:rsidRPr="003253BA">
        <w:rPr>
          <w:rFonts w:cs="Arial"/>
          <w:szCs w:val="22"/>
          <w:highlight w:val="magenta"/>
        </w:rPr>
        <w:t>has</w:t>
      </w:r>
      <w:r w:rsidRPr="003253BA">
        <w:rPr>
          <w:rFonts w:cs="Arial"/>
          <w:szCs w:val="22"/>
          <w:highlight w:val="magenta"/>
        </w:rPr>
        <w:t xml:space="preserve"> </w:t>
      </w:r>
      <w:r w:rsidR="006A51B7" w:rsidRPr="003253BA">
        <w:rPr>
          <w:rFonts w:cs="Arial"/>
          <w:szCs w:val="22"/>
          <w:highlight w:val="magenta"/>
        </w:rPr>
        <w:t>completed (2020)</w:t>
      </w:r>
      <w:r w:rsidR="00DB40C6" w:rsidRPr="003253BA">
        <w:rPr>
          <w:rFonts w:cs="Arial"/>
          <w:szCs w:val="22"/>
          <w:highlight w:val="magenta"/>
        </w:rPr>
        <w:t xml:space="preserve"> </w:t>
      </w:r>
      <w:r w:rsidRPr="003253BA">
        <w:rPr>
          <w:rFonts w:cs="Arial"/>
          <w:szCs w:val="22"/>
          <w:highlight w:val="magenta"/>
        </w:rPr>
        <w:t xml:space="preserve">the Map Revision and New Studies guidelines </w:t>
      </w:r>
      <w:r w:rsidR="006C18E8" w:rsidRPr="003253BA">
        <w:rPr>
          <w:rFonts w:cs="Arial"/>
          <w:szCs w:val="22"/>
          <w:highlight w:val="magenta"/>
        </w:rPr>
        <w:t>manual</w:t>
      </w:r>
      <w:r w:rsidRPr="003253BA">
        <w:rPr>
          <w:rFonts w:cs="Arial"/>
          <w:szCs w:val="22"/>
          <w:highlight w:val="magenta"/>
        </w:rPr>
        <w:t>.</w:t>
      </w:r>
    </w:p>
    <w:p w14:paraId="07F70181" w14:textId="390D4ABB" w:rsidR="00DC2DFD" w:rsidRPr="003253BA" w:rsidRDefault="00DC2DFD">
      <w:pPr>
        <w:ind w:firstLine="432"/>
        <w:rPr>
          <w:rFonts w:cs="Arial"/>
          <w:szCs w:val="22"/>
          <w:highlight w:val="magenta"/>
        </w:rPr>
      </w:pPr>
      <w:r w:rsidRPr="003253BA">
        <w:rPr>
          <w:rFonts w:cs="Arial"/>
          <w:szCs w:val="22"/>
          <w:highlight w:val="magenta"/>
        </w:rPr>
        <w:br w:type="page"/>
      </w:r>
    </w:p>
    <w:p w14:paraId="4DF8AB98" w14:textId="77777777" w:rsidR="003B5814" w:rsidRPr="003253BA" w:rsidRDefault="003B5814" w:rsidP="003B5814">
      <w:pPr>
        <w:spacing w:line="276" w:lineRule="auto"/>
        <w:jc w:val="both"/>
        <w:rPr>
          <w:rFonts w:cs="Arial"/>
          <w:szCs w:val="22"/>
          <w:highlight w:val="magenta"/>
        </w:rPr>
      </w:pPr>
    </w:p>
    <w:p w14:paraId="65EEDC80" w14:textId="77777777" w:rsidR="009B7549" w:rsidRPr="003253BA" w:rsidRDefault="009B7549" w:rsidP="009B7549">
      <w:pPr>
        <w:outlineLvl w:val="3"/>
        <w:rPr>
          <w:rFonts w:cs="Arial"/>
          <w:b/>
          <w:sz w:val="24"/>
          <w:highlight w:val="magenta"/>
        </w:rPr>
      </w:pPr>
      <w:r w:rsidRPr="003253BA">
        <w:rPr>
          <w:rFonts w:cs="Arial"/>
          <w:b/>
          <w:sz w:val="24"/>
          <w:highlight w:val="magenta"/>
        </w:rPr>
        <w:t xml:space="preserve">Community Outreach and Compliance </w:t>
      </w:r>
    </w:p>
    <w:p w14:paraId="77C55184" w14:textId="77777777" w:rsidR="00C15A01" w:rsidRPr="003253BA" w:rsidRDefault="00C15A01" w:rsidP="00C15A01">
      <w:pPr>
        <w:spacing w:before="120" w:after="60" w:line="276" w:lineRule="auto"/>
        <w:jc w:val="both"/>
        <w:rPr>
          <w:rFonts w:ascii="Calibri" w:hAnsi="Calibri" w:cs="Calibri"/>
          <w:szCs w:val="22"/>
          <w:highlight w:val="magenta"/>
        </w:rPr>
      </w:pPr>
      <w:bookmarkStart w:id="398" w:name="_Hlk69111540"/>
      <w:r w:rsidRPr="003253BA">
        <w:rPr>
          <w:highlight w:val="magenta"/>
        </w:rPr>
        <w:t>From July 2024 to June 2025, the Statewide Programs Section conducted the following activities:</w:t>
      </w:r>
    </w:p>
    <w:p w14:paraId="67D5250B" w14:textId="77777777" w:rsidR="00C15A01" w:rsidRPr="003253BA" w:rsidRDefault="00C15A01" w:rsidP="00C15A01">
      <w:pPr>
        <w:numPr>
          <w:ilvl w:val="0"/>
          <w:numId w:val="49"/>
        </w:numPr>
        <w:spacing w:before="60" w:line="276" w:lineRule="auto"/>
        <w:ind w:left="360"/>
        <w:jc w:val="both"/>
        <w:rPr>
          <w:rFonts w:cs="Arial"/>
          <w:sz w:val="24"/>
          <w:highlight w:val="magenta"/>
        </w:rPr>
      </w:pPr>
      <w:r w:rsidRPr="003253BA">
        <w:rPr>
          <w:highlight w:val="magenta"/>
        </w:rPr>
        <w:t>Workshops and training: The section held 22 virtual and in person training seminars with realtor associations, building officials, local officials and surveyors.  Presentations were made at the annual conferences for the Illinois Association for Floodplain and Stormwater Management, the NAACP, County Zoning Officials, and the Association of State Floodplain Managers.</w:t>
      </w:r>
    </w:p>
    <w:p w14:paraId="76FB0D01" w14:textId="77777777" w:rsidR="00C15A01" w:rsidRPr="003253BA" w:rsidRDefault="00C15A01" w:rsidP="00C15A01">
      <w:pPr>
        <w:numPr>
          <w:ilvl w:val="0"/>
          <w:numId w:val="49"/>
        </w:numPr>
        <w:spacing w:before="60" w:line="276" w:lineRule="auto"/>
        <w:ind w:left="360"/>
        <w:jc w:val="both"/>
        <w:rPr>
          <w:rFonts w:ascii="Aptos" w:hAnsi="Aptos" w:cs="Aptos"/>
          <w:highlight w:val="magenta"/>
        </w:rPr>
      </w:pPr>
      <w:r w:rsidRPr="003253BA">
        <w:rPr>
          <w:highlight w:val="magenta"/>
        </w:rPr>
        <w:t xml:space="preserve">Community assessment visits and compliance visits:  The section conducted 19 Community Assistance Contacts and three Community Assistance Visits. Additionally, the section was able to close 19 audits. </w:t>
      </w:r>
    </w:p>
    <w:p w14:paraId="182EE2CA" w14:textId="77777777" w:rsidR="00C15A01" w:rsidRPr="003253BA" w:rsidRDefault="00C15A01" w:rsidP="00C15A01">
      <w:pPr>
        <w:numPr>
          <w:ilvl w:val="0"/>
          <w:numId w:val="49"/>
        </w:numPr>
        <w:spacing w:before="60" w:line="276" w:lineRule="auto"/>
        <w:ind w:left="360"/>
        <w:jc w:val="both"/>
        <w:rPr>
          <w:highlight w:val="magenta"/>
        </w:rPr>
      </w:pPr>
      <w:r w:rsidRPr="003253BA">
        <w:rPr>
          <w:highlight w:val="magenta"/>
        </w:rPr>
        <w:t>Community Outreach – the program continued outreach efforts by adding a quarterly newsletter, The Flood Record. The newsletter is available on the Office of Water Resources webpage and is sent to the nearly 900 communities across the state that participate in the National Flood Insurance Program. </w:t>
      </w:r>
    </w:p>
    <w:p w14:paraId="59BF29EF" w14:textId="77777777" w:rsidR="00C15A01" w:rsidRPr="003253BA" w:rsidRDefault="00C15A01" w:rsidP="00C15A01">
      <w:pPr>
        <w:numPr>
          <w:ilvl w:val="0"/>
          <w:numId w:val="49"/>
        </w:numPr>
        <w:spacing w:before="60" w:line="276" w:lineRule="auto"/>
        <w:ind w:left="360"/>
        <w:jc w:val="both"/>
        <w:rPr>
          <w:highlight w:val="magenta"/>
        </w:rPr>
      </w:pPr>
      <w:r w:rsidRPr="003253BA">
        <w:rPr>
          <w:highlight w:val="magenta"/>
        </w:rPr>
        <w:t xml:space="preserve">General technical assistance to local communities and citizens: As of June 2025, 378 technical assistance contacts were provided by the Statewide Programs Section. </w:t>
      </w:r>
    </w:p>
    <w:p w14:paraId="15B8ABC4" w14:textId="77777777" w:rsidR="00C15A01" w:rsidRPr="003253BA" w:rsidRDefault="00C15A01" w:rsidP="00C15A01">
      <w:pPr>
        <w:numPr>
          <w:ilvl w:val="0"/>
          <w:numId w:val="49"/>
        </w:numPr>
        <w:spacing w:before="60" w:line="276" w:lineRule="auto"/>
        <w:ind w:left="360"/>
        <w:jc w:val="both"/>
        <w:rPr>
          <w:highlight w:val="magenta"/>
        </w:rPr>
      </w:pPr>
      <w:r w:rsidRPr="003253BA">
        <w:rPr>
          <w:highlight w:val="magenta"/>
        </w:rPr>
        <w:t>Coordination meetings with other agencies: Over 30 coordination or mapping meetings were attended with other agencies such as the U.S. Army Corps of Engineers, IEMA, FEMA, etc.</w:t>
      </w:r>
    </w:p>
    <w:p w14:paraId="68A22DEE" w14:textId="77777777" w:rsidR="00C15A01" w:rsidRPr="003253BA" w:rsidRDefault="00C15A01" w:rsidP="00C15A01">
      <w:pPr>
        <w:numPr>
          <w:ilvl w:val="0"/>
          <w:numId w:val="49"/>
        </w:numPr>
        <w:spacing w:before="60" w:after="120" w:line="276" w:lineRule="auto"/>
        <w:ind w:left="360"/>
        <w:jc w:val="both"/>
        <w:rPr>
          <w:highlight w:val="magenta"/>
        </w:rPr>
      </w:pPr>
      <w:r w:rsidRPr="003253BA">
        <w:rPr>
          <w:highlight w:val="magenta"/>
        </w:rPr>
        <w:t xml:space="preserve">Community Rating System (CRS):  As of September 2025, Illinois has 77 communities in CRS providing their residents a discount on their flood insurance policies.  With an average rating of Class 6, the average flood insurance premium discount is 20%. </w:t>
      </w:r>
    </w:p>
    <w:bookmarkEnd w:id="398"/>
    <w:bookmarkEnd w:id="397"/>
    <w:p w14:paraId="756E8918" w14:textId="77777777" w:rsidR="000C203F" w:rsidRPr="003253BA" w:rsidRDefault="000C203F" w:rsidP="00E2520E">
      <w:pPr>
        <w:pStyle w:val="Heading4"/>
        <w:rPr>
          <w:rStyle w:val="Heading6Char"/>
          <w:szCs w:val="21"/>
          <w:highlight w:val="magenta"/>
        </w:rPr>
      </w:pPr>
    </w:p>
    <w:p w14:paraId="2C8E51EF" w14:textId="77777777" w:rsidR="000C203F" w:rsidRPr="003253BA" w:rsidRDefault="000C203F" w:rsidP="00932977">
      <w:pPr>
        <w:pStyle w:val="Heading4"/>
        <w:spacing w:after="120"/>
        <w:rPr>
          <w:highlight w:val="magenta"/>
        </w:rPr>
      </w:pPr>
      <w:bookmarkStart w:id="399" w:name="_Hlk69114427"/>
      <w:r w:rsidRPr="003253BA">
        <w:rPr>
          <w:rStyle w:val="Heading6Char"/>
          <w:rFonts w:eastAsiaTheme="minorHAnsi" w:cs="Arial"/>
          <w:b/>
          <w:color w:val="auto"/>
          <w:highlight w:val="magenta"/>
        </w:rPr>
        <w:t xml:space="preserve">Flood Hazard Mitigation Program </w:t>
      </w:r>
    </w:p>
    <w:p w14:paraId="63C42F9F" w14:textId="7F304685" w:rsidR="008E4F0C" w:rsidRPr="003253BA" w:rsidRDefault="0062606A" w:rsidP="008E4F0C">
      <w:pPr>
        <w:numPr>
          <w:ilvl w:val="0"/>
          <w:numId w:val="2"/>
        </w:numPr>
        <w:spacing w:before="60" w:line="276" w:lineRule="auto"/>
        <w:ind w:left="360"/>
        <w:jc w:val="both"/>
        <w:rPr>
          <w:rFonts w:ascii="Calibri" w:eastAsia="Calibri" w:hAnsi="Calibri" w:cs="Calibri"/>
          <w:highlight w:val="magenta"/>
        </w:rPr>
      </w:pPr>
      <w:r w:rsidRPr="003253BA">
        <w:rPr>
          <w:rFonts w:ascii="Calibri" w:eastAsia="Calibri" w:hAnsi="Calibri" w:cs="Calibri"/>
          <w:highlight w:val="magenta"/>
        </w:rPr>
        <w:t xml:space="preserve">Through the Flood Hazard Mitigation Program, repetitively flood-damaged structures are purchased and removed. This program is used as a global match, providing the necessary funds that allow communities to take advantage of FEMA mitigation programs. In addition: </w:t>
      </w:r>
      <w:r w:rsidR="008E4F0C" w:rsidRPr="003253BA">
        <w:rPr>
          <w:rFonts w:ascii="Calibri" w:eastAsia="Calibri" w:hAnsi="Calibri" w:cs="Calibri"/>
          <w:highlight w:val="magenta"/>
        </w:rPr>
        <w:t>The IDNR/OWR Flood Hazard Mitigation program is focused on assisting Illinois communities to implement flood damage reduction projects and creating open space. IDNR can purchase real property (mobile homes are excluded).</w:t>
      </w:r>
    </w:p>
    <w:p w14:paraId="7863E264" w14:textId="77777777" w:rsidR="008E4F0C" w:rsidRPr="003253BA" w:rsidRDefault="008E4F0C" w:rsidP="008E4F0C">
      <w:pPr>
        <w:numPr>
          <w:ilvl w:val="0"/>
          <w:numId w:val="2"/>
        </w:numPr>
        <w:spacing w:before="60" w:line="276" w:lineRule="auto"/>
        <w:ind w:left="360"/>
        <w:jc w:val="both"/>
        <w:rPr>
          <w:rFonts w:ascii="Calibri" w:eastAsia="Calibri" w:hAnsi="Calibri" w:cs="Calibri"/>
          <w:highlight w:val="magenta"/>
        </w:rPr>
      </w:pPr>
      <w:r w:rsidRPr="003253BA">
        <w:rPr>
          <w:rFonts w:ascii="Calibri" w:eastAsia="Calibri" w:hAnsi="Calibri" w:cs="Calibri"/>
          <w:highlight w:val="magenta"/>
        </w:rPr>
        <w:t>The program operates independent of, or provides cost-share assistance with, other state or federal mitigation programs.</w:t>
      </w:r>
    </w:p>
    <w:p w14:paraId="2AF10B4B" w14:textId="77777777" w:rsidR="008E4F0C" w:rsidRPr="003253BA" w:rsidRDefault="008E4F0C" w:rsidP="008E4F0C">
      <w:pPr>
        <w:numPr>
          <w:ilvl w:val="0"/>
          <w:numId w:val="2"/>
        </w:numPr>
        <w:spacing w:before="60" w:line="276" w:lineRule="auto"/>
        <w:ind w:left="360"/>
        <w:jc w:val="both"/>
        <w:rPr>
          <w:rFonts w:ascii="Calibri" w:eastAsia="Calibri" w:hAnsi="Calibri" w:cs="Calibri"/>
          <w:highlight w:val="magenta"/>
        </w:rPr>
      </w:pPr>
      <w:r w:rsidRPr="003253BA">
        <w:rPr>
          <w:rFonts w:ascii="Calibri" w:eastAsia="Calibri" w:hAnsi="Calibri" w:cs="Calibri"/>
          <w:highlight w:val="magenta"/>
        </w:rPr>
        <w:t xml:space="preserve">Projects are selected based on the overall benefit to the State of Illinois. </w:t>
      </w:r>
    </w:p>
    <w:p w14:paraId="7C4B048C" w14:textId="77777777" w:rsidR="008E4F0C" w:rsidRPr="003253BA" w:rsidRDefault="008E4F0C" w:rsidP="008E4F0C">
      <w:pPr>
        <w:numPr>
          <w:ilvl w:val="0"/>
          <w:numId w:val="2"/>
        </w:numPr>
        <w:spacing w:before="60" w:after="120" w:line="276" w:lineRule="auto"/>
        <w:ind w:left="360"/>
        <w:jc w:val="both"/>
        <w:rPr>
          <w:rFonts w:ascii="Calibri" w:eastAsia="Calibri" w:hAnsi="Calibri" w:cs="Calibri"/>
          <w:highlight w:val="magenta"/>
        </w:rPr>
      </w:pPr>
      <w:r w:rsidRPr="003253BA">
        <w:rPr>
          <w:rFonts w:ascii="Calibri" w:eastAsia="Calibri" w:hAnsi="Calibri" w:cs="Calibri"/>
          <w:highlight w:val="magenta"/>
        </w:rPr>
        <w:t>The program operates as an IDNR/OWR reimbursement program, not a grant program. The community must pay all expenses and request reimbursement from IDNR/OWR for the expenses related directly to the project.</w:t>
      </w:r>
    </w:p>
    <w:p w14:paraId="64FA79ED" w14:textId="77777777" w:rsidR="008E4F0C" w:rsidRPr="003253BA" w:rsidRDefault="008E4F0C" w:rsidP="008E4F0C">
      <w:pPr>
        <w:spacing w:after="120" w:line="276" w:lineRule="auto"/>
        <w:jc w:val="both"/>
        <w:rPr>
          <w:rFonts w:ascii="Calibri" w:eastAsia="Calibri" w:hAnsi="Calibri" w:cs="Calibri"/>
          <w:highlight w:val="magenta"/>
        </w:rPr>
      </w:pPr>
      <w:commentRangeStart w:id="400"/>
      <w:r w:rsidRPr="003253BA">
        <w:rPr>
          <w:rFonts w:ascii="Calibri" w:eastAsia="Calibri" w:hAnsi="Calibri" w:cs="Calibri"/>
          <w:highlight w:val="magenta"/>
        </w:rPr>
        <w:t xml:space="preserve">Currently, IDNR/OWR has over $250 million in mitigation project requests.  </w:t>
      </w:r>
      <w:r w:rsidRPr="003253BA">
        <w:rPr>
          <w:highlight w:val="magenta"/>
        </w:rPr>
        <w:t>Several other communities have requested participation in the program and the IDNR/OWR will be entering the discussion with those communities to potentially initiate other new flood hazard mitigation projects.</w:t>
      </w:r>
    </w:p>
    <w:p w14:paraId="782457BB" w14:textId="77777777" w:rsidR="008E4F0C" w:rsidRPr="003253BA" w:rsidRDefault="008E4F0C" w:rsidP="008E4F0C">
      <w:pPr>
        <w:spacing w:after="120" w:line="276" w:lineRule="auto"/>
        <w:jc w:val="both"/>
        <w:rPr>
          <w:rFonts w:ascii="Calibri" w:eastAsia="Calibri" w:hAnsi="Calibri" w:cs="Calibri"/>
          <w:highlight w:val="magenta"/>
        </w:rPr>
      </w:pPr>
      <w:bookmarkStart w:id="401" w:name="_Hlk207886567"/>
      <w:r w:rsidRPr="003253BA">
        <w:rPr>
          <w:rFonts w:ascii="Calibri" w:eastAsia="Calibri" w:hAnsi="Calibri" w:cs="Calibri"/>
          <w:highlight w:val="magenta"/>
        </w:rPr>
        <w:lastRenderedPageBreak/>
        <w:t xml:space="preserve">Table 8 provides the projects completed between 2018 and 2020. </w:t>
      </w:r>
    </w:p>
    <w:p w14:paraId="25468A96" w14:textId="77777777" w:rsidR="008E4F0C" w:rsidRPr="003253BA" w:rsidRDefault="008E4F0C" w:rsidP="008E4F0C">
      <w:pPr>
        <w:spacing w:after="120" w:line="276" w:lineRule="auto"/>
        <w:jc w:val="both"/>
        <w:rPr>
          <w:rFonts w:ascii="Calibri" w:eastAsia="Calibri" w:hAnsi="Calibri" w:cs="Calibri"/>
          <w:highlight w:val="magenta"/>
        </w:rPr>
      </w:pPr>
      <w:r w:rsidRPr="003253BA">
        <w:rPr>
          <w:rFonts w:ascii="Calibri" w:eastAsia="Calibri" w:hAnsi="Calibri" w:cs="Calibri"/>
          <w:highlight w:val="magenta"/>
        </w:rPr>
        <w:t xml:space="preserve">Table 9 lists completed and ongoing projects for 2019, 2020, and 2021. </w:t>
      </w:r>
      <w:commentRangeEnd w:id="400"/>
      <w:r w:rsidR="000D05DE" w:rsidRPr="003253BA">
        <w:rPr>
          <w:rStyle w:val="CommentReference"/>
          <w:highlight w:val="magenta"/>
        </w:rPr>
        <w:commentReference w:id="400"/>
      </w:r>
    </w:p>
    <w:p w14:paraId="1E3F5477" w14:textId="77777777" w:rsidR="008E4F0C" w:rsidRPr="003253BA" w:rsidRDefault="008E4F0C" w:rsidP="008E4F0C">
      <w:pPr>
        <w:spacing w:after="120" w:line="276" w:lineRule="auto"/>
        <w:jc w:val="both"/>
        <w:rPr>
          <w:rFonts w:ascii="Calibri" w:eastAsia="Calibri" w:hAnsi="Calibri" w:cs="Calibri"/>
          <w:highlight w:val="magenta"/>
        </w:rPr>
      </w:pPr>
      <w:r w:rsidRPr="003253BA">
        <w:rPr>
          <w:rFonts w:ascii="Calibri" w:eastAsia="Calibri" w:hAnsi="Calibri" w:cs="Calibri"/>
          <w:highlight w:val="magenta"/>
        </w:rPr>
        <w:t xml:space="preserve">Table 10 lists buyout needs identified through the Discovery process. </w:t>
      </w:r>
      <w:r w:rsidRPr="003253BA">
        <w:rPr>
          <w:highlight w:val="magenta"/>
        </w:rPr>
        <w:t>Additional projects may also be considered based on mitigation acquisition projects identified in existing countywide Hazard Mitigation Plans</w:t>
      </w:r>
    </w:p>
    <w:p w14:paraId="7E982701" w14:textId="77777777" w:rsidR="008E4F0C" w:rsidRPr="003253BA" w:rsidRDefault="008E4F0C" w:rsidP="008E4F0C">
      <w:pPr>
        <w:rPr>
          <w:rFonts w:ascii="Calibri" w:eastAsia="Calibri" w:hAnsi="Calibri" w:cs="Calibri"/>
          <w:highlight w:val="magenta"/>
        </w:rPr>
      </w:pPr>
    </w:p>
    <w:p w14:paraId="2E1D4009" w14:textId="2379BE8B" w:rsidR="008E4F0C" w:rsidRPr="003253BA" w:rsidRDefault="008E4F0C" w:rsidP="008E4F0C">
      <w:pPr>
        <w:spacing w:after="120"/>
        <w:jc w:val="center"/>
        <w:rPr>
          <w:rFonts w:eastAsia="Calibri" w:cs="Arial"/>
          <w:b/>
          <w:bCs/>
          <w:sz w:val="20"/>
          <w:szCs w:val="20"/>
          <w:highlight w:val="magenta"/>
        </w:rPr>
      </w:pPr>
      <w:r w:rsidRPr="003253BA">
        <w:rPr>
          <w:rFonts w:eastAsia="Calibri" w:cs="Arial"/>
          <w:b/>
          <w:bCs/>
          <w:sz w:val="20"/>
          <w:szCs w:val="20"/>
          <w:highlight w:val="magenta"/>
        </w:rPr>
        <w:t>Table 8. IDNR/OWR FY18 Completed Mitigation Projects</w:t>
      </w:r>
    </w:p>
    <w:tbl>
      <w:tblPr>
        <w:tblW w:w="0" w:type="auto"/>
        <w:jc w:val="center"/>
        <w:tblLayout w:type="fixed"/>
        <w:tblCellMar>
          <w:left w:w="0" w:type="dxa"/>
          <w:right w:w="0" w:type="dxa"/>
        </w:tblCellMar>
        <w:tblLook w:val="04A0" w:firstRow="1" w:lastRow="0" w:firstColumn="1" w:lastColumn="0" w:noHBand="0" w:noVBand="1"/>
      </w:tblPr>
      <w:tblGrid>
        <w:gridCol w:w="2780"/>
        <w:gridCol w:w="2678"/>
        <w:gridCol w:w="2272"/>
      </w:tblGrid>
      <w:tr w:rsidR="008E4F0C" w:rsidRPr="003253BA" w14:paraId="18FCB0F0" w14:textId="77777777" w:rsidTr="008E4F0C">
        <w:trPr>
          <w:trHeight w:val="323"/>
          <w:jc w:val="center"/>
        </w:trPr>
        <w:tc>
          <w:tcPr>
            <w:tcW w:w="2780" w:type="dxa"/>
            <w:tcBorders>
              <w:top w:val="single" w:sz="8" w:space="0" w:color="auto"/>
              <w:left w:val="single" w:sz="8" w:space="0" w:color="auto"/>
              <w:bottom w:val="double" w:sz="4" w:space="0" w:color="auto"/>
              <w:right w:val="single" w:sz="8" w:space="0" w:color="auto"/>
            </w:tcBorders>
            <w:shd w:val="clear" w:color="auto" w:fill="E7E6E6"/>
            <w:tcMar>
              <w:top w:w="0" w:type="dxa"/>
              <w:left w:w="108" w:type="dxa"/>
              <w:bottom w:w="0" w:type="dxa"/>
              <w:right w:w="108" w:type="dxa"/>
            </w:tcMar>
            <w:vAlign w:val="bottom"/>
            <w:hideMark/>
          </w:tcPr>
          <w:p w14:paraId="332E57B0" w14:textId="77777777" w:rsidR="008E4F0C" w:rsidRPr="003253BA" w:rsidRDefault="008E4F0C" w:rsidP="008E4F0C">
            <w:pPr>
              <w:spacing w:line="276" w:lineRule="auto"/>
              <w:ind w:firstLine="600"/>
              <w:rPr>
                <w:rFonts w:ascii="Calibri" w:eastAsia="Calibri" w:hAnsi="Calibri" w:cs="Calibri"/>
                <w:b/>
                <w:bCs/>
                <w:sz w:val="24"/>
                <w:highlight w:val="magenta"/>
              </w:rPr>
            </w:pPr>
            <w:r w:rsidRPr="003253BA">
              <w:rPr>
                <w:rFonts w:ascii="Calibri" w:eastAsia="Calibri" w:hAnsi="Calibri" w:cs="Calibri"/>
                <w:b/>
                <w:bCs/>
                <w:sz w:val="24"/>
                <w:highlight w:val="magenta"/>
              </w:rPr>
              <w:t>Project Location</w:t>
            </w:r>
          </w:p>
        </w:tc>
        <w:tc>
          <w:tcPr>
            <w:tcW w:w="2678"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13E6BA2E" w14:textId="77777777" w:rsidR="008E4F0C" w:rsidRPr="003253BA" w:rsidRDefault="008E4F0C" w:rsidP="008E4F0C">
            <w:pPr>
              <w:spacing w:line="276" w:lineRule="auto"/>
              <w:jc w:val="center"/>
              <w:rPr>
                <w:rFonts w:ascii="Calibri" w:eastAsia="Calibri" w:hAnsi="Calibri" w:cs="Calibri"/>
                <w:b/>
                <w:bCs/>
                <w:sz w:val="24"/>
                <w:highlight w:val="magenta"/>
              </w:rPr>
            </w:pPr>
            <w:r w:rsidRPr="003253BA">
              <w:rPr>
                <w:rFonts w:ascii="Calibri" w:eastAsia="Calibri" w:hAnsi="Calibri" w:cs="Calibri"/>
                <w:b/>
                <w:bCs/>
                <w:color w:val="000000"/>
                <w:sz w:val="24"/>
                <w:highlight w:val="magenta"/>
              </w:rPr>
              <w:t>IDNR/OWR Funding</w:t>
            </w:r>
          </w:p>
        </w:tc>
        <w:tc>
          <w:tcPr>
            <w:tcW w:w="2272"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158135E1" w14:textId="77777777" w:rsidR="008E4F0C" w:rsidRPr="003253BA" w:rsidRDefault="008E4F0C" w:rsidP="008E4F0C">
            <w:pPr>
              <w:spacing w:line="276" w:lineRule="auto"/>
              <w:jc w:val="center"/>
              <w:rPr>
                <w:rFonts w:ascii="Calibri" w:eastAsia="Calibri" w:hAnsi="Calibri" w:cs="Calibri"/>
                <w:b/>
                <w:bCs/>
                <w:sz w:val="24"/>
                <w:highlight w:val="magenta"/>
              </w:rPr>
            </w:pPr>
            <w:r w:rsidRPr="003253BA">
              <w:rPr>
                <w:rFonts w:ascii="Calibri" w:eastAsia="Calibri" w:hAnsi="Calibri" w:cs="Calibri"/>
                <w:b/>
                <w:bCs/>
                <w:color w:val="000000"/>
                <w:sz w:val="24"/>
                <w:highlight w:val="magenta"/>
              </w:rPr>
              <w:t>Structures</w:t>
            </w:r>
          </w:p>
        </w:tc>
      </w:tr>
      <w:tr w:rsidR="008E4F0C" w:rsidRPr="003253BA" w14:paraId="1BDC08D9" w14:textId="77777777" w:rsidTr="008E4F0C">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11CA382" w14:textId="77777777" w:rsidR="008E4F0C" w:rsidRPr="003253BA" w:rsidRDefault="008E4F0C" w:rsidP="008E4F0C">
            <w:pPr>
              <w:spacing w:line="276" w:lineRule="auto"/>
              <w:contextualSpacing/>
              <w:rPr>
                <w:rFonts w:ascii="Calibri" w:eastAsia="Calibri" w:hAnsi="Calibri" w:cs="Calibri"/>
                <w:sz w:val="24"/>
                <w:highlight w:val="magenta"/>
              </w:rPr>
            </w:pPr>
            <w:r w:rsidRPr="003253BA">
              <w:rPr>
                <w:rFonts w:ascii="Calibri" w:eastAsia="Calibri" w:hAnsi="Calibri" w:cs="Calibri"/>
                <w:sz w:val="24"/>
                <w:highlight w:val="magenta"/>
              </w:rPr>
              <w:t>Alexander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B96E2C" w14:textId="77777777" w:rsidR="008E4F0C" w:rsidRPr="003253BA" w:rsidRDefault="008E4F0C" w:rsidP="008E4F0C">
            <w:pPr>
              <w:spacing w:line="276" w:lineRule="auto"/>
              <w:ind w:left="648" w:right="792" w:hanging="360"/>
              <w:contextualSpacing/>
              <w:jc w:val="right"/>
              <w:rPr>
                <w:rFonts w:ascii="Calibri" w:eastAsia="Calibri" w:hAnsi="Calibri" w:cs="Calibri"/>
                <w:sz w:val="24"/>
                <w:highlight w:val="magenta"/>
              </w:rPr>
            </w:pPr>
            <w:r w:rsidRPr="003253BA">
              <w:rPr>
                <w:rFonts w:ascii="Calibri" w:eastAsia="Calibri" w:hAnsi="Calibri" w:cs="Calibri"/>
                <w:sz w:val="24"/>
                <w:highlight w:val="magenta"/>
              </w:rPr>
              <w:t>$5,000,000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0EC44D74" w14:textId="77777777" w:rsidR="008E4F0C" w:rsidRPr="003253BA" w:rsidRDefault="008E4F0C" w:rsidP="008E4F0C">
            <w:pPr>
              <w:spacing w:line="276" w:lineRule="auto"/>
              <w:ind w:left="61"/>
              <w:contextualSpacing/>
              <w:rPr>
                <w:rFonts w:ascii="Calibri" w:eastAsia="Calibri" w:hAnsi="Calibri" w:cs="Calibri"/>
                <w:sz w:val="24"/>
                <w:highlight w:val="magenta"/>
              </w:rPr>
            </w:pPr>
            <w:r w:rsidRPr="003253BA">
              <w:rPr>
                <w:rFonts w:ascii="Calibri" w:eastAsia="Calibri" w:hAnsi="Calibri" w:cs="Calibri"/>
                <w:sz w:val="24"/>
                <w:highlight w:val="magenta"/>
              </w:rPr>
              <w:t>113</w:t>
            </w:r>
          </w:p>
        </w:tc>
      </w:tr>
      <w:tr w:rsidR="008E4F0C" w:rsidRPr="003253BA" w14:paraId="5D3D085A" w14:textId="77777777" w:rsidTr="008E4F0C">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34C3F07" w14:textId="77777777" w:rsidR="008E4F0C" w:rsidRPr="003253BA" w:rsidRDefault="008E4F0C" w:rsidP="008E4F0C">
            <w:pPr>
              <w:spacing w:line="276" w:lineRule="auto"/>
              <w:contextualSpacing/>
              <w:rPr>
                <w:rFonts w:ascii="Calibri" w:eastAsia="Calibri" w:hAnsi="Calibri" w:cs="Calibri"/>
                <w:sz w:val="24"/>
                <w:highlight w:val="magenta"/>
              </w:rPr>
            </w:pPr>
            <w:r w:rsidRPr="003253BA">
              <w:rPr>
                <w:rFonts w:ascii="Calibri" w:eastAsia="Calibri" w:hAnsi="Calibri" w:cs="Calibri"/>
                <w:sz w:val="24"/>
                <w:highlight w:val="magenta"/>
              </w:rPr>
              <w:t>Pearl City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F1AD358" w14:textId="77777777" w:rsidR="008E4F0C" w:rsidRPr="003253BA" w:rsidRDefault="008E4F0C" w:rsidP="008E4F0C">
            <w:pPr>
              <w:spacing w:line="276" w:lineRule="auto"/>
              <w:ind w:right="792"/>
              <w:contextualSpacing/>
              <w:jc w:val="right"/>
              <w:rPr>
                <w:rFonts w:ascii="Calibri" w:eastAsia="Calibri" w:hAnsi="Calibri" w:cs="Calibri"/>
                <w:sz w:val="24"/>
                <w:highlight w:val="magenta"/>
              </w:rPr>
            </w:pPr>
            <w:r w:rsidRPr="003253BA">
              <w:rPr>
                <w:rFonts w:ascii="Calibri" w:eastAsia="Calibri" w:hAnsi="Calibri" w:cs="Calibri"/>
                <w:sz w:val="24"/>
                <w:highlight w:val="magenta"/>
              </w:rPr>
              <w:t>$2,145,000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432AD513" w14:textId="77777777" w:rsidR="008E4F0C" w:rsidRPr="003253BA" w:rsidRDefault="008E4F0C" w:rsidP="008E4F0C">
            <w:pPr>
              <w:spacing w:line="276" w:lineRule="auto"/>
              <w:ind w:left="61"/>
              <w:contextualSpacing/>
              <w:rPr>
                <w:rFonts w:ascii="Calibri" w:eastAsia="Calibri" w:hAnsi="Calibri" w:cs="Calibri"/>
                <w:sz w:val="24"/>
                <w:highlight w:val="magenta"/>
              </w:rPr>
            </w:pPr>
            <w:r w:rsidRPr="003253BA">
              <w:rPr>
                <w:rFonts w:ascii="Calibri" w:eastAsia="Calibri" w:hAnsi="Calibri" w:cs="Calibri"/>
                <w:sz w:val="24"/>
                <w:highlight w:val="magenta"/>
              </w:rPr>
              <w:t>23</w:t>
            </w:r>
          </w:p>
        </w:tc>
      </w:tr>
      <w:tr w:rsidR="008E4F0C" w:rsidRPr="003253BA" w14:paraId="0962FEBB" w14:textId="77777777" w:rsidTr="008E4F0C">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976455B" w14:textId="77777777" w:rsidR="008E4F0C" w:rsidRPr="003253BA" w:rsidRDefault="008E4F0C" w:rsidP="008E4F0C">
            <w:pPr>
              <w:spacing w:line="276" w:lineRule="auto"/>
              <w:contextualSpacing/>
              <w:rPr>
                <w:rFonts w:ascii="Calibri" w:eastAsia="Calibri" w:hAnsi="Calibri" w:cs="Calibri"/>
                <w:sz w:val="24"/>
                <w:highlight w:val="magenta"/>
              </w:rPr>
            </w:pPr>
            <w:r w:rsidRPr="003253BA">
              <w:rPr>
                <w:rFonts w:ascii="Calibri" w:eastAsia="Calibri" w:hAnsi="Calibri" w:cs="Calibri"/>
                <w:sz w:val="24"/>
                <w:highlight w:val="magenta"/>
              </w:rPr>
              <w:t>Des Plaines</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94F73AD" w14:textId="77777777" w:rsidR="008E4F0C" w:rsidRPr="003253BA" w:rsidRDefault="008E4F0C" w:rsidP="008E4F0C">
            <w:pPr>
              <w:spacing w:line="276" w:lineRule="auto"/>
              <w:ind w:right="792"/>
              <w:contextualSpacing/>
              <w:jc w:val="right"/>
              <w:rPr>
                <w:rFonts w:ascii="Calibri" w:eastAsia="Calibri" w:hAnsi="Calibri" w:cs="Calibri"/>
                <w:sz w:val="24"/>
                <w:highlight w:val="magenta"/>
              </w:rPr>
            </w:pPr>
            <w:r w:rsidRPr="003253BA">
              <w:rPr>
                <w:rFonts w:ascii="Calibri" w:eastAsia="Calibri" w:hAnsi="Calibri" w:cs="Calibri"/>
                <w:sz w:val="24"/>
                <w:highlight w:val="magenta"/>
              </w:rPr>
              <w:t>$1,925,000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18156F7E" w14:textId="77777777" w:rsidR="008E4F0C" w:rsidRPr="003253BA" w:rsidRDefault="008E4F0C" w:rsidP="008E4F0C">
            <w:pPr>
              <w:spacing w:line="276" w:lineRule="auto"/>
              <w:ind w:left="61"/>
              <w:contextualSpacing/>
              <w:rPr>
                <w:rFonts w:ascii="Calibri" w:eastAsia="Calibri" w:hAnsi="Calibri" w:cs="Calibri"/>
                <w:sz w:val="24"/>
                <w:highlight w:val="magenta"/>
              </w:rPr>
            </w:pPr>
            <w:r w:rsidRPr="003253BA">
              <w:rPr>
                <w:rFonts w:ascii="Calibri" w:eastAsia="Calibri" w:hAnsi="Calibri" w:cs="Calibri"/>
                <w:sz w:val="24"/>
                <w:highlight w:val="magenta"/>
              </w:rPr>
              <w:t>12</w:t>
            </w:r>
          </w:p>
        </w:tc>
      </w:tr>
      <w:tr w:rsidR="008E4F0C" w:rsidRPr="003253BA" w14:paraId="02020DA7" w14:textId="77777777" w:rsidTr="008E4F0C">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5D30A20" w14:textId="77777777" w:rsidR="008E4F0C" w:rsidRPr="003253BA" w:rsidRDefault="008E4F0C" w:rsidP="008E4F0C">
            <w:pPr>
              <w:spacing w:line="276" w:lineRule="auto"/>
              <w:contextualSpacing/>
              <w:rPr>
                <w:rFonts w:ascii="Calibri" w:eastAsia="Calibri" w:hAnsi="Calibri" w:cs="Calibri"/>
                <w:sz w:val="24"/>
                <w:highlight w:val="magenta"/>
              </w:rPr>
            </w:pPr>
            <w:r w:rsidRPr="003253BA">
              <w:rPr>
                <w:rFonts w:ascii="Calibri" w:eastAsia="Calibri" w:hAnsi="Calibri" w:cs="Calibri"/>
                <w:sz w:val="24"/>
                <w:highlight w:val="magenta"/>
              </w:rPr>
              <w:t>DuPage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C383E52" w14:textId="77777777" w:rsidR="008E4F0C" w:rsidRPr="003253BA" w:rsidRDefault="008E4F0C" w:rsidP="008E4F0C">
            <w:pPr>
              <w:spacing w:line="276" w:lineRule="auto"/>
              <w:ind w:right="792"/>
              <w:contextualSpacing/>
              <w:jc w:val="right"/>
              <w:rPr>
                <w:rFonts w:ascii="Calibri" w:eastAsia="Calibri" w:hAnsi="Calibri" w:cs="Calibri"/>
                <w:sz w:val="24"/>
                <w:highlight w:val="magenta"/>
              </w:rPr>
            </w:pPr>
            <w:r w:rsidRPr="003253BA">
              <w:rPr>
                <w:rFonts w:ascii="Calibri" w:eastAsia="Calibri" w:hAnsi="Calibri" w:cs="Calibri"/>
                <w:sz w:val="24"/>
                <w:highlight w:val="magenta"/>
              </w:rPr>
              <w:t>$277,500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14BBC1AF" w14:textId="77777777" w:rsidR="008E4F0C" w:rsidRPr="003253BA" w:rsidRDefault="008E4F0C" w:rsidP="008E4F0C">
            <w:pPr>
              <w:spacing w:line="276" w:lineRule="auto"/>
              <w:ind w:left="61"/>
              <w:contextualSpacing/>
              <w:rPr>
                <w:rFonts w:ascii="Calibri" w:eastAsia="Calibri" w:hAnsi="Calibri" w:cs="Calibri"/>
                <w:sz w:val="24"/>
                <w:highlight w:val="magenta"/>
              </w:rPr>
            </w:pPr>
            <w:r w:rsidRPr="003253BA">
              <w:rPr>
                <w:rFonts w:ascii="Calibri" w:eastAsia="Calibri" w:hAnsi="Calibri" w:cs="Calibri"/>
                <w:sz w:val="24"/>
                <w:highlight w:val="magenta"/>
              </w:rPr>
              <w:t>1</w:t>
            </w:r>
          </w:p>
        </w:tc>
      </w:tr>
      <w:tr w:rsidR="008E4F0C" w:rsidRPr="003253BA" w14:paraId="57C49852" w14:textId="77777777" w:rsidTr="008E4F0C">
        <w:trPr>
          <w:trHeight w:val="340"/>
          <w:tblHeader/>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3D26030" w14:textId="77777777" w:rsidR="008E4F0C" w:rsidRPr="003253BA" w:rsidRDefault="008E4F0C" w:rsidP="008E4F0C">
            <w:pPr>
              <w:spacing w:line="276" w:lineRule="auto"/>
              <w:contextualSpacing/>
              <w:rPr>
                <w:rFonts w:ascii="Calibri" w:eastAsia="Calibri" w:hAnsi="Calibri" w:cs="Calibri"/>
                <w:sz w:val="24"/>
                <w:highlight w:val="magenta"/>
              </w:rPr>
            </w:pPr>
            <w:r w:rsidRPr="003253BA">
              <w:rPr>
                <w:rFonts w:ascii="Calibri" w:eastAsia="Calibri" w:hAnsi="Calibri" w:cs="Calibri"/>
                <w:sz w:val="24"/>
                <w:highlight w:val="magenta"/>
              </w:rPr>
              <w:t>McHenry County (FY19)</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8C0E4D5" w14:textId="77777777" w:rsidR="008E4F0C" w:rsidRPr="003253BA" w:rsidRDefault="008E4F0C" w:rsidP="008E4F0C">
            <w:pPr>
              <w:spacing w:line="276" w:lineRule="auto"/>
              <w:ind w:right="792"/>
              <w:contextualSpacing/>
              <w:rPr>
                <w:rFonts w:ascii="Calibri" w:eastAsia="Calibri" w:hAnsi="Calibri" w:cs="Calibri"/>
                <w:sz w:val="24"/>
                <w:highlight w:val="magenta"/>
              </w:rPr>
            </w:pPr>
            <w:r w:rsidRPr="003253BA">
              <w:rPr>
                <w:rFonts w:ascii="Calibri" w:eastAsia="Calibri" w:hAnsi="Calibri" w:cs="Calibri"/>
                <w:sz w:val="24"/>
                <w:highlight w:val="magenta"/>
              </w:rPr>
              <w:t xml:space="preserve">             $317,680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7B17B696" w14:textId="77777777" w:rsidR="008E4F0C" w:rsidRPr="003253BA" w:rsidRDefault="008E4F0C" w:rsidP="008E4F0C">
            <w:pPr>
              <w:spacing w:line="276" w:lineRule="auto"/>
              <w:ind w:right="1141" w:hanging="29"/>
              <w:contextualSpacing/>
              <w:rPr>
                <w:rFonts w:ascii="Calibri" w:eastAsia="Calibri" w:hAnsi="Calibri" w:cs="Calibri"/>
                <w:sz w:val="24"/>
                <w:highlight w:val="magenta"/>
              </w:rPr>
            </w:pPr>
            <w:r w:rsidRPr="003253BA">
              <w:rPr>
                <w:rFonts w:ascii="Calibri" w:eastAsia="Calibri" w:hAnsi="Calibri" w:cs="Calibri"/>
                <w:sz w:val="24"/>
                <w:highlight w:val="magenta"/>
              </w:rPr>
              <w:t xml:space="preserve"> 3</w:t>
            </w:r>
          </w:p>
        </w:tc>
      </w:tr>
      <w:tr w:rsidR="008E4F0C" w:rsidRPr="003253BA" w14:paraId="65F90194" w14:textId="77777777" w:rsidTr="008E4F0C">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C145722" w14:textId="77777777" w:rsidR="008E4F0C" w:rsidRPr="003253BA" w:rsidRDefault="008E4F0C" w:rsidP="008E4F0C">
            <w:pPr>
              <w:spacing w:line="276" w:lineRule="auto"/>
              <w:ind w:left="936" w:hanging="360"/>
              <w:contextualSpacing/>
              <w:rPr>
                <w:rFonts w:ascii="Calibri" w:eastAsia="Calibri" w:hAnsi="Calibri" w:cs="Calibri"/>
                <w:sz w:val="24"/>
                <w:highlight w:val="magenta"/>
              </w:rPr>
            </w:pPr>
            <w:r w:rsidRPr="003253BA">
              <w:rPr>
                <w:rFonts w:ascii="Calibri" w:eastAsia="Calibri" w:hAnsi="Calibri" w:cs="Calibri"/>
                <w:sz w:val="24"/>
                <w:highlight w:val="magenta"/>
              </w:rPr>
              <w:t>Total</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35F88EC" w14:textId="77777777" w:rsidR="008E4F0C" w:rsidRPr="003253BA" w:rsidRDefault="008E4F0C" w:rsidP="008E4F0C">
            <w:pPr>
              <w:spacing w:line="276" w:lineRule="auto"/>
              <w:ind w:right="792"/>
              <w:contextualSpacing/>
              <w:jc w:val="right"/>
              <w:rPr>
                <w:rFonts w:ascii="Calibri" w:eastAsia="Calibri" w:hAnsi="Calibri" w:cs="Calibri"/>
                <w:sz w:val="24"/>
                <w:highlight w:val="magenta"/>
              </w:rPr>
            </w:pPr>
            <w:r w:rsidRPr="003253BA">
              <w:rPr>
                <w:rFonts w:ascii="Calibri" w:eastAsia="Calibri" w:hAnsi="Calibri" w:cs="Calibri"/>
                <w:sz w:val="24"/>
                <w:highlight w:val="magenta"/>
              </w:rPr>
              <w:t>$9,665,180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231489D9" w14:textId="77777777" w:rsidR="008E4F0C" w:rsidRPr="003253BA" w:rsidRDefault="008E4F0C" w:rsidP="008E4F0C">
            <w:pPr>
              <w:spacing w:line="276" w:lineRule="auto"/>
              <w:ind w:right="61"/>
              <w:contextualSpacing/>
              <w:rPr>
                <w:rFonts w:ascii="Calibri" w:eastAsia="Calibri" w:hAnsi="Calibri" w:cs="Calibri"/>
                <w:sz w:val="24"/>
                <w:highlight w:val="magenta"/>
              </w:rPr>
            </w:pPr>
            <w:r w:rsidRPr="003253BA">
              <w:rPr>
                <w:rFonts w:ascii="Calibri" w:eastAsia="Calibri" w:hAnsi="Calibri" w:cs="Calibri"/>
                <w:sz w:val="24"/>
                <w:highlight w:val="magenta"/>
              </w:rPr>
              <w:t>152</w:t>
            </w:r>
          </w:p>
        </w:tc>
      </w:tr>
    </w:tbl>
    <w:p w14:paraId="3114532C" w14:textId="77777777" w:rsidR="006E75B1" w:rsidRPr="003253BA" w:rsidRDefault="006E75B1" w:rsidP="00646E44">
      <w:pPr>
        <w:spacing w:after="120"/>
        <w:jc w:val="center"/>
        <w:rPr>
          <w:rFonts w:eastAsia="Calibri" w:cs="Arial"/>
          <w:highlight w:val="magenta"/>
        </w:rPr>
      </w:pPr>
    </w:p>
    <w:p w14:paraId="495BBE0D" w14:textId="77777777" w:rsidR="006E75B1" w:rsidRPr="003253BA" w:rsidRDefault="006E75B1">
      <w:pPr>
        <w:ind w:firstLine="432"/>
        <w:rPr>
          <w:rFonts w:eastAsia="Calibri" w:cs="Arial"/>
          <w:highlight w:val="magenta"/>
        </w:rPr>
      </w:pPr>
      <w:r w:rsidRPr="003253BA">
        <w:rPr>
          <w:rFonts w:eastAsia="Calibri" w:cs="Arial"/>
          <w:highlight w:val="magenta"/>
        </w:rPr>
        <w:br w:type="page"/>
      </w:r>
    </w:p>
    <w:p w14:paraId="3047914C" w14:textId="73C78C3C" w:rsidR="00646E44" w:rsidRPr="003253BA" w:rsidRDefault="00646E44" w:rsidP="00646E44">
      <w:pPr>
        <w:spacing w:after="120"/>
        <w:jc w:val="center"/>
        <w:rPr>
          <w:rFonts w:eastAsia="Calibri" w:cs="Arial"/>
          <w:b/>
          <w:bCs/>
          <w:sz w:val="20"/>
          <w:szCs w:val="20"/>
          <w:highlight w:val="magenta"/>
        </w:rPr>
      </w:pPr>
      <w:bookmarkStart w:id="402" w:name="_Hlk207879080"/>
      <w:r w:rsidRPr="003253BA">
        <w:rPr>
          <w:rFonts w:eastAsia="Calibri" w:cs="Arial"/>
          <w:b/>
          <w:bCs/>
          <w:sz w:val="20"/>
          <w:szCs w:val="20"/>
          <w:highlight w:val="magenta"/>
        </w:rPr>
        <w:lastRenderedPageBreak/>
        <w:t xml:space="preserve">Table </w:t>
      </w:r>
      <w:r w:rsidR="00074CD8" w:rsidRPr="003253BA">
        <w:rPr>
          <w:rFonts w:eastAsia="Calibri" w:cs="Arial"/>
          <w:b/>
          <w:bCs/>
          <w:sz w:val="20"/>
          <w:szCs w:val="20"/>
          <w:highlight w:val="magenta"/>
        </w:rPr>
        <w:t>9</w:t>
      </w:r>
      <w:r w:rsidRPr="003253BA">
        <w:rPr>
          <w:rFonts w:eastAsia="Calibri" w:cs="Arial"/>
          <w:b/>
          <w:bCs/>
          <w:sz w:val="20"/>
          <w:szCs w:val="20"/>
          <w:highlight w:val="magenta"/>
        </w:rPr>
        <w:t>. IDNR/OWR FY1</w:t>
      </w:r>
      <w:r w:rsidR="004E3BDE" w:rsidRPr="003253BA">
        <w:rPr>
          <w:rFonts w:eastAsia="Calibri" w:cs="Arial"/>
          <w:b/>
          <w:bCs/>
          <w:sz w:val="20"/>
          <w:szCs w:val="20"/>
          <w:highlight w:val="magenta"/>
        </w:rPr>
        <w:t>9, FY20 and FY21</w:t>
      </w:r>
      <w:r w:rsidRPr="003253BA">
        <w:rPr>
          <w:rFonts w:eastAsia="Calibri" w:cs="Arial"/>
          <w:b/>
          <w:bCs/>
          <w:sz w:val="20"/>
          <w:szCs w:val="20"/>
          <w:highlight w:val="magenta"/>
        </w:rPr>
        <w:t xml:space="preserve"> Mitigation Projects</w:t>
      </w:r>
    </w:p>
    <w:p w14:paraId="62B477C2" w14:textId="77777777" w:rsidR="00B06B69" w:rsidRPr="003253BA" w:rsidRDefault="00B06B69" w:rsidP="00646E44">
      <w:pPr>
        <w:spacing w:after="120"/>
        <w:jc w:val="center"/>
        <w:rPr>
          <w:rFonts w:eastAsia="Calibri" w:cs="Arial"/>
          <w:b/>
          <w:bCs/>
          <w:sz w:val="20"/>
          <w:szCs w:val="20"/>
          <w:highlight w:val="magenta"/>
        </w:rPr>
      </w:pPr>
    </w:p>
    <w:tbl>
      <w:tblPr>
        <w:tblW w:w="9800" w:type="dxa"/>
        <w:tblLook w:val="04A0" w:firstRow="1" w:lastRow="0" w:firstColumn="1" w:lastColumn="0" w:noHBand="0" w:noVBand="1"/>
      </w:tblPr>
      <w:tblGrid>
        <w:gridCol w:w="2020"/>
        <w:gridCol w:w="1580"/>
        <w:gridCol w:w="1580"/>
        <w:gridCol w:w="1460"/>
        <w:gridCol w:w="1740"/>
        <w:gridCol w:w="1420"/>
      </w:tblGrid>
      <w:tr w:rsidR="00B06B69" w:rsidRPr="00B06B69" w14:paraId="140C3B50" w14:textId="77777777" w:rsidTr="00B06B69">
        <w:trPr>
          <w:trHeight w:val="945"/>
        </w:trPr>
        <w:tc>
          <w:tcPr>
            <w:tcW w:w="2020" w:type="dxa"/>
            <w:tcBorders>
              <w:top w:val="single" w:sz="8" w:space="0" w:color="auto"/>
              <w:left w:val="single" w:sz="8" w:space="0" w:color="auto"/>
              <w:bottom w:val="single" w:sz="4" w:space="0" w:color="auto"/>
              <w:right w:val="single" w:sz="8" w:space="0" w:color="auto"/>
            </w:tcBorders>
            <w:shd w:val="clear" w:color="000000" w:fill="E7E6E6"/>
            <w:vAlign w:val="bottom"/>
            <w:hideMark/>
          </w:tcPr>
          <w:p w14:paraId="6C3F10EF"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Project Location</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4A799E8E"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IDNR/OWR Funding</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36C47FA2"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Structures in application</w:t>
            </w:r>
          </w:p>
        </w:tc>
        <w:tc>
          <w:tcPr>
            <w:tcW w:w="1460" w:type="dxa"/>
            <w:tcBorders>
              <w:top w:val="single" w:sz="8" w:space="0" w:color="auto"/>
              <w:left w:val="nil"/>
              <w:bottom w:val="single" w:sz="4" w:space="0" w:color="auto"/>
              <w:right w:val="single" w:sz="8" w:space="0" w:color="auto"/>
            </w:tcBorders>
            <w:shd w:val="clear" w:color="000000" w:fill="E7E6E6"/>
            <w:vAlign w:val="bottom"/>
            <w:hideMark/>
          </w:tcPr>
          <w:p w14:paraId="2B613FB9"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Structures Purchased</w:t>
            </w:r>
          </w:p>
        </w:tc>
        <w:tc>
          <w:tcPr>
            <w:tcW w:w="1740" w:type="dxa"/>
            <w:tcBorders>
              <w:top w:val="single" w:sz="8" w:space="0" w:color="auto"/>
              <w:left w:val="nil"/>
              <w:bottom w:val="single" w:sz="4" w:space="0" w:color="auto"/>
              <w:right w:val="single" w:sz="8" w:space="0" w:color="auto"/>
            </w:tcBorders>
            <w:shd w:val="clear" w:color="000000" w:fill="E7E6E6"/>
            <w:vAlign w:val="bottom"/>
            <w:hideMark/>
          </w:tcPr>
          <w:p w14:paraId="4CD655D4"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Amount spent</w:t>
            </w:r>
          </w:p>
        </w:tc>
        <w:tc>
          <w:tcPr>
            <w:tcW w:w="1420" w:type="dxa"/>
            <w:tcBorders>
              <w:top w:val="single" w:sz="8" w:space="0" w:color="auto"/>
              <w:left w:val="nil"/>
              <w:bottom w:val="single" w:sz="4" w:space="0" w:color="auto"/>
              <w:right w:val="single" w:sz="8" w:space="0" w:color="auto"/>
            </w:tcBorders>
            <w:shd w:val="clear" w:color="000000" w:fill="E7E6E6"/>
            <w:vAlign w:val="bottom"/>
            <w:hideMark/>
          </w:tcPr>
          <w:p w14:paraId="55A773A4" w14:textId="77777777" w:rsidR="00B06B69" w:rsidRPr="00B06B69" w:rsidRDefault="00B06B69" w:rsidP="00B06B69">
            <w:pPr>
              <w:jc w:val="center"/>
              <w:rPr>
                <w:rFonts w:ascii="Aptos" w:eastAsia="Times New Roman" w:hAnsi="Aptos"/>
                <w:b/>
                <w:bCs/>
                <w:color w:val="000000"/>
                <w:szCs w:val="22"/>
                <w:highlight w:val="magenta"/>
              </w:rPr>
            </w:pPr>
            <w:r w:rsidRPr="00B06B69">
              <w:rPr>
                <w:rFonts w:ascii="Aptos" w:eastAsia="Times New Roman" w:hAnsi="Aptos"/>
                <w:b/>
                <w:bCs/>
                <w:color w:val="000000"/>
                <w:szCs w:val="22"/>
                <w:highlight w:val="magenta"/>
              </w:rPr>
              <w:t>Status</w:t>
            </w:r>
          </w:p>
        </w:tc>
      </w:tr>
      <w:tr w:rsidR="00B06B69" w:rsidRPr="00B06B69" w14:paraId="153FA41D"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344C32A5"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Calhoun County</w:t>
            </w:r>
          </w:p>
        </w:tc>
        <w:tc>
          <w:tcPr>
            <w:tcW w:w="1580" w:type="dxa"/>
            <w:tcBorders>
              <w:top w:val="nil"/>
              <w:left w:val="nil"/>
              <w:bottom w:val="single" w:sz="8" w:space="0" w:color="auto"/>
              <w:right w:val="single" w:sz="8" w:space="0" w:color="auto"/>
            </w:tcBorders>
            <w:shd w:val="clear" w:color="auto" w:fill="auto"/>
            <w:vAlign w:val="center"/>
            <w:hideMark/>
          </w:tcPr>
          <w:p w14:paraId="6A3FC1D3"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$440,611 </w:t>
            </w:r>
          </w:p>
        </w:tc>
        <w:tc>
          <w:tcPr>
            <w:tcW w:w="1580" w:type="dxa"/>
            <w:tcBorders>
              <w:top w:val="nil"/>
              <w:left w:val="nil"/>
              <w:bottom w:val="single" w:sz="8" w:space="0" w:color="auto"/>
              <w:right w:val="single" w:sz="8" w:space="0" w:color="auto"/>
            </w:tcBorders>
            <w:shd w:val="clear" w:color="auto" w:fill="auto"/>
            <w:vAlign w:val="center"/>
            <w:hideMark/>
          </w:tcPr>
          <w:p w14:paraId="2AFBAC59"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9</w:t>
            </w:r>
          </w:p>
        </w:tc>
        <w:tc>
          <w:tcPr>
            <w:tcW w:w="1460" w:type="dxa"/>
            <w:tcBorders>
              <w:top w:val="nil"/>
              <w:left w:val="nil"/>
              <w:bottom w:val="single" w:sz="8" w:space="0" w:color="auto"/>
              <w:right w:val="single" w:sz="8" w:space="0" w:color="auto"/>
            </w:tcBorders>
            <w:shd w:val="clear" w:color="auto" w:fill="auto"/>
            <w:vAlign w:val="center"/>
            <w:hideMark/>
          </w:tcPr>
          <w:p w14:paraId="140F8D01"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6</w:t>
            </w:r>
          </w:p>
        </w:tc>
        <w:tc>
          <w:tcPr>
            <w:tcW w:w="1740" w:type="dxa"/>
            <w:tcBorders>
              <w:top w:val="nil"/>
              <w:left w:val="nil"/>
              <w:bottom w:val="single" w:sz="8" w:space="0" w:color="auto"/>
              <w:right w:val="single" w:sz="8" w:space="0" w:color="auto"/>
            </w:tcBorders>
            <w:shd w:val="clear" w:color="auto" w:fill="auto"/>
            <w:vAlign w:val="center"/>
            <w:hideMark/>
          </w:tcPr>
          <w:p w14:paraId="33A11B75"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$425,000 </w:t>
            </w:r>
          </w:p>
        </w:tc>
        <w:tc>
          <w:tcPr>
            <w:tcW w:w="1420" w:type="dxa"/>
            <w:tcBorders>
              <w:top w:val="nil"/>
              <w:left w:val="nil"/>
              <w:bottom w:val="single" w:sz="8" w:space="0" w:color="auto"/>
              <w:right w:val="single" w:sz="8" w:space="0" w:color="auto"/>
            </w:tcBorders>
            <w:shd w:val="clear" w:color="auto" w:fill="auto"/>
            <w:vAlign w:val="center"/>
            <w:hideMark/>
          </w:tcPr>
          <w:p w14:paraId="46A724E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757A5A87"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4587991E"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DePue</w:t>
            </w:r>
          </w:p>
        </w:tc>
        <w:tc>
          <w:tcPr>
            <w:tcW w:w="1580" w:type="dxa"/>
            <w:tcBorders>
              <w:top w:val="nil"/>
              <w:left w:val="nil"/>
              <w:bottom w:val="single" w:sz="8" w:space="0" w:color="auto"/>
              <w:right w:val="single" w:sz="8" w:space="0" w:color="auto"/>
            </w:tcBorders>
            <w:shd w:val="clear" w:color="auto" w:fill="auto"/>
            <w:vAlign w:val="center"/>
            <w:hideMark/>
          </w:tcPr>
          <w:p w14:paraId="7E09F0A8"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$1,500,000 </w:t>
            </w:r>
          </w:p>
        </w:tc>
        <w:tc>
          <w:tcPr>
            <w:tcW w:w="1580" w:type="dxa"/>
            <w:tcBorders>
              <w:top w:val="nil"/>
              <w:left w:val="nil"/>
              <w:bottom w:val="single" w:sz="8" w:space="0" w:color="auto"/>
              <w:right w:val="single" w:sz="8" w:space="0" w:color="auto"/>
            </w:tcBorders>
            <w:shd w:val="clear" w:color="auto" w:fill="auto"/>
            <w:vAlign w:val="center"/>
            <w:hideMark/>
          </w:tcPr>
          <w:p w14:paraId="5E625849"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w:t>
            </w:r>
          </w:p>
        </w:tc>
        <w:tc>
          <w:tcPr>
            <w:tcW w:w="1460" w:type="dxa"/>
            <w:tcBorders>
              <w:top w:val="nil"/>
              <w:left w:val="nil"/>
              <w:bottom w:val="single" w:sz="8" w:space="0" w:color="auto"/>
              <w:right w:val="single" w:sz="8" w:space="0" w:color="auto"/>
            </w:tcBorders>
            <w:shd w:val="clear" w:color="auto" w:fill="auto"/>
            <w:vAlign w:val="center"/>
            <w:hideMark/>
          </w:tcPr>
          <w:p w14:paraId="7DE1E113"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0</w:t>
            </w:r>
          </w:p>
        </w:tc>
        <w:tc>
          <w:tcPr>
            <w:tcW w:w="1740" w:type="dxa"/>
            <w:tcBorders>
              <w:top w:val="nil"/>
              <w:left w:val="nil"/>
              <w:bottom w:val="single" w:sz="8" w:space="0" w:color="auto"/>
              <w:right w:val="single" w:sz="8" w:space="0" w:color="auto"/>
            </w:tcBorders>
            <w:shd w:val="clear" w:color="auto" w:fill="auto"/>
            <w:vAlign w:val="center"/>
            <w:hideMark/>
          </w:tcPr>
          <w:p w14:paraId="5D84A012"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$0 </w:t>
            </w:r>
          </w:p>
        </w:tc>
        <w:tc>
          <w:tcPr>
            <w:tcW w:w="1420" w:type="dxa"/>
            <w:tcBorders>
              <w:top w:val="nil"/>
              <w:left w:val="nil"/>
              <w:bottom w:val="single" w:sz="8" w:space="0" w:color="auto"/>
              <w:right w:val="single" w:sz="8" w:space="0" w:color="auto"/>
            </w:tcBorders>
            <w:shd w:val="clear" w:color="auto" w:fill="auto"/>
            <w:vAlign w:val="center"/>
            <w:hideMark/>
          </w:tcPr>
          <w:p w14:paraId="43FDAA4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0B9CFD5E"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71EFED1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Des Plaines</w:t>
            </w:r>
          </w:p>
        </w:tc>
        <w:tc>
          <w:tcPr>
            <w:tcW w:w="1580" w:type="dxa"/>
            <w:tcBorders>
              <w:top w:val="nil"/>
              <w:left w:val="nil"/>
              <w:bottom w:val="single" w:sz="8" w:space="0" w:color="auto"/>
              <w:right w:val="single" w:sz="8" w:space="0" w:color="auto"/>
            </w:tcBorders>
            <w:shd w:val="clear" w:color="auto" w:fill="auto"/>
            <w:vAlign w:val="center"/>
            <w:hideMark/>
          </w:tcPr>
          <w:p w14:paraId="1C679BE5"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$1,500,000 </w:t>
            </w:r>
          </w:p>
        </w:tc>
        <w:tc>
          <w:tcPr>
            <w:tcW w:w="1580" w:type="dxa"/>
            <w:tcBorders>
              <w:top w:val="nil"/>
              <w:left w:val="nil"/>
              <w:bottom w:val="single" w:sz="8" w:space="0" w:color="auto"/>
              <w:right w:val="single" w:sz="8" w:space="0" w:color="auto"/>
            </w:tcBorders>
            <w:shd w:val="clear" w:color="auto" w:fill="auto"/>
            <w:vAlign w:val="center"/>
            <w:hideMark/>
          </w:tcPr>
          <w:p w14:paraId="4DD46281"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12</w:t>
            </w:r>
          </w:p>
        </w:tc>
        <w:tc>
          <w:tcPr>
            <w:tcW w:w="1460" w:type="dxa"/>
            <w:tcBorders>
              <w:top w:val="nil"/>
              <w:left w:val="nil"/>
              <w:bottom w:val="single" w:sz="8" w:space="0" w:color="auto"/>
              <w:right w:val="single" w:sz="8" w:space="0" w:color="auto"/>
            </w:tcBorders>
            <w:shd w:val="clear" w:color="auto" w:fill="auto"/>
            <w:vAlign w:val="center"/>
            <w:hideMark/>
          </w:tcPr>
          <w:p w14:paraId="67D3BF2F"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4</w:t>
            </w:r>
          </w:p>
        </w:tc>
        <w:tc>
          <w:tcPr>
            <w:tcW w:w="1740" w:type="dxa"/>
            <w:tcBorders>
              <w:top w:val="nil"/>
              <w:left w:val="nil"/>
              <w:bottom w:val="single" w:sz="8" w:space="0" w:color="auto"/>
              <w:right w:val="single" w:sz="8" w:space="0" w:color="auto"/>
            </w:tcBorders>
            <w:shd w:val="clear" w:color="auto" w:fill="auto"/>
            <w:vAlign w:val="center"/>
            <w:hideMark/>
          </w:tcPr>
          <w:p w14:paraId="415A637D"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$250,000 </w:t>
            </w:r>
          </w:p>
        </w:tc>
        <w:tc>
          <w:tcPr>
            <w:tcW w:w="1420" w:type="dxa"/>
            <w:tcBorders>
              <w:top w:val="nil"/>
              <w:left w:val="nil"/>
              <w:bottom w:val="single" w:sz="8" w:space="0" w:color="auto"/>
              <w:right w:val="single" w:sz="8" w:space="0" w:color="auto"/>
            </w:tcBorders>
            <w:shd w:val="clear" w:color="auto" w:fill="auto"/>
            <w:vAlign w:val="center"/>
            <w:hideMark/>
          </w:tcPr>
          <w:p w14:paraId="43A77E16"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5E6A50E2"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20B0BDCA"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Dieterich</w:t>
            </w:r>
          </w:p>
        </w:tc>
        <w:tc>
          <w:tcPr>
            <w:tcW w:w="1580" w:type="dxa"/>
            <w:tcBorders>
              <w:top w:val="nil"/>
              <w:left w:val="nil"/>
              <w:bottom w:val="single" w:sz="8" w:space="0" w:color="auto"/>
              <w:right w:val="single" w:sz="8" w:space="0" w:color="auto"/>
            </w:tcBorders>
            <w:shd w:val="clear" w:color="auto" w:fill="auto"/>
            <w:vAlign w:val="center"/>
            <w:hideMark/>
          </w:tcPr>
          <w:p w14:paraId="376DC287"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$1,404,000 </w:t>
            </w:r>
          </w:p>
        </w:tc>
        <w:tc>
          <w:tcPr>
            <w:tcW w:w="1580" w:type="dxa"/>
            <w:tcBorders>
              <w:top w:val="nil"/>
              <w:left w:val="nil"/>
              <w:bottom w:val="single" w:sz="8" w:space="0" w:color="auto"/>
              <w:right w:val="single" w:sz="8" w:space="0" w:color="auto"/>
            </w:tcBorders>
            <w:shd w:val="clear" w:color="auto" w:fill="auto"/>
            <w:vAlign w:val="center"/>
            <w:hideMark/>
          </w:tcPr>
          <w:p w14:paraId="08CC8E36"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10</w:t>
            </w:r>
          </w:p>
        </w:tc>
        <w:tc>
          <w:tcPr>
            <w:tcW w:w="1460" w:type="dxa"/>
            <w:tcBorders>
              <w:top w:val="nil"/>
              <w:left w:val="nil"/>
              <w:bottom w:val="single" w:sz="8" w:space="0" w:color="auto"/>
              <w:right w:val="single" w:sz="8" w:space="0" w:color="auto"/>
            </w:tcBorders>
            <w:shd w:val="clear" w:color="auto" w:fill="auto"/>
            <w:vAlign w:val="center"/>
            <w:hideMark/>
          </w:tcPr>
          <w:p w14:paraId="2A7866F0"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5</w:t>
            </w:r>
          </w:p>
        </w:tc>
        <w:tc>
          <w:tcPr>
            <w:tcW w:w="1740" w:type="dxa"/>
            <w:tcBorders>
              <w:top w:val="nil"/>
              <w:left w:val="nil"/>
              <w:bottom w:val="single" w:sz="8" w:space="0" w:color="auto"/>
              <w:right w:val="single" w:sz="8" w:space="0" w:color="auto"/>
            </w:tcBorders>
            <w:shd w:val="clear" w:color="auto" w:fill="auto"/>
            <w:vAlign w:val="center"/>
            <w:hideMark/>
          </w:tcPr>
          <w:p w14:paraId="6811DD4D"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$0 </w:t>
            </w:r>
          </w:p>
        </w:tc>
        <w:tc>
          <w:tcPr>
            <w:tcW w:w="1420" w:type="dxa"/>
            <w:tcBorders>
              <w:top w:val="nil"/>
              <w:left w:val="nil"/>
              <w:bottom w:val="single" w:sz="8" w:space="0" w:color="auto"/>
              <w:right w:val="single" w:sz="8" w:space="0" w:color="auto"/>
            </w:tcBorders>
            <w:shd w:val="clear" w:color="auto" w:fill="auto"/>
            <w:vAlign w:val="center"/>
            <w:hideMark/>
          </w:tcPr>
          <w:p w14:paraId="1063C431"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4C120429"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2FADDA13"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East St. Louis</w:t>
            </w:r>
          </w:p>
        </w:tc>
        <w:tc>
          <w:tcPr>
            <w:tcW w:w="1580" w:type="dxa"/>
            <w:tcBorders>
              <w:top w:val="nil"/>
              <w:left w:val="nil"/>
              <w:bottom w:val="single" w:sz="8" w:space="0" w:color="auto"/>
              <w:right w:val="single" w:sz="8" w:space="0" w:color="auto"/>
            </w:tcBorders>
            <w:shd w:val="clear" w:color="auto" w:fill="auto"/>
            <w:vAlign w:val="center"/>
            <w:hideMark/>
          </w:tcPr>
          <w:p w14:paraId="3B93DAED"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$2,583,182 </w:t>
            </w:r>
          </w:p>
        </w:tc>
        <w:tc>
          <w:tcPr>
            <w:tcW w:w="1580" w:type="dxa"/>
            <w:tcBorders>
              <w:top w:val="nil"/>
              <w:left w:val="nil"/>
              <w:bottom w:val="single" w:sz="8" w:space="0" w:color="auto"/>
              <w:right w:val="single" w:sz="8" w:space="0" w:color="auto"/>
            </w:tcBorders>
            <w:shd w:val="clear" w:color="auto" w:fill="auto"/>
            <w:vAlign w:val="center"/>
            <w:hideMark/>
          </w:tcPr>
          <w:p w14:paraId="32428FA3"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40</w:t>
            </w:r>
          </w:p>
        </w:tc>
        <w:tc>
          <w:tcPr>
            <w:tcW w:w="1460" w:type="dxa"/>
            <w:tcBorders>
              <w:top w:val="nil"/>
              <w:left w:val="nil"/>
              <w:bottom w:val="single" w:sz="8" w:space="0" w:color="auto"/>
              <w:right w:val="single" w:sz="8" w:space="0" w:color="auto"/>
            </w:tcBorders>
            <w:shd w:val="clear" w:color="auto" w:fill="auto"/>
            <w:vAlign w:val="center"/>
            <w:hideMark/>
          </w:tcPr>
          <w:p w14:paraId="3E8D3C61"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14</w:t>
            </w:r>
          </w:p>
        </w:tc>
        <w:tc>
          <w:tcPr>
            <w:tcW w:w="1740" w:type="dxa"/>
            <w:tcBorders>
              <w:top w:val="nil"/>
              <w:left w:val="nil"/>
              <w:bottom w:val="single" w:sz="8" w:space="0" w:color="auto"/>
              <w:right w:val="single" w:sz="8" w:space="0" w:color="auto"/>
            </w:tcBorders>
            <w:shd w:val="clear" w:color="auto" w:fill="auto"/>
            <w:vAlign w:val="center"/>
            <w:hideMark/>
          </w:tcPr>
          <w:p w14:paraId="4B5218C0"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$110,000 </w:t>
            </w:r>
          </w:p>
        </w:tc>
        <w:tc>
          <w:tcPr>
            <w:tcW w:w="1420" w:type="dxa"/>
            <w:tcBorders>
              <w:top w:val="nil"/>
              <w:left w:val="nil"/>
              <w:bottom w:val="single" w:sz="8" w:space="0" w:color="auto"/>
              <w:right w:val="single" w:sz="8" w:space="0" w:color="auto"/>
            </w:tcBorders>
            <w:shd w:val="clear" w:color="auto" w:fill="auto"/>
            <w:vAlign w:val="center"/>
            <w:hideMark/>
          </w:tcPr>
          <w:p w14:paraId="278C4A7A"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4C38EB83"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6A366A90"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Freeport</w:t>
            </w:r>
          </w:p>
        </w:tc>
        <w:tc>
          <w:tcPr>
            <w:tcW w:w="1580" w:type="dxa"/>
            <w:tcBorders>
              <w:top w:val="nil"/>
              <w:left w:val="nil"/>
              <w:bottom w:val="single" w:sz="8" w:space="0" w:color="auto"/>
              <w:right w:val="single" w:sz="8" w:space="0" w:color="auto"/>
            </w:tcBorders>
            <w:shd w:val="clear" w:color="auto" w:fill="auto"/>
            <w:vAlign w:val="center"/>
            <w:hideMark/>
          </w:tcPr>
          <w:p w14:paraId="44A31611"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$81,130 </w:t>
            </w:r>
          </w:p>
        </w:tc>
        <w:tc>
          <w:tcPr>
            <w:tcW w:w="1580" w:type="dxa"/>
            <w:tcBorders>
              <w:top w:val="nil"/>
              <w:left w:val="nil"/>
              <w:bottom w:val="single" w:sz="8" w:space="0" w:color="auto"/>
              <w:right w:val="single" w:sz="8" w:space="0" w:color="auto"/>
            </w:tcBorders>
            <w:shd w:val="clear" w:color="auto" w:fill="auto"/>
            <w:vAlign w:val="center"/>
            <w:hideMark/>
          </w:tcPr>
          <w:p w14:paraId="3F925867"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w:t>
            </w:r>
          </w:p>
        </w:tc>
        <w:tc>
          <w:tcPr>
            <w:tcW w:w="1460" w:type="dxa"/>
            <w:tcBorders>
              <w:top w:val="nil"/>
              <w:left w:val="nil"/>
              <w:bottom w:val="single" w:sz="8" w:space="0" w:color="auto"/>
              <w:right w:val="single" w:sz="8" w:space="0" w:color="auto"/>
            </w:tcBorders>
            <w:shd w:val="clear" w:color="auto" w:fill="auto"/>
            <w:vAlign w:val="center"/>
            <w:hideMark/>
          </w:tcPr>
          <w:p w14:paraId="6C56332B"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w:t>
            </w:r>
          </w:p>
        </w:tc>
        <w:tc>
          <w:tcPr>
            <w:tcW w:w="1740" w:type="dxa"/>
            <w:tcBorders>
              <w:top w:val="nil"/>
              <w:left w:val="nil"/>
              <w:bottom w:val="single" w:sz="8" w:space="0" w:color="auto"/>
              <w:right w:val="single" w:sz="8" w:space="0" w:color="auto"/>
            </w:tcBorders>
            <w:shd w:val="clear" w:color="auto" w:fill="auto"/>
            <w:vAlign w:val="center"/>
            <w:hideMark/>
          </w:tcPr>
          <w:p w14:paraId="41F5EAF6"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$80,000 </w:t>
            </w:r>
          </w:p>
        </w:tc>
        <w:tc>
          <w:tcPr>
            <w:tcW w:w="1420" w:type="dxa"/>
            <w:tcBorders>
              <w:top w:val="nil"/>
              <w:left w:val="nil"/>
              <w:bottom w:val="single" w:sz="8" w:space="0" w:color="auto"/>
              <w:right w:val="single" w:sz="8" w:space="0" w:color="auto"/>
            </w:tcBorders>
            <w:shd w:val="clear" w:color="auto" w:fill="auto"/>
            <w:vAlign w:val="center"/>
            <w:hideMark/>
          </w:tcPr>
          <w:p w14:paraId="1243C067"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71BFBD4F"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3EAFCDFE"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Hamburg</w:t>
            </w:r>
          </w:p>
        </w:tc>
        <w:tc>
          <w:tcPr>
            <w:tcW w:w="1580" w:type="dxa"/>
            <w:tcBorders>
              <w:top w:val="nil"/>
              <w:left w:val="nil"/>
              <w:bottom w:val="single" w:sz="8" w:space="0" w:color="auto"/>
              <w:right w:val="single" w:sz="8" w:space="0" w:color="auto"/>
            </w:tcBorders>
            <w:shd w:val="clear" w:color="auto" w:fill="auto"/>
            <w:vAlign w:val="center"/>
            <w:hideMark/>
          </w:tcPr>
          <w:p w14:paraId="797E5519"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$476,572 </w:t>
            </w:r>
          </w:p>
        </w:tc>
        <w:tc>
          <w:tcPr>
            <w:tcW w:w="1580" w:type="dxa"/>
            <w:tcBorders>
              <w:top w:val="nil"/>
              <w:left w:val="nil"/>
              <w:bottom w:val="single" w:sz="8" w:space="0" w:color="auto"/>
              <w:right w:val="single" w:sz="8" w:space="0" w:color="auto"/>
            </w:tcBorders>
            <w:shd w:val="clear" w:color="auto" w:fill="auto"/>
            <w:vAlign w:val="center"/>
            <w:hideMark/>
          </w:tcPr>
          <w:p w14:paraId="7E939963"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7</w:t>
            </w:r>
          </w:p>
        </w:tc>
        <w:tc>
          <w:tcPr>
            <w:tcW w:w="1460" w:type="dxa"/>
            <w:tcBorders>
              <w:top w:val="nil"/>
              <w:left w:val="nil"/>
              <w:bottom w:val="single" w:sz="8" w:space="0" w:color="auto"/>
              <w:right w:val="single" w:sz="8" w:space="0" w:color="auto"/>
            </w:tcBorders>
            <w:shd w:val="clear" w:color="auto" w:fill="auto"/>
            <w:vAlign w:val="center"/>
            <w:hideMark/>
          </w:tcPr>
          <w:p w14:paraId="7F706E29"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6</w:t>
            </w:r>
          </w:p>
        </w:tc>
        <w:tc>
          <w:tcPr>
            <w:tcW w:w="1740" w:type="dxa"/>
            <w:tcBorders>
              <w:top w:val="nil"/>
              <w:left w:val="nil"/>
              <w:bottom w:val="single" w:sz="8" w:space="0" w:color="auto"/>
              <w:right w:val="single" w:sz="8" w:space="0" w:color="auto"/>
            </w:tcBorders>
            <w:shd w:val="clear" w:color="auto" w:fill="auto"/>
            <w:vAlign w:val="center"/>
            <w:hideMark/>
          </w:tcPr>
          <w:p w14:paraId="173F1D33"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$390,000 </w:t>
            </w:r>
          </w:p>
        </w:tc>
        <w:tc>
          <w:tcPr>
            <w:tcW w:w="1420" w:type="dxa"/>
            <w:tcBorders>
              <w:top w:val="nil"/>
              <w:left w:val="nil"/>
              <w:bottom w:val="single" w:sz="8" w:space="0" w:color="auto"/>
              <w:right w:val="single" w:sz="8" w:space="0" w:color="auto"/>
            </w:tcBorders>
            <w:shd w:val="clear" w:color="auto" w:fill="auto"/>
            <w:vAlign w:val="center"/>
            <w:hideMark/>
          </w:tcPr>
          <w:p w14:paraId="6B4FDC35"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0F406AA5"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63CE7ACE" w14:textId="77777777" w:rsidR="00B06B69" w:rsidRPr="00B06B69" w:rsidRDefault="00B06B69" w:rsidP="00B06B69">
            <w:pPr>
              <w:rPr>
                <w:rFonts w:ascii="Aptos" w:eastAsia="Times New Roman" w:hAnsi="Aptos"/>
                <w:color w:val="000000"/>
                <w:szCs w:val="22"/>
                <w:highlight w:val="magenta"/>
              </w:rPr>
            </w:pPr>
            <w:proofErr w:type="spellStart"/>
            <w:r w:rsidRPr="00B06B69">
              <w:rPr>
                <w:rFonts w:ascii="Aptos" w:eastAsia="Times New Roman" w:hAnsi="Aptos"/>
                <w:color w:val="000000"/>
                <w:szCs w:val="22"/>
                <w:highlight w:val="magenta"/>
              </w:rPr>
              <w:t>Kampsville</w:t>
            </w:r>
            <w:proofErr w:type="spellEnd"/>
          </w:p>
        </w:tc>
        <w:tc>
          <w:tcPr>
            <w:tcW w:w="1580" w:type="dxa"/>
            <w:tcBorders>
              <w:top w:val="nil"/>
              <w:left w:val="nil"/>
              <w:bottom w:val="single" w:sz="8" w:space="0" w:color="auto"/>
              <w:right w:val="single" w:sz="8" w:space="0" w:color="auto"/>
            </w:tcBorders>
            <w:shd w:val="clear" w:color="auto" w:fill="auto"/>
            <w:vAlign w:val="center"/>
            <w:hideMark/>
          </w:tcPr>
          <w:p w14:paraId="034A1B77"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$771,000 </w:t>
            </w:r>
          </w:p>
        </w:tc>
        <w:tc>
          <w:tcPr>
            <w:tcW w:w="1580" w:type="dxa"/>
            <w:tcBorders>
              <w:top w:val="nil"/>
              <w:left w:val="nil"/>
              <w:bottom w:val="single" w:sz="8" w:space="0" w:color="auto"/>
              <w:right w:val="single" w:sz="8" w:space="0" w:color="auto"/>
            </w:tcBorders>
            <w:shd w:val="clear" w:color="auto" w:fill="auto"/>
            <w:vAlign w:val="center"/>
            <w:hideMark/>
          </w:tcPr>
          <w:p w14:paraId="4D0C438D"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11</w:t>
            </w:r>
          </w:p>
        </w:tc>
        <w:tc>
          <w:tcPr>
            <w:tcW w:w="1460" w:type="dxa"/>
            <w:tcBorders>
              <w:top w:val="nil"/>
              <w:left w:val="nil"/>
              <w:bottom w:val="single" w:sz="8" w:space="0" w:color="auto"/>
              <w:right w:val="single" w:sz="8" w:space="0" w:color="auto"/>
            </w:tcBorders>
            <w:shd w:val="clear" w:color="auto" w:fill="auto"/>
            <w:vAlign w:val="center"/>
            <w:hideMark/>
          </w:tcPr>
          <w:p w14:paraId="6A884F37"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6</w:t>
            </w:r>
          </w:p>
        </w:tc>
        <w:tc>
          <w:tcPr>
            <w:tcW w:w="1740" w:type="dxa"/>
            <w:tcBorders>
              <w:top w:val="nil"/>
              <w:left w:val="nil"/>
              <w:bottom w:val="single" w:sz="8" w:space="0" w:color="auto"/>
              <w:right w:val="single" w:sz="8" w:space="0" w:color="auto"/>
            </w:tcBorders>
            <w:shd w:val="clear" w:color="auto" w:fill="auto"/>
            <w:vAlign w:val="center"/>
            <w:hideMark/>
          </w:tcPr>
          <w:p w14:paraId="0A53DD68"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$350,000 </w:t>
            </w:r>
          </w:p>
        </w:tc>
        <w:tc>
          <w:tcPr>
            <w:tcW w:w="1420" w:type="dxa"/>
            <w:tcBorders>
              <w:top w:val="nil"/>
              <w:left w:val="nil"/>
              <w:bottom w:val="single" w:sz="8" w:space="0" w:color="auto"/>
              <w:right w:val="single" w:sz="8" w:space="0" w:color="auto"/>
            </w:tcBorders>
            <w:shd w:val="clear" w:color="auto" w:fill="auto"/>
            <w:vAlign w:val="center"/>
            <w:hideMark/>
          </w:tcPr>
          <w:p w14:paraId="4E618BE3"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4CE9231E"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3547F3FD" w14:textId="77777777" w:rsidR="00B06B69" w:rsidRPr="00B06B69" w:rsidRDefault="00B06B69" w:rsidP="00B06B69">
            <w:pPr>
              <w:rPr>
                <w:rFonts w:ascii="Aptos" w:eastAsia="Times New Roman" w:hAnsi="Aptos"/>
                <w:color w:val="000000"/>
                <w:szCs w:val="22"/>
                <w:highlight w:val="magenta"/>
              </w:rPr>
            </w:pPr>
            <w:proofErr w:type="spellStart"/>
            <w:r w:rsidRPr="00B06B69">
              <w:rPr>
                <w:rFonts w:ascii="Aptos" w:eastAsia="Times New Roman" w:hAnsi="Aptos"/>
                <w:color w:val="000000"/>
                <w:szCs w:val="22"/>
                <w:highlight w:val="magenta"/>
              </w:rPr>
              <w:t>Kampsville</w:t>
            </w:r>
            <w:proofErr w:type="spellEnd"/>
          </w:p>
        </w:tc>
        <w:tc>
          <w:tcPr>
            <w:tcW w:w="1580" w:type="dxa"/>
            <w:tcBorders>
              <w:top w:val="nil"/>
              <w:left w:val="nil"/>
              <w:bottom w:val="single" w:sz="8" w:space="0" w:color="auto"/>
              <w:right w:val="single" w:sz="8" w:space="0" w:color="auto"/>
            </w:tcBorders>
            <w:shd w:val="clear" w:color="auto" w:fill="auto"/>
            <w:vAlign w:val="center"/>
            <w:hideMark/>
          </w:tcPr>
          <w:p w14:paraId="246805A8"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$100,000 </w:t>
            </w:r>
          </w:p>
        </w:tc>
        <w:tc>
          <w:tcPr>
            <w:tcW w:w="1580" w:type="dxa"/>
            <w:tcBorders>
              <w:top w:val="nil"/>
              <w:left w:val="nil"/>
              <w:bottom w:val="single" w:sz="8" w:space="0" w:color="auto"/>
              <w:right w:val="single" w:sz="8" w:space="0" w:color="auto"/>
            </w:tcBorders>
            <w:shd w:val="clear" w:color="auto" w:fill="auto"/>
            <w:vAlign w:val="center"/>
            <w:hideMark/>
          </w:tcPr>
          <w:p w14:paraId="45ADC237" w14:textId="77777777" w:rsidR="00B06B69" w:rsidRPr="00B06B69" w:rsidRDefault="00B06B69" w:rsidP="00B06B69">
            <w:pPr>
              <w:jc w:val="center"/>
              <w:rPr>
                <w:rFonts w:ascii="Aptos" w:eastAsia="Times New Roman" w:hAnsi="Aptos"/>
                <w:color w:val="000000"/>
                <w:sz w:val="20"/>
                <w:szCs w:val="20"/>
                <w:highlight w:val="magenta"/>
              </w:rPr>
            </w:pPr>
            <w:r w:rsidRPr="00B06B69">
              <w:rPr>
                <w:rFonts w:ascii="Aptos" w:eastAsia="Times New Roman" w:hAnsi="Aptos"/>
                <w:color w:val="000000"/>
                <w:sz w:val="20"/>
                <w:szCs w:val="20"/>
                <w:highlight w:val="magenta"/>
              </w:rPr>
              <w:t>1</w:t>
            </w:r>
          </w:p>
        </w:tc>
        <w:tc>
          <w:tcPr>
            <w:tcW w:w="1460" w:type="dxa"/>
            <w:tcBorders>
              <w:top w:val="nil"/>
              <w:left w:val="nil"/>
              <w:bottom w:val="single" w:sz="8" w:space="0" w:color="auto"/>
              <w:right w:val="single" w:sz="8" w:space="0" w:color="auto"/>
            </w:tcBorders>
            <w:shd w:val="clear" w:color="auto" w:fill="auto"/>
            <w:vAlign w:val="center"/>
            <w:hideMark/>
          </w:tcPr>
          <w:p w14:paraId="36009D0F" w14:textId="77777777" w:rsidR="00B06B69" w:rsidRPr="00B06B69" w:rsidRDefault="00B06B69" w:rsidP="00B06B69">
            <w:pPr>
              <w:jc w:val="center"/>
              <w:rPr>
                <w:rFonts w:ascii="Aptos" w:eastAsia="Times New Roman" w:hAnsi="Aptos"/>
                <w:color w:val="000000"/>
                <w:sz w:val="20"/>
                <w:szCs w:val="20"/>
                <w:highlight w:val="magenta"/>
              </w:rPr>
            </w:pPr>
            <w:r w:rsidRPr="00B06B69">
              <w:rPr>
                <w:rFonts w:ascii="Aptos" w:eastAsia="Times New Roman" w:hAnsi="Aptos"/>
                <w:color w:val="000000"/>
                <w:sz w:val="20"/>
                <w:szCs w:val="20"/>
                <w:highlight w:val="magenta"/>
              </w:rPr>
              <w:t>0</w:t>
            </w:r>
          </w:p>
        </w:tc>
        <w:tc>
          <w:tcPr>
            <w:tcW w:w="1740" w:type="dxa"/>
            <w:tcBorders>
              <w:top w:val="nil"/>
              <w:left w:val="nil"/>
              <w:bottom w:val="single" w:sz="8" w:space="0" w:color="auto"/>
              <w:right w:val="single" w:sz="8" w:space="0" w:color="auto"/>
            </w:tcBorders>
            <w:shd w:val="clear" w:color="auto" w:fill="auto"/>
            <w:vAlign w:val="center"/>
            <w:hideMark/>
          </w:tcPr>
          <w:p w14:paraId="50962390"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$0 </w:t>
            </w:r>
          </w:p>
        </w:tc>
        <w:tc>
          <w:tcPr>
            <w:tcW w:w="1420" w:type="dxa"/>
            <w:tcBorders>
              <w:top w:val="nil"/>
              <w:left w:val="nil"/>
              <w:bottom w:val="single" w:sz="8" w:space="0" w:color="auto"/>
              <w:right w:val="single" w:sz="8" w:space="0" w:color="auto"/>
            </w:tcBorders>
            <w:shd w:val="clear" w:color="auto" w:fill="auto"/>
            <w:vAlign w:val="center"/>
            <w:hideMark/>
          </w:tcPr>
          <w:p w14:paraId="2ADF205C"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381276C3"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26F50A7F"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Lake County (FY19)</w:t>
            </w:r>
          </w:p>
        </w:tc>
        <w:tc>
          <w:tcPr>
            <w:tcW w:w="1580" w:type="dxa"/>
            <w:tcBorders>
              <w:top w:val="nil"/>
              <w:left w:val="nil"/>
              <w:bottom w:val="single" w:sz="8" w:space="0" w:color="auto"/>
              <w:right w:val="single" w:sz="8" w:space="0" w:color="auto"/>
            </w:tcBorders>
            <w:shd w:val="clear" w:color="auto" w:fill="auto"/>
            <w:vAlign w:val="center"/>
            <w:hideMark/>
          </w:tcPr>
          <w:p w14:paraId="21A06063"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$3,503,373 </w:t>
            </w:r>
          </w:p>
        </w:tc>
        <w:tc>
          <w:tcPr>
            <w:tcW w:w="1580" w:type="dxa"/>
            <w:tcBorders>
              <w:top w:val="nil"/>
              <w:left w:val="nil"/>
              <w:bottom w:val="single" w:sz="8" w:space="0" w:color="auto"/>
              <w:right w:val="single" w:sz="8" w:space="0" w:color="auto"/>
            </w:tcBorders>
            <w:shd w:val="clear" w:color="auto" w:fill="auto"/>
            <w:vAlign w:val="center"/>
            <w:hideMark/>
          </w:tcPr>
          <w:p w14:paraId="209E7CED"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13</w:t>
            </w:r>
          </w:p>
        </w:tc>
        <w:tc>
          <w:tcPr>
            <w:tcW w:w="1460" w:type="dxa"/>
            <w:tcBorders>
              <w:top w:val="nil"/>
              <w:left w:val="nil"/>
              <w:bottom w:val="single" w:sz="8" w:space="0" w:color="auto"/>
              <w:right w:val="single" w:sz="8" w:space="0" w:color="auto"/>
            </w:tcBorders>
            <w:shd w:val="clear" w:color="auto" w:fill="auto"/>
            <w:vAlign w:val="center"/>
            <w:hideMark/>
          </w:tcPr>
          <w:p w14:paraId="7B2B4418"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4</w:t>
            </w:r>
          </w:p>
        </w:tc>
        <w:tc>
          <w:tcPr>
            <w:tcW w:w="1740" w:type="dxa"/>
            <w:tcBorders>
              <w:top w:val="nil"/>
              <w:left w:val="nil"/>
              <w:bottom w:val="single" w:sz="8" w:space="0" w:color="auto"/>
              <w:right w:val="single" w:sz="8" w:space="0" w:color="auto"/>
            </w:tcBorders>
            <w:shd w:val="clear" w:color="auto" w:fill="auto"/>
            <w:vAlign w:val="center"/>
            <w:hideMark/>
          </w:tcPr>
          <w:p w14:paraId="45E04F2B"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$1,800,000 </w:t>
            </w:r>
          </w:p>
        </w:tc>
        <w:tc>
          <w:tcPr>
            <w:tcW w:w="1420" w:type="dxa"/>
            <w:tcBorders>
              <w:top w:val="nil"/>
              <w:left w:val="nil"/>
              <w:bottom w:val="single" w:sz="8" w:space="0" w:color="auto"/>
              <w:right w:val="single" w:sz="8" w:space="0" w:color="auto"/>
            </w:tcBorders>
            <w:shd w:val="clear" w:color="auto" w:fill="auto"/>
            <w:vAlign w:val="center"/>
            <w:hideMark/>
          </w:tcPr>
          <w:p w14:paraId="494A079A"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5195BFD7"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3762EC2F"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Lake County (FY20)</w:t>
            </w:r>
          </w:p>
        </w:tc>
        <w:tc>
          <w:tcPr>
            <w:tcW w:w="1580" w:type="dxa"/>
            <w:tcBorders>
              <w:top w:val="nil"/>
              <w:left w:val="nil"/>
              <w:bottom w:val="single" w:sz="8" w:space="0" w:color="auto"/>
              <w:right w:val="single" w:sz="8" w:space="0" w:color="auto"/>
            </w:tcBorders>
            <w:shd w:val="clear" w:color="auto" w:fill="auto"/>
            <w:vAlign w:val="center"/>
            <w:hideMark/>
          </w:tcPr>
          <w:p w14:paraId="690B9CA4"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$1,732,968 </w:t>
            </w:r>
          </w:p>
        </w:tc>
        <w:tc>
          <w:tcPr>
            <w:tcW w:w="1580" w:type="dxa"/>
            <w:tcBorders>
              <w:top w:val="nil"/>
              <w:left w:val="nil"/>
              <w:bottom w:val="single" w:sz="8" w:space="0" w:color="auto"/>
              <w:right w:val="single" w:sz="8" w:space="0" w:color="auto"/>
            </w:tcBorders>
            <w:shd w:val="clear" w:color="auto" w:fill="auto"/>
            <w:vAlign w:val="center"/>
            <w:hideMark/>
          </w:tcPr>
          <w:p w14:paraId="7D852A0C"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7</w:t>
            </w:r>
          </w:p>
        </w:tc>
        <w:tc>
          <w:tcPr>
            <w:tcW w:w="1460" w:type="dxa"/>
            <w:tcBorders>
              <w:top w:val="nil"/>
              <w:left w:val="nil"/>
              <w:bottom w:val="single" w:sz="8" w:space="0" w:color="auto"/>
              <w:right w:val="single" w:sz="8" w:space="0" w:color="auto"/>
            </w:tcBorders>
            <w:shd w:val="clear" w:color="auto" w:fill="auto"/>
            <w:vAlign w:val="center"/>
            <w:hideMark/>
          </w:tcPr>
          <w:p w14:paraId="78AB12D4"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3</w:t>
            </w:r>
          </w:p>
        </w:tc>
        <w:tc>
          <w:tcPr>
            <w:tcW w:w="1740" w:type="dxa"/>
            <w:tcBorders>
              <w:top w:val="nil"/>
              <w:left w:val="nil"/>
              <w:bottom w:val="single" w:sz="8" w:space="0" w:color="auto"/>
              <w:right w:val="single" w:sz="8" w:space="0" w:color="auto"/>
            </w:tcBorders>
            <w:shd w:val="clear" w:color="auto" w:fill="auto"/>
            <w:vAlign w:val="center"/>
            <w:hideMark/>
          </w:tcPr>
          <w:p w14:paraId="55FE549D"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$1,000,000 </w:t>
            </w:r>
          </w:p>
        </w:tc>
        <w:tc>
          <w:tcPr>
            <w:tcW w:w="1420" w:type="dxa"/>
            <w:tcBorders>
              <w:top w:val="nil"/>
              <w:left w:val="nil"/>
              <w:bottom w:val="single" w:sz="8" w:space="0" w:color="auto"/>
              <w:right w:val="single" w:sz="8" w:space="0" w:color="auto"/>
            </w:tcBorders>
            <w:shd w:val="clear" w:color="auto" w:fill="auto"/>
            <w:vAlign w:val="center"/>
            <w:hideMark/>
          </w:tcPr>
          <w:p w14:paraId="1900DFC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21EAAB0D" w14:textId="77777777" w:rsidTr="00B06B69">
        <w:trPr>
          <w:trHeight w:val="6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78ED802E"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McHenry County (FY20)</w:t>
            </w:r>
          </w:p>
        </w:tc>
        <w:tc>
          <w:tcPr>
            <w:tcW w:w="1580" w:type="dxa"/>
            <w:tcBorders>
              <w:top w:val="nil"/>
              <w:left w:val="nil"/>
              <w:bottom w:val="single" w:sz="8" w:space="0" w:color="auto"/>
              <w:right w:val="single" w:sz="8" w:space="0" w:color="auto"/>
            </w:tcBorders>
            <w:shd w:val="clear" w:color="auto" w:fill="auto"/>
            <w:vAlign w:val="center"/>
            <w:hideMark/>
          </w:tcPr>
          <w:p w14:paraId="4A5B6630"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$1,744,049 </w:t>
            </w:r>
          </w:p>
        </w:tc>
        <w:tc>
          <w:tcPr>
            <w:tcW w:w="1580" w:type="dxa"/>
            <w:tcBorders>
              <w:top w:val="nil"/>
              <w:left w:val="nil"/>
              <w:bottom w:val="single" w:sz="8" w:space="0" w:color="auto"/>
              <w:right w:val="single" w:sz="8" w:space="0" w:color="auto"/>
            </w:tcBorders>
            <w:shd w:val="clear" w:color="auto" w:fill="auto"/>
            <w:vAlign w:val="center"/>
            <w:hideMark/>
          </w:tcPr>
          <w:p w14:paraId="2F6C147C"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8</w:t>
            </w:r>
          </w:p>
        </w:tc>
        <w:tc>
          <w:tcPr>
            <w:tcW w:w="1460" w:type="dxa"/>
            <w:tcBorders>
              <w:top w:val="nil"/>
              <w:left w:val="nil"/>
              <w:bottom w:val="single" w:sz="8" w:space="0" w:color="auto"/>
              <w:right w:val="single" w:sz="8" w:space="0" w:color="auto"/>
            </w:tcBorders>
            <w:shd w:val="clear" w:color="auto" w:fill="auto"/>
            <w:vAlign w:val="center"/>
            <w:hideMark/>
          </w:tcPr>
          <w:p w14:paraId="605A92BD"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8</w:t>
            </w:r>
          </w:p>
        </w:tc>
        <w:tc>
          <w:tcPr>
            <w:tcW w:w="1740" w:type="dxa"/>
            <w:tcBorders>
              <w:top w:val="nil"/>
              <w:left w:val="nil"/>
              <w:bottom w:val="single" w:sz="8" w:space="0" w:color="auto"/>
              <w:right w:val="single" w:sz="8" w:space="0" w:color="auto"/>
            </w:tcBorders>
            <w:shd w:val="clear" w:color="auto" w:fill="auto"/>
            <w:vAlign w:val="center"/>
            <w:hideMark/>
          </w:tcPr>
          <w:p w14:paraId="0DBC579F"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$1,500,000 </w:t>
            </w:r>
          </w:p>
        </w:tc>
        <w:tc>
          <w:tcPr>
            <w:tcW w:w="1420" w:type="dxa"/>
            <w:tcBorders>
              <w:top w:val="nil"/>
              <w:left w:val="nil"/>
              <w:bottom w:val="single" w:sz="8" w:space="0" w:color="auto"/>
              <w:right w:val="single" w:sz="8" w:space="0" w:color="auto"/>
            </w:tcBorders>
            <w:shd w:val="clear" w:color="auto" w:fill="auto"/>
            <w:vAlign w:val="center"/>
            <w:hideMark/>
          </w:tcPr>
          <w:p w14:paraId="0D7A2503"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445FFB4F"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42B0C5B9"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Ottawa</w:t>
            </w:r>
          </w:p>
        </w:tc>
        <w:tc>
          <w:tcPr>
            <w:tcW w:w="1580" w:type="dxa"/>
            <w:tcBorders>
              <w:top w:val="nil"/>
              <w:left w:val="nil"/>
              <w:bottom w:val="single" w:sz="8" w:space="0" w:color="auto"/>
              <w:right w:val="single" w:sz="8" w:space="0" w:color="auto"/>
            </w:tcBorders>
            <w:shd w:val="clear" w:color="auto" w:fill="auto"/>
            <w:vAlign w:val="center"/>
            <w:hideMark/>
          </w:tcPr>
          <w:p w14:paraId="129E264C"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$300,000 </w:t>
            </w:r>
          </w:p>
        </w:tc>
        <w:tc>
          <w:tcPr>
            <w:tcW w:w="1580" w:type="dxa"/>
            <w:tcBorders>
              <w:top w:val="nil"/>
              <w:left w:val="nil"/>
              <w:bottom w:val="single" w:sz="8" w:space="0" w:color="auto"/>
              <w:right w:val="single" w:sz="8" w:space="0" w:color="auto"/>
            </w:tcBorders>
            <w:shd w:val="clear" w:color="auto" w:fill="auto"/>
            <w:vAlign w:val="center"/>
            <w:hideMark/>
          </w:tcPr>
          <w:p w14:paraId="582FEE26"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w:t>
            </w:r>
          </w:p>
        </w:tc>
        <w:tc>
          <w:tcPr>
            <w:tcW w:w="1460" w:type="dxa"/>
            <w:tcBorders>
              <w:top w:val="nil"/>
              <w:left w:val="nil"/>
              <w:bottom w:val="single" w:sz="8" w:space="0" w:color="auto"/>
              <w:right w:val="single" w:sz="8" w:space="0" w:color="auto"/>
            </w:tcBorders>
            <w:shd w:val="clear" w:color="auto" w:fill="auto"/>
            <w:vAlign w:val="center"/>
            <w:hideMark/>
          </w:tcPr>
          <w:p w14:paraId="41D01F04"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0</w:t>
            </w:r>
          </w:p>
        </w:tc>
        <w:tc>
          <w:tcPr>
            <w:tcW w:w="1740" w:type="dxa"/>
            <w:tcBorders>
              <w:top w:val="nil"/>
              <w:left w:val="nil"/>
              <w:bottom w:val="single" w:sz="8" w:space="0" w:color="auto"/>
              <w:right w:val="single" w:sz="8" w:space="0" w:color="auto"/>
            </w:tcBorders>
            <w:shd w:val="clear" w:color="auto" w:fill="auto"/>
            <w:vAlign w:val="center"/>
            <w:hideMark/>
          </w:tcPr>
          <w:p w14:paraId="6842B5EA"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$0 </w:t>
            </w:r>
          </w:p>
        </w:tc>
        <w:tc>
          <w:tcPr>
            <w:tcW w:w="1420" w:type="dxa"/>
            <w:tcBorders>
              <w:top w:val="nil"/>
              <w:left w:val="nil"/>
              <w:bottom w:val="single" w:sz="8" w:space="0" w:color="auto"/>
              <w:right w:val="single" w:sz="8" w:space="0" w:color="auto"/>
            </w:tcBorders>
            <w:shd w:val="clear" w:color="auto" w:fill="auto"/>
            <w:vAlign w:val="center"/>
            <w:hideMark/>
          </w:tcPr>
          <w:p w14:paraId="6249CD90"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4368311F"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3138D20D"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Roanoke</w:t>
            </w:r>
          </w:p>
        </w:tc>
        <w:tc>
          <w:tcPr>
            <w:tcW w:w="1580" w:type="dxa"/>
            <w:tcBorders>
              <w:top w:val="nil"/>
              <w:left w:val="nil"/>
              <w:bottom w:val="single" w:sz="8" w:space="0" w:color="auto"/>
              <w:right w:val="single" w:sz="8" w:space="0" w:color="auto"/>
            </w:tcBorders>
            <w:shd w:val="clear" w:color="auto" w:fill="auto"/>
            <w:vAlign w:val="center"/>
            <w:hideMark/>
          </w:tcPr>
          <w:p w14:paraId="6BDF1A15"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$617,500 </w:t>
            </w:r>
          </w:p>
        </w:tc>
        <w:tc>
          <w:tcPr>
            <w:tcW w:w="1580" w:type="dxa"/>
            <w:tcBorders>
              <w:top w:val="nil"/>
              <w:left w:val="nil"/>
              <w:bottom w:val="single" w:sz="8" w:space="0" w:color="auto"/>
              <w:right w:val="single" w:sz="8" w:space="0" w:color="auto"/>
            </w:tcBorders>
            <w:shd w:val="clear" w:color="auto" w:fill="auto"/>
            <w:vAlign w:val="center"/>
            <w:hideMark/>
          </w:tcPr>
          <w:p w14:paraId="68F87DE7"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5</w:t>
            </w:r>
          </w:p>
        </w:tc>
        <w:tc>
          <w:tcPr>
            <w:tcW w:w="1460" w:type="dxa"/>
            <w:tcBorders>
              <w:top w:val="nil"/>
              <w:left w:val="nil"/>
              <w:bottom w:val="single" w:sz="8" w:space="0" w:color="auto"/>
              <w:right w:val="single" w:sz="8" w:space="0" w:color="auto"/>
            </w:tcBorders>
            <w:shd w:val="clear" w:color="auto" w:fill="auto"/>
            <w:vAlign w:val="center"/>
            <w:hideMark/>
          </w:tcPr>
          <w:p w14:paraId="200304E0"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3</w:t>
            </w:r>
          </w:p>
        </w:tc>
        <w:tc>
          <w:tcPr>
            <w:tcW w:w="1740" w:type="dxa"/>
            <w:tcBorders>
              <w:top w:val="nil"/>
              <w:left w:val="nil"/>
              <w:bottom w:val="single" w:sz="8" w:space="0" w:color="auto"/>
              <w:right w:val="single" w:sz="8" w:space="0" w:color="auto"/>
            </w:tcBorders>
            <w:shd w:val="clear" w:color="auto" w:fill="auto"/>
            <w:vAlign w:val="center"/>
            <w:hideMark/>
          </w:tcPr>
          <w:p w14:paraId="2EDEC5D1"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$11,250 </w:t>
            </w:r>
          </w:p>
        </w:tc>
        <w:tc>
          <w:tcPr>
            <w:tcW w:w="1420" w:type="dxa"/>
            <w:tcBorders>
              <w:top w:val="nil"/>
              <w:left w:val="nil"/>
              <w:bottom w:val="single" w:sz="8" w:space="0" w:color="auto"/>
              <w:right w:val="single" w:sz="8" w:space="0" w:color="auto"/>
            </w:tcBorders>
            <w:shd w:val="clear" w:color="auto" w:fill="auto"/>
            <w:vAlign w:val="center"/>
            <w:hideMark/>
          </w:tcPr>
          <w:p w14:paraId="33579E7F"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2C5385A5"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0F315AF1"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Rock Island County</w:t>
            </w:r>
          </w:p>
        </w:tc>
        <w:tc>
          <w:tcPr>
            <w:tcW w:w="1580" w:type="dxa"/>
            <w:tcBorders>
              <w:top w:val="nil"/>
              <w:left w:val="nil"/>
              <w:bottom w:val="single" w:sz="8" w:space="0" w:color="auto"/>
              <w:right w:val="single" w:sz="8" w:space="0" w:color="auto"/>
            </w:tcBorders>
            <w:shd w:val="clear" w:color="auto" w:fill="auto"/>
            <w:vAlign w:val="center"/>
            <w:hideMark/>
          </w:tcPr>
          <w:p w14:paraId="737A7982"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$1,543,140 </w:t>
            </w:r>
          </w:p>
        </w:tc>
        <w:tc>
          <w:tcPr>
            <w:tcW w:w="1580" w:type="dxa"/>
            <w:tcBorders>
              <w:top w:val="nil"/>
              <w:left w:val="nil"/>
              <w:bottom w:val="single" w:sz="8" w:space="0" w:color="auto"/>
              <w:right w:val="single" w:sz="8" w:space="0" w:color="auto"/>
            </w:tcBorders>
            <w:shd w:val="clear" w:color="auto" w:fill="auto"/>
            <w:vAlign w:val="center"/>
            <w:hideMark/>
          </w:tcPr>
          <w:p w14:paraId="3C9465A4"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15</w:t>
            </w:r>
          </w:p>
        </w:tc>
        <w:tc>
          <w:tcPr>
            <w:tcW w:w="1460" w:type="dxa"/>
            <w:tcBorders>
              <w:top w:val="nil"/>
              <w:left w:val="nil"/>
              <w:bottom w:val="single" w:sz="8" w:space="0" w:color="auto"/>
              <w:right w:val="single" w:sz="8" w:space="0" w:color="auto"/>
            </w:tcBorders>
            <w:shd w:val="clear" w:color="auto" w:fill="auto"/>
            <w:vAlign w:val="center"/>
            <w:hideMark/>
          </w:tcPr>
          <w:p w14:paraId="240C1055"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0</w:t>
            </w:r>
          </w:p>
        </w:tc>
        <w:tc>
          <w:tcPr>
            <w:tcW w:w="1740" w:type="dxa"/>
            <w:tcBorders>
              <w:top w:val="nil"/>
              <w:left w:val="nil"/>
              <w:bottom w:val="single" w:sz="8" w:space="0" w:color="auto"/>
              <w:right w:val="single" w:sz="8" w:space="0" w:color="auto"/>
            </w:tcBorders>
            <w:shd w:val="clear" w:color="auto" w:fill="auto"/>
            <w:vAlign w:val="center"/>
            <w:hideMark/>
          </w:tcPr>
          <w:p w14:paraId="7DDB58DA"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$0 </w:t>
            </w:r>
          </w:p>
        </w:tc>
        <w:tc>
          <w:tcPr>
            <w:tcW w:w="1420" w:type="dxa"/>
            <w:tcBorders>
              <w:top w:val="nil"/>
              <w:left w:val="nil"/>
              <w:bottom w:val="single" w:sz="8" w:space="0" w:color="auto"/>
              <w:right w:val="single" w:sz="8" w:space="0" w:color="auto"/>
            </w:tcBorders>
            <w:shd w:val="clear" w:color="auto" w:fill="auto"/>
            <w:vAlign w:val="center"/>
            <w:hideMark/>
          </w:tcPr>
          <w:p w14:paraId="62ECAA70"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r w:rsidR="00B06B69" w:rsidRPr="00B06B69" w14:paraId="345DA57E"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1B3AE78E"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Rockford</w:t>
            </w:r>
          </w:p>
        </w:tc>
        <w:tc>
          <w:tcPr>
            <w:tcW w:w="1580" w:type="dxa"/>
            <w:tcBorders>
              <w:top w:val="nil"/>
              <w:left w:val="nil"/>
              <w:bottom w:val="single" w:sz="8" w:space="0" w:color="auto"/>
              <w:right w:val="single" w:sz="8" w:space="0" w:color="auto"/>
            </w:tcBorders>
            <w:shd w:val="clear" w:color="auto" w:fill="auto"/>
            <w:vAlign w:val="center"/>
            <w:hideMark/>
          </w:tcPr>
          <w:p w14:paraId="3DD1F98B"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1,581,650</w:t>
            </w:r>
          </w:p>
        </w:tc>
        <w:tc>
          <w:tcPr>
            <w:tcW w:w="1580" w:type="dxa"/>
            <w:tcBorders>
              <w:top w:val="nil"/>
              <w:left w:val="nil"/>
              <w:bottom w:val="single" w:sz="8" w:space="0" w:color="auto"/>
              <w:right w:val="single" w:sz="8" w:space="0" w:color="auto"/>
            </w:tcBorders>
            <w:shd w:val="clear" w:color="auto" w:fill="auto"/>
            <w:vAlign w:val="center"/>
            <w:hideMark/>
          </w:tcPr>
          <w:p w14:paraId="3B5F23DC"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1</w:t>
            </w:r>
          </w:p>
        </w:tc>
        <w:tc>
          <w:tcPr>
            <w:tcW w:w="1460" w:type="dxa"/>
            <w:tcBorders>
              <w:top w:val="nil"/>
              <w:left w:val="nil"/>
              <w:bottom w:val="single" w:sz="8" w:space="0" w:color="auto"/>
              <w:right w:val="single" w:sz="8" w:space="0" w:color="auto"/>
            </w:tcBorders>
            <w:shd w:val="clear" w:color="auto" w:fill="auto"/>
            <w:vAlign w:val="center"/>
            <w:hideMark/>
          </w:tcPr>
          <w:p w14:paraId="4BEF8B02"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2</w:t>
            </w:r>
          </w:p>
        </w:tc>
        <w:tc>
          <w:tcPr>
            <w:tcW w:w="1740" w:type="dxa"/>
            <w:tcBorders>
              <w:top w:val="nil"/>
              <w:left w:val="nil"/>
              <w:bottom w:val="single" w:sz="8" w:space="0" w:color="auto"/>
              <w:right w:val="single" w:sz="8" w:space="0" w:color="auto"/>
            </w:tcBorders>
            <w:shd w:val="clear" w:color="auto" w:fill="auto"/>
            <w:vAlign w:val="center"/>
            <w:hideMark/>
          </w:tcPr>
          <w:p w14:paraId="3FB4AEA2"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$1,150,000 </w:t>
            </w:r>
          </w:p>
        </w:tc>
        <w:tc>
          <w:tcPr>
            <w:tcW w:w="1420" w:type="dxa"/>
            <w:tcBorders>
              <w:top w:val="nil"/>
              <w:left w:val="nil"/>
              <w:bottom w:val="single" w:sz="8" w:space="0" w:color="auto"/>
              <w:right w:val="single" w:sz="8" w:space="0" w:color="auto"/>
            </w:tcBorders>
            <w:shd w:val="clear" w:color="auto" w:fill="auto"/>
            <w:vAlign w:val="center"/>
            <w:hideMark/>
          </w:tcPr>
          <w:p w14:paraId="119C4DB4"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 Complete</w:t>
            </w:r>
          </w:p>
        </w:tc>
      </w:tr>
      <w:tr w:rsidR="00B06B69" w:rsidRPr="00B06B69" w14:paraId="117FEA01" w14:textId="77777777" w:rsidTr="00B06B69">
        <w:trPr>
          <w:trHeight w:val="31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07A2A7F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Watseka</w:t>
            </w:r>
          </w:p>
        </w:tc>
        <w:tc>
          <w:tcPr>
            <w:tcW w:w="1580" w:type="dxa"/>
            <w:tcBorders>
              <w:top w:val="nil"/>
              <w:left w:val="nil"/>
              <w:bottom w:val="single" w:sz="8" w:space="0" w:color="auto"/>
              <w:right w:val="single" w:sz="8" w:space="0" w:color="auto"/>
            </w:tcBorders>
            <w:shd w:val="clear" w:color="auto" w:fill="auto"/>
            <w:vAlign w:val="center"/>
            <w:hideMark/>
          </w:tcPr>
          <w:p w14:paraId="06129CBB"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$5,357,029 </w:t>
            </w:r>
          </w:p>
        </w:tc>
        <w:tc>
          <w:tcPr>
            <w:tcW w:w="1580" w:type="dxa"/>
            <w:tcBorders>
              <w:top w:val="nil"/>
              <w:left w:val="nil"/>
              <w:bottom w:val="single" w:sz="8" w:space="0" w:color="auto"/>
              <w:right w:val="single" w:sz="8" w:space="0" w:color="auto"/>
            </w:tcBorders>
            <w:shd w:val="clear" w:color="auto" w:fill="auto"/>
            <w:vAlign w:val="center"/>
            <w:hideMark/>
          </w:tcPr>
          <w:p w14:paraId="131357ED"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65</w:t>
            </w:r>
          </w:p>
        </w:tc>
        <w:tc>
          <w:tcPr>
            <w:tcW w:w="1460" w:type="dxa"/>
            <w:tcBorders>
              <w:top w:val="nil"/>
              <w:left w:val="nil"/>
              <w:bottom w:val="single" w:sz="8" w:space="0" w:color="auto"/>
              <w:right w:val="single" w:sz="8" w:space="0" w:color="auto"/>
            </w:tcBorders>
            <w:shd w:val="clear" w:color="auto" w:fill="auto"/>
            <w:vAlign w:val="center"/>
            <w:hideMark/>
          </w:tcPr>
          <w:p w14:paraId="6820D618" w14:textId="77777777" w:rsidR="00B06B69" w:rsidRPr="00B06B69" w:rsidRDefault="00B06B69" w:rsidP="00B06B69">
            <w:pPr>
              <w:jc w:val="center"/>
              <w:rPr>
                <w:rFonts w:ascii="Aptos" w:eastAsia="Times New Roman" w:hAnsi="Aptos"/>
                <w:color w:val="000000"/>
                <w:szCs w:val="22"/>
                <w:highlight w:val="magenta"/>
              </w:rPr>
            </w:pPr>
            <w:r w:rsidRPr="00B06B69">
              <w:rPr>
                <w:rFonts w:ascii="Aptos" w:eastAsia="Times New Roman" w:hAnsi="Aptos"/>
                <w:color w:val="000000"/>
                <w:szCs w:val="22"/>
                <w:highlight w:val="magenta"/>
              </w:rPr>
              <w:t>40</w:t>
            </w:r>
          </w:p>
        </w:tc>
        <w:tc>
          <w:tcPr>
            <w:tcW w:w="1740" w:type="dxa"/>
            <w:tcBorders>
              <w:top w:val="nil"/>
              <w:left w:val="nil"/>
              <w:bottom w:val="single" w:sz="8" w:space="0" w:color="auto"/>
              <w:right w:val="single" w:sz="8" w:space="0" w:color="auto"/>
            </w:tcBorders>
            <w:shd w:val="clear" w:color="auto" w:fill="auto"/>
            <w:vAlign w:val="center"/>
            <w:hideMark/>
          </w:tcPr>
          <w:p w14:paraId="4EC23CFF" w14:textId="77777777" w:rsidR="00B06B69" w:rsidRPr="00B06B69" w:rsidRDefault="00B06B69" w:rsidP="00B06B69">
            <w:pPr>
              <w:jc w:val="right"/>
              <w:rPr>
                <w:rFonts w:ascii="Aptos" w:eastAsia="Times New Roman" w:hAnsi="Aptos"/>
                <w:color w:val="000000"/>
                <w:szCs w:val="22"/>
                <w:highlight w:val="magenta"/>
              </w:rPr>
            </w:pPr>
            <w:r w:rsidRPr="00B06B69">
              <w:rPr>
                <w:rFonts w:ascii="Aptos" w:eastAsia="Times New Roman" w:hAnsi="Aptos"/>
                <w:color w:val="000000"/>
                <w:szCs w:val="22"/>
                <w:highlight w:val="magenta"/>
              </w:rPr>
              <w:t xml:space="preserve">$3,500,000 </w:t>
            </w:r>
          </w:p>
        </w:tc>
        <w:tc>
          <w:tcPr>
            <w:tcW w:w="1420" w:type="dxa"/>
            <w:tcBorders>
              <w:top w:val="nil"/>
              <w:left w:val="nil"/>
              <w:bottom w:val="single" w:sz="8" w:space="0" w:color="auto"/>
              <w:right w:val="single" w:sz="8" w:space="0" w:color="auto"/>
            </w:tcBorders>
            <w:shd w:val="clear" w:color="auto" w:fill="auto"/>
            <w:vAlign w:val="center"/>
            <w:hideMark/>
          </w:tcPr>
          <w:p w14:paraId="0CAADA28" w14:textId="77777777" w:rsidR="00B06B69" w:rsidRPr="00B06B69" w:rsidRDefault="00B06B69" w:rsidP="00B06B69">
            <w:pPr>
              <w:rPr>
                <w:rFonts w:ascii="Aptos" w:eastAsia="Times New Roman" w:hAnsi="Aptos"/>
                <w:color w:val="000000"/>
                <w:szCs w:val="22"/>
                <w:highlight w:val="magenta"/>
              </w:rPr>
            </w:pPr>
            <w:r w:rsidRPr="00B06B69">
              <w:rPr>
                <w:rFonts w:ascii="Aptos" w:eastAsia="Times New Roman" w:hAnsi="Aptos"/>
                <w:color w:val="000000"/>
                <w:szCs w:val="22"/>
                <w:highlight w:val="magenta"/>
              </w:rPr>
              <w:t>In Progress</w:t>
            </w:r>
          </w:p>
        </w:tc>
      </w:tr>
    </w:tbl>
    <w:p w14:paraId="72E728EE" w14:textId="77777777" w:rsidR="00B06B69" w:rsidRPr="003253BA" w:rsidRDefault="00B06B69" w:rsidP="00646E44">
      <w:pPr>
        <w:spacing w:after="120"/>
        <w:jc w:val="center"/>
        <w:rPr>
          <w:rFonts w:eastAsia="Calibri" w:cs="Arial"/>
          <w:b/>
          <w:bCs/>
          <w:sz w:val="20"/>
          <w:szCs w:val="20"/>
          <w:highlight w:val="magenta"/>
        </w:rPr>
      </w:pPr>
    </w:p>
    <w:p w14:paraId="7FD22522" w14:textId="77777777" w:rsidR="00646E44" w:rsidRPr="003253BA" w:rsidRDefault="00646E44" w:rsidP="008E4F0C">
      <w:pPr>
        <w:rPr>
          <w:rFonts w:eastAsia="Calibri" w:cs="Arial"/>
          <w:highlight w:val="magenta"/>
        </w:rPr>
      </w:pPr>
    </w:p>
    <w:p w14:paraId="4FF556AB" w14:textId="1735E810" w:rsidR="00F917EB" w:rsidRPr="003253BA" w:rsidRDefault="00F917EB">
      <w:pPr>
        <w:ind w:firstLine="432"/>
        <w:rPr>
          <w:rFonts w:eastAsia="Calibri" w:cs="Arial"/>
          <w:b/>
          <w:bCs/>
          <w:sz w:val="20"/>
          <w:szCs w:val="20"/>
          <w:highlight w:val="magenta"/>
        </w:rPr>
      </w:pPr>
      <w:r w:rsidRPr="003253BA">
        <w:rPr>
          <w:rFonts w:eastAsia="Calibri" w:cs="Arial"/>
          <w:b/>
          <w:bCs/>
          <w:sz w:val="20"/>
          <w:szCs w:val="20"/>
          <w:highlight w:val="magenta"/>
        </w:rPr>
        <w:br w:type="page"/>
      </w:r>
    </w:p>
    <w:bookmarkEnd w:id="402"/>
    <w:bookmarkEnd w:id="401"/>
    <w:p w14:paraId="732CF85D" w14:textId="77777777" w:rsidR="008E4F0C" w:rsidRPr="003253BA" w:rsidRDefault="008E4F0C" w:rsidP="008E4F0C">
      <w:pPr>
        <w:spacing w:after="120" w:line="276" w:lineRule="auto"/>
        <w:jc w:val="both"/>
        <w:rPr>
          <w:rStyle w:val="Heading5Char"/>
          <w:highlight w:val="magenta"/>
        </w:rPr>
      </w:pPr>
    </w:p>
    <w:p w14:paraId="1F410A50" w14:textId="77777777" w:rsidR="008E4F0C" w:rsidRPr="003253BA" w:rsidRDefault="008E4F0C" w:rsidP="008E4F0C">
      <w:pPr>
        <w:pStyle w:val="Caption"/>
        <w:keepNext/>
        <w:rPr>
          <w:highlight w:val="magenta"/>
        </w:rPr>
      </w:pPr>
      <w:r w:rsidRPr="003253BA">
        <w:rPr>
          <w:highlight w:val="magenta"/>
        </w:rPr>
        <w:t>Table 10. Community Buyout Needs Identified through Discovery</w:t>
      </w:r>
    </w:p>
    <w:p w14:paraId="54E3BA47" w14:textId="77777777" w:rsidR="008E4F0C" w:rsidRPr="003253BA" w:rsidRDefault="008E4F0C" w:rsidP="008E4F0C">
      <w:pPr>
        <w:spacing w:before="120" w:line="276" w:lineRule="auto"/>
        <w:ind w:left="360"/>
        <w:rPr>
          <w:rFonts w:cs="Arial"/>
          <w:sz w:val="20"/>
          <w:szCs w:val="20"/>
          <w:highlight w:val="magenta"/>
        </w:rPr>
      </w:pPr>
      <w:r w:rsidRPr="003253BA">
        <w:rPr>
          <w:sz w:val="20"/>
          <w:szCs w:val="20"/>
          <w:highlight w:val="magenta"/>
        </w:rPr>
        <w:t>*Specific need to be determined</w:t>
      </w:r>
    </w:p>
    <w:p w14:paraId="3F6E28E2" w14:textId="77777777" w:rsidR="008E4F0C" w:rsidRPr="003253BA" w:rsidRDefault="008E4F0C" w:rsidP="008E4F0C">
      <w:pPr>
        <w:rPr>
          <w:highlight w:val="magenta"/>
        </w:rPr>
      </w:pPr>
    </w:p>
    <w:bookmarkEnd w:id="399"/>
    <w:p w14:paraId="65D2F504" w14:textId="1294204A" w:rsidR="000C203F" w:rsidRPr="003253BA" w:rsidRDefault="000C203F" w:rsidP="00E2520E">
      <w:pPr>
        <w:pStyle w:val="Heading4"/>
        <w:rPr>
          <w:highlight w:val="magenta"/>
        </w:rPr>
      </w:pPr>
      <w:r w:rsidRPr="003253BA">
        <w:rPr>
          <w:highlight w:val="magenta"/>
        </w:rPr>
        <w:t xml:space="preserve">Floodplain Mapping Study Reviews </w:t>
      </w:r>
    </w:p>
    <w:p w14:paraId="261CDF0A" w14:textId="77777777" w:rsidR="001635B2" w:rsidRPr="003253BA" w:rsidRDefault="001635B2" w:rsidP="001635B2">
      <w:pPr>
        <w:spacing w:before="120" w:after="60"/>
        <w:rPr>
          <w:rFonts w:cs="Arial"/>
          <w:szCs w:val="22"/>
          <w:highlight w:val="magenta"/>
        </w:rPr>
      </w:pPr>
      <w:r w:rsidRPr="003253BA">
        <w:rPr>
          <w:rFonts w:cs="Arial"/>
          <w:szCs w:val="22"/>
          <w:highlight w:val="magenta"/>
        </w:rPr>
        <w:t xml:space="preserve">Activities include: </w:t>
      </w:r>
    </w:p>
    <w:p w14:paraId="3CA558BA" w14:textId="77777777" w:rsidR="001635B2" w:rsidRPr="003253BA" w:rsidRDefault="001635B2" w:rsidP="001F3793">
      <w:pPr>
        <w:pStyle w:val="ListParagraph"/>
        <w:numPr>
          <w:ilvl w:val="0"/>
          <w:numId w:val="46"/>
        </w:numPr>
        <w:spacing w:before="120" w:after="60"/>
        <w:rPr>
          <w:rFonts w:cs="Arial"/>
          <w:szCs w:val="22"/>
          <w:highlight w:val="magenta"/>
        </w:rPr>
      </w:pPr>
      <w:r w:rsidRPr="003253BA">
        <w:rPr>
          <w:rFonts w:cs="Arial"/>
          <w:szCs w:val="22"/>
          <w:highlight w:val="magenta"/>
        </w:rPr>
        <w:t xml:space="preserve">Reviews and approves new and revised hydrologic watershed and hydraulic floodplain studies that will be incorporated into or used to revise FEMA regulatory mapping, which often includes stream discharges used for regulatory programs.  </w:t>
      </w:r>
    </w:p>
    <w:p w14:paraId="2E49A619" w14:textId="77777777" w:rsidR="001635B2" w:rsidRPr="003253BA" w:rsidRDefault="001635B2" w:rsidP="001F3793">
      <w:pPr>
        <w:pStyle w:val="ListParagraph"/>
        <w:numPr>
          <w:ilvl w:val="0"/>
          <w:numId w:val="46"/>
        </w:numPr>
        <w:spacing w:before="120" w:after="60"/>
        <w:rPr>
          <w:rFonts w:cs="Arial"/>
          <w:szCs w:val="22"/>
          <w:highlight w:val="magenta"/>
        </w:rPr>
      </w:pPr>
      <w:r w:rsidRPr="003253BA">
        <w:rPr>
          <w:rFonts w:cs="Arial"/>
          <w:szCs w:val="22"/>
          <w:highlight w:val="magenta"/>
        </w:rPr>
        <w:t xml:space="preserve">State review of applications for Letters of Map Amendment and Revision, which impact floodways.  </w:t>
      </w:r>
    </w:p>
    <w:p w14:paraId="5A75CE58" w14:textId="77777777" w:rsidR="001635B2" w:rsidRPr="003253BA" w:rsidRDefault="001635B2" w:rsidP="001F3793">
      <w:pPr>
        <w:pStyle w:val="ListParagraph"/>
        <w:numPr>
          <w:ilvl w:val="0"/>
          <w:numId w:val="46"/>
        </w:numPr>
        <w:spacing w:before="120" w:after="60"/>
        <w:rPr>
          <w:rFonts w:cs="Arial"/>
          <w:szCs w:val="22"/>
          <w:highlight w:val="magenta"/>
        </w:rPr>
      </w:pPr>
      <w:r w:rsidRPr="003253BA">
        <w:rPr>
          <w:rFonts w:cs="Arial"/>
          <w:szCs w:val="22"/>
          <w:highlight w:val="magenta"/>
        </w:rPr>
        <w:t xml:space="preserve">Assists regional or local floodplain management programs and individual property owners.  </w:t>
      </w:r>
    </w:p>
    <w:p w14:paraId="7479E7D2" w14:textId="77777777" w:rsidR="001635B2" w:rsidRPr="003253BA" w:rsidRDefault="001635B2" w:rsidP="001F3793">
      <w:pPr>
        <w:pStyle w:val="ListParagraph"/>
        <w:numPr>
          <w:ilvl w:val="0"/>
          <w:numId w:val="46"/>
        </w:numPr>
        <w:spacing w:before="120" w:after="60"/>
        <w:rPr>
          <w:rFonts w:cs="Arial"/>
          <w:szCs w:val="22"/>
          <w:highlight w:val="magenta"/>
        </w:rPr>
      </w:pPr>
      <w:r w:rsidRPr="003253BA">
        <w:rPr>
          <w:rFonts w:cs="Arial"/>
          <w:szCs w:val="22"/>
          <w:highlight w:val="magenta"/>
        </w:rPr>
        <w:t xml:space="preserve">Maintains a summary table on the IDNR/OWR website to track the status of current study review requests, map revision requests, and discharge certification requests. </w:t>
      </w:r>
    </w:p>
    <w:p w14:paraId="03BF6C0A" w14:textId="62882CBD" w:rsidR="001635B2" w:rsidRPr="003253BA" w:rsidRDefault="001635B2" w:rsidP="001F3793">
      <w:pPr>
        <w:pStyle w:val="ListParagraph"/>
        <w:numPr>
          <w:ilvl w:val="0"/>
          <w:numId w:val="46"/>
        </w:numPr>
        <w:spacing w:before="120" w:after="60"/>
        <w:rPr>
          <w:rFonts w:cs="Arial"/>
          <w:szCs w:val="22"/>
          <w:highlight w:val="magenta"/>
        </w:rPr>
      </w:pPr>
      <w:bookmarkStart w:id="403" w:name="_Hlk207879224"/>
      <w:r w:rsidRPr="003253BA">
        <w:rPr>
          <w:rFonts w:cs="Arial"/>
          <w:szCs w:val="22"/>
          <w:highlight w:val="magenta"/>
        </w:rPr>
        <w:t>In summary, this section’s June 202</w:t>
      </w:r>
      <w:r w:rsidR="00343B26" w:rsidRPr="003253BA">
        <w:rPr>
          <w:rFonts w:cs="Arial"/>
          <w:szCs w:val="22"/>
          <w:highlight w:val="magenta"/>
        </w:rPr>
        <w:t>3</w:t>
      </w:r>
      <w:r w:rsidRPr="003253BA">
        <w:rPr>
          <w:rFonts w:cs="Arial"/>
          <w:szCs w:val="22"/>
          <w:highlight w:val="magenta"/>
        </w:rPr>
        <w:t xml:space="preserve"> - May 202</w:t>
      </w:r>
      <w:r w:rsidR="00343B26" w:rsidRPr="003253BA">
        <w:rPr>
          <w:rFonts w:cs="Arial"/>
          <w:szCs w:val="22"/>
          <w:highlight w:val="magenta"/>
        </w:rPr>
        <w:t>4</w:t>
      </w:r>
      <w:r w:rsidRPr="003253BA">
        <w:rPr>
          <w:rFonts w:cs="Arial"/>
          <w:szCs w:val="22"/>
          <w:highlight w:val="magenta"/>
        </w:rPr>
        <w:t xml:space="preserve"> activities included: </w:t>
      </w:r>
    </w:p>
    <w:p w14:paraId="61A05BC6" w14:textId="6E790D6E" w:rsidR="001635B2" w:rsidRPr="003253BA" w:rsidRDefault="005C71D9" w:rsidP="001F3793">
      <w:pPr>
        <w:pStyle w:val="ListParagraph"/>
        <w:numPr>
          <w:ilvl w:val="1"/>
          <w:numId w:val="46"/>
        </w:numPr>
        <w:spacing w:before="120" w:after="60"/>
        <w:rPr>
          <w:rFonts w:cs="Arial"/>
          <w:szCs w:val="22"/>
          <w:highlight w:val="magenta"/>
        </w:rPr>
      </w:pPr>
      <w:r w:rsidRPr="003253BA">
        <w:rPr>
          <w:rFonts w:cs="Arial"/>
          <w:szCs w:val="22"/>
          <w:highlight w:val="magenta"/>
        </w:rPr>
        <w:t>36</w:t>
      </w:r>
      <w:r w:rsidR="001635B2" w:rsidRPr="003253BA">
        <w:rPr>
          <w:rFonts w:cs="Arial"/>
          <w:szCs w:val="22"/>
          <w:highlight w:val="magenta"/>
        </w:rPr>
        <w:t xml:space="preserve"> watershed studies reviewed and approved </w:t>
      </w:r>
    </w:p>
    <w:p w14:paraId="3DC0BE11" w14:textId="3D0EF6C9" w:rsidR="001635B2" w:rsidRPr="003253BA" w:rsidRDefault="00343B26" w:rsidP="001F3793">
      <w:pPr>
        <w:pStyle w:val="ListParagraph"/>
        <w:numPr>
          <w:ilvl w:val="1"/>
          <w:numId w:val="46"/>
        </w:numPr>
        <w:spacing w:before="120" w:after="60"/>
        <w:rPr>
          <w:rFonts w:cs="Arial"/>
          <w:szCs w:val="22"/>
          <w:highlight w:val="magenta"/>
        </w:rPr>
      </w:pPr>
      <w:r w:rsidRPr="003253BA">
        <w:rPr>
          <w:rFonts w:cs="Arial"/>
          <w:szCs w:val="22"/>
          <w:highlight w:val="magenta"/>
        </w:rPr>
        <w:t>2</w:t>
      </w:r>
      <w:r w:rsidR="005C71D9" w:rsidRPr="003253BA">
        <w:rPr>
          <w:rFonts w:cs="Arial"/>
          <w:szCs w:val="22"/>
          <w:highlight w:val="magenta"/>
        </w:rPr>
        <w:t xml:space="preserve">2 </w:t>
      </w:r>
      <w:r w:rsidR="001635B2" w:rsidRPr="003253BA">
        <w:rPr>
          <w:rFonts w:cs="Arial"/>
          <w:szCs w:val="22"/>
          <w:highlight w:val="magenta"/>
        </w:rPr>
        <w:t xml:space="preserve">Letters of Map Amendment reviewed  </w:t>
      </w:r>
      <w:bookmarkEnd w:id="403"/>
    </w:p>
    <w:p w14:paraId="61BC02E9" w14:textId="5E502D5A" w:rsidR="00D05D42" w:rsidRPr="003253BA" w:rsidRDefault="00D05D42" w:rsidP="00D05D42">
      <w:pPr>
        <w:pStyle w:val="ListParagraph"/>
        <w:numPr>
          <w:ilvl w:val="1"/>
          <w:numId w:val="18"/>
        </w:numPr>
        <w:spacing w:after="120" w:line="276" w:lineRule="auto"/>
        <w:ind w:left="720"/>
        <w:jc w:val="both"/>
        <w:rPr>
          <w:rFonts w:cs="Arial"/>
          <w:szCs w:val="22"/>
          <w:highlight w:val="magenta"/>
        </w:rPr>
      </w:pPr>
      <w:bookmarkStart w:id="404" w:name="_Hlk38637422"/>
    </w:p>
    <w:bookmarkEnd w:id="404"/>
    <w:p w14:paraId="087C78E4" w14:textId="77777777" w:rsidR="000C203F" w:rsidRPr="003253BA" w:rsidRDefault="000C203F" w:rsidP="000C203F">
      <w:pPr>
        <w:pStyle w:val="ListParagraph"/>
        <w:ind w:left="720"/>
        <w:contextualSpacing w:val="0"/>
        <w:jc w:val="both"/>
        <w:rPr>
          <w:rFonts w:cs="Arial"/>
          <w:szCs w:val="22"/>
          <w:highlight w:val="magenta"/>
        </w:rPr>
      </w:pPr>
    </w:p>
    <w:p w14:paraId="4FFA9300" w14:textId="77777777" w:rsidR="00D05D42" w:rsidRPr="003253BA" w:rsidRDefault="00D05D42" w:rsidP="00CE3483">
      <w:pPr>
        <w:keepNext/>
        <w:keepLines/>
        <w:spacing w:line="276" w:lineRule="auto"/>
        <w:outlineLvl w:val="2"/>
        <w:rPr>
          <w:rFonts w:eastAsiaTheme="majorEastAsia" w:cstheme="majorBidi"/>
          <w:b/>
          <w:bCs/>
          <w:color w:val="FF0000"/>
          <w:sz w:val="24"/>
          <w:highlight w:val="magenta"/>
        </w:rPr>
      </w:pPr>
      <w:r w:rsidRPr="003253BA">
        <w:rPr>
          <w:rFonts w:eastAsiaTheme="majorEastAsia" w:cstheme="majorBidi"/>
          <w:b/>
          <w:bCs/>
          <w:color w:val="1F4E79" w:themeColor="accent1" w:themeShade="80"/>
          <w:sz w:val="24"/>
          <w:highlight w:val="magenta"/>
        </w:rPr>
        <w:t xml:space="preserve">Lake Michigan Management Section </w:t>
      </w:r>
    </w:p>
    <w:p w14:paraId="5AE6531F" w14:textId="1023F356" w:rsidR="00D05D42" w:rsidRPr="003253BA" w:rsidRDefault="00D05D42" w:rsidP="00CE3483">
      <w:pPr>
        <w:spacing w:before="60" w:line="276" w:lineRule="auto"/>
        <w:contextualSpacing/>
        <w:jc w:val="both"/>
        <w:rPr>
          <w:rFonts w:cs="Arial"/>
          <w:szCs w:val="22"/>
          <w:highlight w:val="magenta"/>
        </w:rPr>
      </w:pPr>
      <w:bookmarkStart w:id="405" w:name="_Hlk69116255"/>
      <w:r w:rsidRPr="003253BA">
        <w:rPr>
          <w:rFonts w:cs="Arial"/>
          <w:szCs w:val="22"/>
          <w:highlight w:val="magenta"/>
        </w:rPr>
        <w:t xml:space="preserve">This section is responsible for enforcing the Department’s Part 3704 Rules, which regulate construction in the Public Bodies of Water of Illinois, in Lake Michigan and a portion of the Chicago Area Water System and for regulating the allocation of water from Lake Michigan in accordance with the Department’s Part 3730 Rules. Staff in this section work closely with the Illinois Coastal Management Program and other state and federal agencies associated with Lake Michigan. IDNR has acquired a consultant to determine the re-allocation of Lake Michigan water.  The re-allocation </w:t>
      </w:r>
      <w:r w:rsidR="005E61A5" w:rsidRPr="003253BA">
        <w:rPr>
          <w:rFonts w:cs="Arial"/>
          <w:szCs w:val="22"/>
          <w:highlight w:val="magenta"/>
        </w:rPr>
        <w:t>was completed in 2023.</w:t>
      </w:r>
    </w:p>
    <w:bookmarkEnd w:id="405"/>
    <w:p w14:paraId="42D4D9CE" w14:textId="77777777" w:rsidR="00A0556E" w:rsidRPr="003253BA" w:rsidRDefault="00A0556E" w:rsidP="00CE3483">
      <w:pPr>
        <w:spacing w:before="60" w:line="276" w:lineRule="auto"/>
        <w:contextualSpacing/>
        <w:jc w:val="both"/>
        <w:rPr>
          <w:rFonts w:cs="Arial"/>
          <w:szCs w:val="22"/>
          <w:highlight w:val="magenta"/>
        </w:rPr>
      </w:pPr>
    </w:p>
    <w:p w14:paraId="47E37221" w14:textId="77777777" w:rsidR="001F3793" w:rsidRPr="003253BA" w:rsidRDefault="001F3793" w:rsidP="001F3793">
      <w:pPr>
        <w:keepNext/>
        <w:spacing w:line="276" w:lineRule="auto"/>
        <w:rPr>
          <w:rFonts w:ascii="Aptos" w:hAnsi="Aptos"/>
          <w:highlight w:val="magenta"/>
        </w:rPr>
      </w:pPr>
      <w:bookmarkStart w:id="406" w:name="_Hlk207891914"/>
      <w:r w:rsidRPr="003253BA">
        <w:rPr>
          <w:b/>
          <w:bCs/>
          <w:color w:val="0A2F41"/>
          <w:highlight w:val="magenta"/>
        </w:rPr>
        <w:t>Engineering Studies Section</w:t>
      </w:r>
    </w:p>
    <w:p w14:paraId="7B9E24F7"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Develop Statewide Water Sustainability Assessment to support statewide water demand and water supply.</w:t>
      </w:r>
    </w:p>
    <w:p w14:paraId="7CFD14C8" w14:textId="77777777" w:rsidR="001F3793" w:rsidRPr="003253BA" w:rsidRDefault="001F3793" w:rsidP="001F3793">
      <w:pPr>
        <w:pStyle w:val="ListParagraph"/>
        <w:numPr>
          <w:ilvl w:val="0"/>
          <w:numId w:val="51"/>
        </w:numPr>
        <w:spacing w:line="276" w:lineRule="auto"/>
        <w:jc w:val="both"/>
        <w:rPr>
          <w:rFonts w:eastAsia="Times New Roman"/>
          <w:color w:val="000000"/>
          <w:highlight w:val="magenta"/>
        </w:rPr>
      </w:pPr>
      <w:r w:rsidRPr="003253BA">
        <w:rPr>
          <w:rFonts w:eastAsia="Times New Roman"/>
          <w:color w:val="000000"/>
          <w:highlight w:val="magenta"/>
        </w:rPr>
        <w:t>Flood Surveillance and coordination with IEMA</w:t>
      </w:r>
      <w:r w:rsidRPr="003253BA">
        <w:rPr>
          <w:rFonts w:eastAsia="Times New Roman"/>
          <w:highlight w:val="magenta"/>
        </w:rPr>
        <w:t xml:space="preserve"> </w:t>
      </w:r>
    </w:p>
    <w:p w14:paraId="14134301"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Fox River Chain of Lakes operations study, unsteady hydrologic and hydraulic modeling study initiated</w:t>
      </w:r>
      <w:r w:rsidRPr="003253BA">
        <w:rPr>
          <w:highlight w:val="magenta"/>
        </w:rPr>
        <w:t xml:space="preserve">  </w:t>
      </w:r>
    </w:p>
    <w:p w14:paraId="41FE4B10"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Management of Federal Reservoir Water Use Contracts</w:t>
      </w:r>
    </w:p>
    <w:p w14:paraId="53928C83" w14:textId="77777777" w:rsidR="001F3793" w:rsidRPr="003253BA" w:rsidRDefault="001F3793" w:rsidP="001F3793">
      <w:pPr>
        <w:numPr>
          <w:ilvl w:val="0"/>
          <w:numId w:val="50"/>
        </w:numPr>
        <w:spacing w:line="276" w:lineRule="auto"/>
        <w:ind w:left="360"/>
        <w:contextualSpacing/>
        <w:jc w:val="both"/>
        <w:rPr>
          <w:highlight w:val="magenta"/>
        </w:rPr>
      </w:pPr>
      <w:r w:rsidRPr="003253BA">
        <w:rPr>
          <w:color w:val="000000"/>
          <w:highlight w:val="magenta"/>
        </w:rPr>
        <w:t xml:space="preserve">Management of Regional Water Supply Planning </w:t>
      </w:r>
    </w:p>
    <w:p w14:paraId="3825666A" w14:textId="77777777" w:rsidR="001F3793" w:rsidRPr="003253BA" w:rsidRDefault="001F3793" w:rsidP="001F3793">
      <w:pPr>
        <w:numPr>
          <w:ilvl w:val="0"/>
          <w:numId w:val="50"/>
        </w:numPr>
        <w:ind w:left="360"/>
        <w:contextualSpacing/>
        <w:rPr>
          <w:highlight w:val="magenta"/>
        </w:rPr>
      </w:pPr>
      <w:r w:rsidRPr="003253BA">
        <w:rPr>
          <w:color w:val="000000"/>
          <w:highlight w:val="magenta"/>
        </w:rPr>
        <w:t>Update the State Water Plan to provide policy and program guidance in water resources management to state and local agencies.</w:t>
      </w:r>
    </w:p>
    <w:p w14:paraId="0DD6CEC5" w14:textId="77777777" w:rsidR="001F3793" w:rsidRPr="003253BA" w:rsidRDefault="001F3793" w:rsidP="001F3793">
      <w:pPr>
        <w:numPr>
          <w:ilvl w:val="0"/>
          <w:numId w:val="50"/>
        </w:numPr>
        <w:spacing w:line="276" w:lineRule="auto"/>
        <w:ind w:left="360"/>
        <w:jc w:val="both"/>
        <w:rPr>
          <w:highlight w:val="magenta"/>
        </w:rPr>
      </w:pPr>
      <w:r w:rsidRPr="003253BA">
        <w:rPr>
          <w:color w:val="000000"/>
          <w:highlight w:val="magenta"/>
        </w:rPr>
        <w:t> </w:t>
      </w:r>
    </w:p>
    <w:p w14:paraId="04C72261" w14:textId="77777777" w:rsidR="001F3793" w:rsidRPr="003253BA" w:rsidRDefault="001F3793" w:rsidP="001F3793">
      <w:pPr>
        <w:ind w:firstLine="432"/>
        <w:rPr>
          <w:highlight w:val="magenta"/>
        </w:rPr>
      </w:pPr>
      <w:r w:rsidRPr="003253BA">
        <w:rPr>
          <w:b/>
          <w:bCs/>
          <w:highlight w:val="magenta"/>
        </w:rPr>
        <w:t> </w:t>
      </w:r>
    </w:p>
    <w:p w14:paraId="667E894D" w14:textId="77777777" w:rsidR="001F3793" w:rsidRPr="003253BA" w:rsidRDefault="001F3793" w:rsidP="001F3793">
      <w:pPr>
        <w:keepNext/>
        <w:spacing w:line="276" w:lineRule="auto"/>
        <w:rPr>
          <w:highlight w:val="magenta"/>
        </w:rPr>
      </w:pPr>
      <w:r w:rsidRPr="003253BA">
        <w:rPr>
          <w:b/>
          <w:bCs/>
          <w:color w:val="0A2F41"/>
          <w:highlight w:val="magenta"/>
        </w:rPr>
        <w:t xml:space="preserve">Technical Services Section </w:t>
      </w:r>
    </w:p>
    <w:p w14:paraId="1F66334E" w14:textId="77777777" w:rsidR="001F3793" w:rsidRPr="003253BA" w:rsidRDefault="001F3793" w:rsidP="001F3793">
      <w:pPr>
        <w:spacing w:before="120"/>
        <w:rPr>
          <w:highlight w:val="magenta"/>
        </w:rPr>
      </w:pPr>
      <w:r w:rsidRPr="003253BA">
        <w:rPr>
          <w:highlight w:val="magenta"/>
        </w:rPr>
        <w:t>Activities related to flooding and flood risk include:</w:t>
      </w:r>
      <w:r w:rsidRPr="003253BA">
        <w:rPr>
          <w:color w:val="000000"/>
          <w:highlight w:val="magenta"/>
        </w:rPr>
        <w:t xml:space="preserve">  </w:t>
      </w:r>
    </w:p>
    <w:p w14:paraId="743A640C" w14:textId="77777777" w:rsidR="001F3793" w:rsidRPr="003253BA" w:rsidRDefault="001F3793" w:rsidP="001F3793">
      <w:pPr>
        <w:numPr>
          <w:ilvl w:val="0"/>
          <w:numId w:val="52"/>
        </w:numPr>
        <w:spacing w:before="120" w:line="276" w:lineRule="auto"/>
        <w:ind w:left="360"/>
        <w:jc w:val="both"/>
        <w:rPr>
          <w:highlight w:val="magenta"/>
        </w:rPr>
      </w:pPr>
      <w:r w:rsidRPr="003253BA">
        <w:rPr>
          <w:color w:val="000000"/>
          <w:highlight w:val="magenta"/>
        </w:rPr>
        <w:t>Bathymetric surveys of water supply lakes and State-managed recreational impoundments</w:t>
      </w:r>
    </w:p>
    <w:p w14:paraId="7F1D182B" w14:textId="77777777" w:rsidR="001F3793" w:rsidRPr="003253BA" w:rsidRDefault="001F3793" w:rsidP="001F3793">
      <w:pPr>
        <w:spacing w:before="120" w:line="276" w:lineRule="auto"/>
        <w:jc w:val="both"/>
        <w:rPr>
          <w:szCs w:val="22"/>
          <w:highlight w:val="magenta"/>
        </w:rPr>
      </w:pPr>
      <w:r w:rsidRPr="003253BA">
        <w:rPr>
          <w:color w:val="000000"/>
          <w:highlight w:val="magenta"/>
        </w:rPr>
        <w:lastRenderedPageBreak/>
        <w:t>Bathymetric surveys of the Fox River dam impoundments</w:t>
      </w:r>
    </w:p>
    <w:p w14:paraId="1A35148C" w14:textId="77777777" w:rsidR="001F3793" w:rsidRPr="003253BA" w:rsidRDefault="001F3793" w:rsidP="001F3793">
      <w:pPr>
        <w:numPr>
          <w:ilvl w:val="0"/>
          <w:numId w:val="52"/>
        </w:numPr>
        <w:spacing w:line="276" w:lineRule="auto"/>
        <w:ind w:left="360"/>
        <w:jc w:val="both"/>
        <w:rPr>
          <w:sz w:val="24"/>
          <w:highlight w:val="magenta"/>
        </w:rPr>
      </w:pPr>
      <w:r w:rsidRPr="003253BA">
        <w:rPr>
          <w:color w:val="000000"/>
          <w:highlight w:val="magenta"/>
        </w:rPr>
        <w:t>Coordination of GIS data and activities with other entities inside IDNR and other outside agencies</w:t>
      </w:r>
    </w:p>
    <w:p w14:paraId="0161FA22"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 xml:space="preserve">Creation of project-specific LiDAR derivative products (contours, </w:t>
      </w:r>
      <w:proofErr w:type="spellStart"/>
      <w:r w:rsidRPr="003253BA">
        <w:rPr>
          <w:color w:val="000000"/>
          <w:highlight w:val="magenta"/>
        </w:rPr>
        <w:t>hillshade</w:t>
      </w:r>
      <w:proofErr w:type="spellEnd"/>
      <w:r w:rsidRPr="003253BA">
        <w:rPr>
          <w:color w:val="000000"/>
          <w:highlight w:val="magenta"/>
        </w:rPr>
        <w:t xml:space="preserve"> relief)</w:t>
      </w:r>
    </w:p>
    <w:p w14:paraId="26C59177"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Data collection for state-owned dams in need of repairs (</w:t>
      </w:r>
      <w:proofErr w:type="spellStart"/>
      <w:r w:rsidRPr="003253BA">
        <w:rPr>
          <w:color w:val="000000"/>
          <w:highlight w:val="magenta"/>
        </w:rPr>
        <w:t>Sinnissippi</w:t>
      </w:r>
      <w:proofErr w:type="spellEnd"/>
      <w:r w:rsidRPr="003253BA">
        <w:rPr>
          <w:color w:val="000000"/>
          <w:highlight w:val="magenta"/>
        </w:rPr>
        <w:t>)</w:t>
      </w:r>
    </w:p>
    <w:p w14:paraId="046A5508"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and maintenance of web-based interfaces for LiDAR data</w:t>
      </w:r>
    </w:p>
    <w:p w14:paraId="7E4CC7DE"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geodatabases for OWR project and activity locations</w:t>
      </w:r>
    </w:p>
    <w:p w14:paraId="629C7B6E"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GIS mobile data collection applications</w:t>
      </w:r>
    </w:p>
    <w:p w14:paraId="28382339"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Development of Rock River Real-Time Flood Inundation mapping web application</w:t>
      </w:r>
    </w:p>
    <w:p w14:paraId="0CAC09A4"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Extraction and formatting of geospatial data for use by CAD software</w:t>
      </w:r>
    </w:p>
    <w:p w14:paraId="3EFA9A71"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GIS project support and data management</w:t>
      </w:r>
    </w:p>
    <w:p w14:paraId="2F03ADEE"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LiDAR data management</w:t>
      </w:r>
    </w:p>
    <w:p w14:paraId="3B3444E0"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River flood inundation mapping</w:t>
      </w:r>
    </w:p>
    <w:p w14:paraId="5F430ECE"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Survey of first floor elevations of structures located in floodplains in Illinois</w:t>
      </w:r>
      <w:r w:rsidRPr="003253BA">
        <w:rPr>
          <w:highlight w:val="magenta"/>
        </w:rPr>
        <w:t>, Des Plaines, and Rock</w:t>
      </w:r>
      <w:r w:rsidRPr="003253BA">
        <w:rPr>
          <w:color w:val="000000"/>
          <w:highlight w:val="magenta"/>
        </w:rPr>
        <w:t xml:space="preserve"> River communities</w:t>
      </w:r>
    </w:p>
    <w:p w14:paraId="2A9BCEFA"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Surveys of bridge structures, channel cross-sections and floodplain sections in the Little Wabash</w:t>
      </w:r>
      <w:r w:rsidRPr="003253BA">
        <w:rPr>
          <w:highlight w:val="magenta"/>
        </w:rPr>
        <w:t xml:space="preserve"> and Embarrass</w:t>
      </w:r>
      <w:r w:rsidRPr="003253BA">
        <w:rPr>
          <w:color w:val="000000"/>
          <w:highlight w:val="magenta"/>
        </w:rPr>
        <w:t xml:space="preserve"> River watershed</w:t>
      </w:r>
      <w:r w:rsidRPr="003253BA">
        <w:rPr>
          <w:highlight w:val="magenta"/>
        </w:rPr>
        <w:t>s</w:t>
      </w:r>
    </w:p>
    <w:p w14:paraId="36601401" w14:textId="77777777" w:rsidR="001F3793" w:rsidRPr="003253BA" w:rsidRDefault="001F3793" w:rsidP="001F3793">
      <w:pPr>
        <w:numPr>
          <w:ilvl w:val="0"/>
          <w:numId w:val="52"/>
        </w:numPr>
        <w:spacing w:line="276" w:lineRule="auto"/>
        <w:ind w:left="360"/>
        <w:jc w:val="both"/>
        <w:rPr>
          <w:highlight w:val="magenta"/>
        </w:rPr>
      </w:pPr>
      <w:r w:rsidRPr="003253BA">
        <w:rPr>
          <w:color w:val="000000"/>
          <w:highlight w:val="magenta"/>
        </w:rPr>
        <w:t xml:space="preserve">Wetlands and ordinary high-water marks for </w:t>
      </w:r>
      <w:r w:rsidRPr="003253BA">
        <w:rPr>
          <w:highlight w:val="magenta"/>
        </w:rPr>
        <w:t>various</w:t>
      </w:r>
      <w:r w:rsidRPr="003253BA">
        <w:rPr>
          <w:color w:val="000000"/>
          <w:highlight w:val="magenta"/>
        </w:rPr>
        <w:t xml:space="preserve"> projects, etc.</w:t>
      </w:r>
    </w:p>
    <w:p w14:paraId="1EEC3345" w14:textId="77777777" w:rsidR="001F3793" w:rsidRPr="003253BA" w:rsidRDefault="001F3793" w:rsidP="001F3793">
      <w:pPr>
        <w:rPr>
          <w:highlight w:val="magenta"/>
        </w:rPr>
      </w:pPr>
      <w:r w:rsidRPr="003253BA">
        <w:rPr>
          <w:b/>
          <w:bCs/>
          <w:highlight w:val="magenta"/>
        </w:rPr>
        <w:t> </w:t>
      </w:r>
    </w:p>
    <w:p w14:paraId="6677ADCA" w14:textId="77777777" w:rsidR="001F3793" w:rsidRPr="003253BA" w:rsidRDefault="001F3793" w:rsidP="001F3793">
      <w:pPr>
        <w:rPr>
          <w:highlight w:val="magenta"/>
        </w:rPr>
      </w:pPr>
      <w:r w:rsidRPr="003253BA">
        <w:rPr>
          <w:b/>
          <w:bCs/>
          <w:highlight w:val="magenta"/>
        </w:rPr>
        <w:t>Capital Appropriations</w:t>
      </w:r>
    </w:p>
    <w:p w14:paraId="1853026A" w14:textId="77777777" w:rsidR="001F3793" w:rsidRPr="003253BA" w:rsidRDefault="001F3793" w:rsidP="001F3793">
      <w:pPr>
        <w:spacing w:before="120" w:line="276" w:lineRule="auto"/>
        <w:rPr>
          <w:highlight w:val="magenta"/>
        </w:rPr>
      </w:pPr>
      <w:r w:rsidRPr="003253BA">
        <w:rPr>
          <w:highlight w:val="magenta"/>
        </w:rPr>
        <w:t xml:space="preserve">Capital Appropriations is a unique program that has augmented how FEMA programs work in Illinois.  IDNR/OWR requested Re-Appropriations for the fiscal year 2022 shown in Table 10 include funding for flood control and flood hazard mitigation projects. </w:t>
      </w:r>
    </w:p>
    <w:p w14:paraId="439062CA" w14:textId="77777777" w:rsidR="001F3793" w:rsidRPr="003253BA" w:rsidRDefault="001F3793" w:rsidP="001F3793">
      <w:pPr>
        <w:spacing w:line="276" w:lineRule="auto"/>
        <w:rPr>
          <w:highlight w:val="magenta"/>
        </w:rPr>
      </w:pPr>
      <w:r w:rsidRPr="003253BA">
        <w:rPr>
          <w:highlight w:val="magenta"/>
        </w:rPr>
        <w:t> </w:t>
      </w:r>
    </w:p>
    <w:p w14:paraId="152AC7C3" w14:textId="77777777" w:rsidR="001F3793" w:rsidRPr="003253BA" w:rsidRDefault="001F3793" w:rsidP="001F3793">
      <w:pPr>
        <w:spacing w:line="276" w:lineRule="auto"/>
        <w:jc w:val="both"/>
        <w:rPr>
          <w:highlight w:val="magenta"/>
        </w:rPr>
      </w:pPr>
      <w:r w:rsidRPr="003253BA">
        <w:rPr>
          <w:highlight w:val="magenta"/>
        </w:rPr>
        <w:t xml:space="preserve">The governor judiciously controls the release of these funds for expenditures.  Accordingly, limited funding is provided to the IDNR/OWR as state finances and approved bond sales allow based on prioritized funding requests from the IDNR/OWR. </w:t>
      </w:r>
    </w:p>
    <w:p w14:paraId="253E384B" w14:textId="77777777" w:rsidR="001F3793" w:rsidRPr="003253BA" w:rsidRDefault="001F3793" w:rsidP="001F3793">
      <w:pPr>
        <w:pStyle w:val="Caption"/>
        <w:rPr>
          <w:highlight w:val="magenta"/>
        </w:rPr>
      </w:pPr>
      <w:r w:rsidRPr="003253BA">
        <w:rPr>
          <w:highlight w:val="magenta"/>
        </w:rPr>
        <w:t> </w:t>
      </w:r>
    </w:p>
    <w:p w14:paraId="5F024E6A" w14:textId="77777777" w:rsidR="001F3793" w:rsidRPr="003253BA" w:rsidRDefault="001F3793" w:rsidP="001F3793">
      <w:pPr>
        <w:pStyle w:val="Caption"/>
        <w:rPr>
          <w:highlight w:val="magenta"/>
        </w:rPr>
      </w:pPr>
      <w:r w:rsidRPr="003253BA">
        <w:rPr>
          <w:highlight w:val="magenta"/>
        </w:rPr>
        <w:t>Table 10. FY26 OWR Requested Re-Appropriations</w:t>
      </w:r>
    </w:p>
    <w:p w14:paraId="7687290C" w14:textId="77777777" w:rsidR="001F3793" w:rsidRPr="003253BA" w:rsidRDefault="001F3793" w:rsidP="001F3793">
      <w:pPr>
        <w:keepNext/>
        <w:spacing w:after="120"/>
        <w:jc w:val="center"/>
        <w:rPr>
          <w:highlight w:val="magenta"/>
        </w:rPr>
      </w:pPr>
      <w:r w:rsidRPr="003253BA">
        <w:rPr>
          <w:b/>
          <w:bCs/>
          <w:sz w:val="20"/>
          <w:szCs w:val="20"/>
          <w:highlight w:val="magenta"/>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1F3793" w:rsidRPr="003253BA" w14:paraId="5FD6ECA5" w14:textId="77777777">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3A3EAAD2" w14:textId="77777777" w:rsidR="001F3793" w:rsidRPr="003253BA" w:rsidRDefault="001F3793">
            <w:pPr>
              <w:ind w:firstLine="432"/>
              <w:jc w:val="center"/>
              <w:rPr>
                <w:highlight w:val="magenta"/>
              </w:rPr>
            </w:pPr>
            <w:r w:rsidRPr="003253BA">
              <w:rPr>
                <w:b/>
                <w:bCs/>
                <w:color w:val="000000"/>
                <w:sz w:val="20"/>
                <w:szCs w:val="20"/>
                <w:highlight w:val="magenta"/>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112BFEB4" w14:textId="77777777" w:rsidR="001F3793" w:rsidRPr="003253BA" w:rsidRDefault="001F3793">
            <w:pPr>
              <w:ind w:firstLine="432"/>
              <w:jc w:val="center"/>
              <w:rPr>
                <w:highlight w:val="magenta"/>
              </w:rPr>
            </w:pPr>
            <w:r w:rsidRPr="003253BA">
              <w:rPr>
                <w:b/>
                <w:bCs/>
                <w:color w:val="000000"/>
                <w:sz w:val="20"/>
                <w:szCs w:val="20"/>
                <w:highlight w:val="magenta"/>
              </w:rPr>
              <w:t>Cost of Projects</w:t>
            </w:r>
          </w:p>
        </w:tc>
      </w:tr>
      <w:tr w:rsidR="001F3793" w:rsidRPr="003253BA" w14:paraId="2659691C"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416B0E" w14:textId="77777777" w:rsidR="001F3793" w:rsidRPr="003253BA" w:rsidRDefault="001F3793">
            <w:pPr>
              <w:ind w:firstLine="432"/>
              <w:rPr>
                <w:highlight w:val="magenta"/>
              </w:rPr>
            </w:pPr>
            <w:r w:rsidRPr="003253BA">
              <w:rPr>
                <w:color w:val="000000"/>
                <w:sz w:val="20"/>
                <w:szCs w:val="20"/>
                <w:highlight w:val="magenta"/>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FB4CE42" w14:textId="77777777" w:rsidR="001F3793" w:rsidRPr="003253BA" w:rsidRDefault="001F3793">
            <w:pPr>
              <w:ind w:firstLine="432"/>
              <w:jc w:val="right"/>
              <w:rPr>
                <w:highlight w:val="magenta"/>
              </w:rPr>
            </w:pPr>
            <w:r w:rsidRPr="003253BA">
              <w:rPr>
                <w:color w:val="000000"/>
                <w:sz w:val="20"/>
                <w:szCs w:val="20"/>
                <w:highlight w:val="magenta"/>
              </w:rPr>
              <w:t>$21,400,000</w:t>
            </w:r>
          </w:p>
        </w:tc>
      </w:tr>
      <w:tr w:rsidR="001F3793" w:rsidRPr="003253BA" w14:paraId="5AC0D31B"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F221450" w14:textId="77777777" w:rsidR="001F3793" w:rsidRPr="003253BA" w:rsidRDefault="001F3793">
            <w:pPr>
              <w:ind w:firstLine="432"/>
              <w:rPr>
                <w:highlight w:val="magenta"/>
              </w:rPr>
            </w:pPr>
            <w:r w:rsidRPr="003253BA">
              <w:rPr>
                <w:color w:val="000000"/>
                <w:sz w:val="20"/>
                <w:szCs w:val="20"/>
                <w:highlight w:val="magenta"/>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6972234B" w14:textId="77777777" w:rsidR="001F3793" w:rsidRPr="003253BA" w:rsidRDefault="001F3793">
            <w:pPr>
              <w:ind w:firstLine="432"/>
              <w:jc w:val="right"/>
              <w:rPr>
                <w:highlight w:val="magenta"/>
              </w:rPr>
            </w:pPr>
            <w:r w:rsidRPr="003253BA">
              <w:rPr>
                <w:color w:val="000000"/>
                <w:sz w:val="20"/>
                <w:szCs w:val="20"/>
                <w:highlight w:val="magenta"/>
              </w:rPr>
              <w:t>$</w:t>
            </w:r>
            <w:r w:rsidRPr="003253BA">
              <w:rPr>
                <w:sz w:val="20"/>
                <w:szCs w:val="20"/>
                <w:highlight w:val="magenta"/>
              </w:rPr>
              <w:t>8,022,756</w:t>
            </w:r>
          </w:p>
        </w:tc>
      </w:tr>
      <w:tr w:rsidR="001F3793" w:rsidRPr="003253BA" w14:paraId="7E0D6F9D"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26F8B00" w14:textId="77777777" w:rsidR="001F3793" w:rsidRPr="003253BA" w:rsidRDefault="001F3793">
            <w:pPr>
              <w:ind w:firstLine="432"/>
              <w:rPr>
                <w:highlight w:val="magenta"/>
              </w:rPr>
            </w:pPr>
            <w:r w:rsidRPr="003253BA">
              <w:rPr>
                <w:color w:val="000000"/>
                <w:sz w:val="20"/>
                <w:szCs w:val="20"/>
                <w:highlight w:val="magenta"/>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C3450D1" w14:textId="77777777" w:rsidR="001F3793" w:rsidRPr="003253BA" w:rsidRDefault="001F3793">
            <w:pPr>
              <w:ind w:firstLine="432"/>
              <w:jc w:val="right"/>
              <w:rPr>
                <w:highlight w:val="magenta"/>
              </w:rPr>
            </w:pPr>
            <w:r w:rsidRPr="003253BA">
              <w:rPr>
                <w:color w:val="000000"/>
                <w:sz w:val="20"/>
                <w:szCs w:val="20"/>
                <w:highlight w:val="magenta"/>
              </w:rPr>
              <w:t>$19,</w:t>
            </w:r>
            <w:r w:rsidRPr="003253BA">
              <w:rPr>
                <w:sz w:val="20"/>
                <w:szCs w:val="20"/>
                <w:highlight w:val="magenta"/>
              </w:rPr>
              <w:t>350</w:t>
            </w:r>
            <w:r w:rsidRPr="003253BA">
              <w:rPr>
                <w:color w:val="000000"/>
                <w:sz w:val="20"/>
                <w:szCs w:val="20"/>
                <w:highlight w:val="magenta"/>
              </w:rPr>
              <w:t>,000</w:t>
            </w:r>
          </w:p>
        </w:tc>
      </w:tr>
      <w:tr w:rsidR="001F3793" w:rsidRPr="003253BA" w14:paraId="6E3E9C80"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47FC674" w14:textId="77777777" w:rsidR="001F3793" w:rsidRPr="003253BA" w:rsidRDefault="001F3793">
            <w:pPr>
              <w:ind w:firstLine="432"/>
              <w:rPr>
                <w:color w:val="000000"/>
                <w:sz w:val="20"/>
                <w:szCs w:val="20"/>
                <w:highlight w:val="magenta"/>
              </w:rPr>
            </w:pPr>
            <w:r w:rsidRPr="003253BA">
              <w:rPr>
                <w:color w:val="000000"/>
                <w:sz w:val="20"/>
                <w:szCs w:val="20"/>
                <w:highlight w:val="magenta"/>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4ED4A0D" w14:textId="77777777" w:rsidR="001F3793" w:rsidRPr="003253BA" w:rsidRDefault="001F3793">
            <w:pPr>
              <w:ind w:firstLine="432"/>
              <w:jc w:val="right"/>
              <w:rPr>
                <w:color w:val="000000"/>
                <w:sz w:val="20"/>
                <w:szCs w:val="20"/>
                <w:highlight w:val="magenta"/>
              </w:rPr>
            </w:pPr>
            <w:r w:rsidRPr="003253BA">
              <w:rPr>
                <w:color w:val="000000"/>
                <w:sz w:val="20"/>
                <w:szCs w:val="20"/>
                <w:highlight w:val="magenta"/>
              </w:rPr>
              <w:t>$17,608,309</w:t>
            </w:r>
          </w:p>
        </w:tc>
      </w:tr>
      <w:tr w:rsidR="001F3793" w:rsidRPr="003253BA" w14:paraId="7BA2837D"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06DB26" w14:textId="77777777" w:rsidR="001F3793" w:rsidRPr="003253BA" w:rsidRDefault="001F3793">
            <w:pPr>
              <w:ind w:firstLine="432"/>
              <w:rPr>
                <w:color w:val="000000"/>
                <w:sz w:val="20"/>
                <w:szCs w:val="20"/>
                <w:highlight w:val="magenta"/>
              </w:rPr>
            </w:pPr>
            <w:r w:rsidRPr="003253BA">
              <w:rPr>
                <w:color w:val="000000"/>
                <w:sz w:val="20"/>
                <w:szCs w:val="20"/>
                <w:highlight w:val="magenta"/>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69123C5C" w14:textId="77777777" w:rsidR="001F3793" w:rsidRPr="003253BA" w:rsidRDefault="001F3793">
            <w:pPr>
              <w:ind w:firstLine="432"/>
              <w:jc w:val="right"/>
              <w:rPr>
                <w:color w:val="000000"/>
                <w:sz w:val="20"/>
                <w:szCs w:val="20"/>
                <w:highlight w:val="magenta"/>
              </w:rPr>
            </w:pPr>
            <w:r w:rsidRPr="003253BA">
              <w:rPr>
                <w:color w:val="000000"/>
                <w:sz w:val="20"/>
                <w:szCs w:val="20"/>
                <w:highlight w:val="magenta"/>
              </w:rPr>
              <w:t>$50,000,000</w:t>
            </w:r>
          </w:p>
        </w:tc>
      </w:tr>
      <w:tr w:rsidR="001F3793" w:rsidRPr="003253BA" w14:paraId="79FB56A7"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9B4C18" w14:textId="77777777" w:rsidR="001F3793" w:rsidRPr="003253BA" w:rsidRDefault="001F3793">
            <w:pPr>
              <w:ind w:firstLine="432"/>
              <w:rPr>
                <w:sz w:val="24"/>
                <w:highlight w:val="magenta"/>
              </w:rPr>
            </w:pPr>
            <w:r w:rsidRPr="003253BA">
              <w:rPr>
                <w:color w:val="000000"/>
                <w:sz w:val="20"/>
                <w:szCs w:val="20"/>
                <w:highlight w:val="magenta"/>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4C30DF5" w14:textId="77777777" w:rsidR="001F3793" w:rsidRPr="003253BA" w:rsidRDefault="001F3793">
            <w:pPr>
              <w:ind w:firstLine="432"/>
              <w:jc w:val="right"/>
              <w:rPr>
                <w:highlight w:val="magenta"/>
              </w:rPr>
            </w:pPr>
            <w:r w:rsidRPr="003253BA">
              <w:rPr>
                <w:color w:val="000000"/>
                <w:sz w:val="20"/>
                <w:szCs w:val="20"/>
                <w:highlight w:val="magenta"/>
              </w:rPr>
              <w:t>$116,381,065</w:t>
            </w:r>
          </w:p>
        </w:tc>
      </w:tr>
      <w:tr w:rsidR="001F3793" w:rsidRPr="003253BA" w14:paraId="1757B326" w14:textId="77777777">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A383F2D" w14:textId="77777777" w:rsidR="001F3793" w:rsidRPr="003253BA" w:rsidRDefault="001F3793">
            <w:pPr>
              <w:ind w:firstLine="432"/>
              <w:rPr>
                <w:highlight w:val="magenta"/>
              </w:rPr>
            </w:pPr>
            <w:r w:rsidRPr="003253BA">
              <w:rPr>
                <w:color w:val="000000"/>
                <w:sz w:val="20"/>
                <w:szCs w:val="20"/>
                <w:highlight w:val="magenta"/>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ADC7A97" w14:textId="77777777" w:rsidR="001F3793" w:rsidRPr="003253BA" w:rsidRDefault="001F3793">
            <w:pPr>
              <w:ind w:firstLine="432"/>
              <w:jc w:val="right"/>
              <w:rPr>
                <w:highlight w:val="magenta"/>
              </w:rPr>
            </w:pPr>
            <w:r w:rsidRPr="003253BA">
              <w:rPr>
                <w:color w:val="000000"/>
                <w:sz w:val="20"/>
                <w:szCs w:val="20"/>
                <w:highlight w:val="magenta"/>
              </w:rPr>
              <w:t> </w:t>
            </w:r>
          </w:p>
        </w:tc>
      </w:tr>
    </w:tbl>
    <w:bookmarkEnd w:id="406"/>
    <w:p w14:paraId="24A4353E" w14:textId="1351790F" w:rsidR="00ED1171" w:rsidRPr="003253BA" w:rsidRDefault="00ED1171" w:rsidP="004F3E39">
      <w:pPr>
        <w:ind w:firstLine="432"/>
        <w:rPr>
          <w:rFonts w:cs="Arial"/>
          <w:szCs w:val="22"/>
          <w:highlight w:val="magenta"/>
        </w:rPr>
      </w:pPr>
      <w:commentRangeStart w:id="407"/>
      <w:r w:rsidRPr="003253BA">
        <w:rPr>
          <w:rFonts w:cs="Arial"/>
          <w:szCs w:val="22"/>
          <w:highlight w:val="magenta"/>
        </w:rPr>
        <w:t>Existing and anticipated IDNR/OWR capital projects include the following:</w:t>
      </w:r>
    </w:p>
    <w:p w14:paraId="5A492957" w14:textId="096CE7E8" w:rsidR="00ED1171" w:rsidRPr="003253BA" w:rsidRDefault="00ED1171">
      <w:pPr>
        <w:ind w:firstLine="432"/>
        <w:rPr>
          <w:highlight w:val="magenta"/>
        </w:rPr>
      </w:pPr>
    </w:p>
    <w:p w14:paraId="3209714B" w14:textId="6F64F1AC" w:rsidR="00460D7D" w:rsidRPr="003253BA" w:rsidRDefault="00460D7D" w:rsidP="00AF716A">
      <w:pPr>
        <w:keepNext/>
        <w:keepLines/>
        <w:spacing w:before="60" w:after="120"/>
        <w:outlineLvl w:val="4"/>
        <w:rPr>
          <w:highlight w:val="magenta"/>
        </w:rPr>
      </w:pPr>
      <w:bookmarkStart w:id="408" w:name="_Hlk207890902"/>
      <w:r w:rsidRPr="003253BA">
        <w:rPr>
          <w:rFonts w:eastAsiaTheme="majorEastAsia" w:cstheme="majorBidi"/>
          <w:b/>
          <w:color w:val="1F4E79" w:themeColor="accent1" w:themeShade="80"/>
          <w:szCs w:val="21"/>
          <w:highlight w:val="magenta"/>
        </w:rPr>
        <w:t>Dam Removal and Improvements to Waterways</w:t>
      </w:r>
    </w:p>
    <w:p w14:paraId="2D63D4F3" w14:textId="77777777" w:rsidR="00ED1171" w:rsidRPr="003253BA" w:rsidRDefault="00ED1171" w:rsidP="00027019">
      <w:pPr>
        <w:keepNext/>
        <w:keepLines/>
        <w:spacing w:before="60" w:after="120"/>
        <w:outlineLvl w:val="4"/>
        <w:rPr>
          <w:rFonts w:cs="Arial"/>
          <w:szCs w:val="22"/>
          <w:highlight w:val="magenta"/>
        </w:rPr>
        <w:sectPr w:rsidR="00ED1171" w:rsidRPr="003253BA" w:rsidSect="00CE3483">
          <w:headerReference w:type="default" r:id="rId76"/>
          <w:type w:val="continuous"/>
          <w:pgSz w:w="12240" w:h="15840" w:code="1"/>
          <w:pgMar w:top="1440" w:right="1440" w:bottom="1440" w:left="1440" w:header="720" w:footer="720" w:gutter="0"/>
          <w:cols w:space="720"/>
          <w:docGrid w:linePitch="360"/>
        </w:sectPr>
      </w:pPr>
    </w:p>
    <w:p w14:paraId="65FE87A8"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Carpentersville/Fabyan causeway</w:t>
      </w:r>
    </w:p>
    <w:p w14:paraId="70A712EB"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lastRenderedPageBreak/>
        <w:t xml:space="preserve">Chick Evans Dam removal and </w:t>
      </w:r>
      <w:r w:rsidRPr="003253BA">
        <w:rPr>
          <w:rFonts w:cs="Arial"/>
          <w:bCs/>
          <w:szCs w:val="22"/>
          <w:highlight w:val="magenta"/>
        </w:rPr>
        <w:t>new pedestrian bridge</w:t>
      </w:r>
    </w:p>
    <w:p w14:paraId="548DA7DF" w14:textId="77777777" w:rsidR="00766E15" w:rsidRPr="003253BA" w:rsidRDefault="00766E15" w:rsidP="00766E15">
      <w:pPr>
        <w:numPr>
          <w:ilvl w:val="0"/>
          <w:numId w:val="9"/>
        </w:numPr>
        <w:spacing w:line="276" w:lineRule="auto"/>
        <w:ind w:left="360"/>
        <w:contextualSpacing/>
        <w:rPr>
          <w:rFonts w:cs="Arial"/>
          <w:highlight w:val="magenta"/>
        </w:rPr>
      </w:pPr>
      <w:proofErr w:type="spellStart"/>
      <w:r w:rsidRPr="003253BA">
        <w:rPr>
          <w:rFonts w:cs="Arial"/>
          <w:highlight w:val="magenta"/>
        </w:rPr>
        <w:t>Crissenberry</w:t>
      </w:r>
      <w:proofErr w:type="spellEnd"/>
      <w:r w:rsidRPr="003253BA">
        <w:rPr>
          <w:rFonts w:cs="Arial"/>
          <w:highlight w:val="magenta"/>
        </w:rPr>
        <w:t xml:space="preserve"> Dam Plunge Pool and spillway repairs</w:t>
      </w:r>
    </w:p>
    <w:p w14:paraId="596E026F"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Dam 4 removal by OWR</w:t>
      </w:r>
    </w:p>
    <w:p w14:paraId="6C602FCB"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Develop and implement a Fox River Watershed System and Stratton Dam Operation outreach strategy</w:t>
      </w:r>
    </w:p>
    <w:p w14:paraId="411665EC" w14:textId="77777777" w:rsidR="00766E15" w:rsidRPr="003253BA" w:rsidRDefault="00766E15" w:rsidP="00766E15">
      <w:pPr>
        <w:numPr>
          <w:ilvl w:val="0"/>
          <w:numId w:val="9"/>
        </w:numPr>
        <w:spacing w:before="120" w:line="276" w:lineRule="auto"/>
        <w:ind w:left="360"/>
        <w:rPr>
          <w:rFonts w:cs="Arial"/>
          <w:highlight w:val="magenta"/>
        </w:rPr>
      </w:pPr>
      <w:r w:rsidRPr="003253BA">
        <w:rPr>
          <w:rFonts w:cs="Arial"/>
          <w:highlight w:val="magenta"/>
        </w:rPr>
        <w:t xml:space="preserve">Fox River - Stratton Lock and Dam life extension construction  </w:t>
      </w:r>
    </w:p>
    <w:p w14:paraId="1350ED39"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Fox River - Yorkville by-pass channel repairs</w:t>
      </w:r>
    </w:p>
    <w:p w14:paraId="22A9590F"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Hadley Valley Spring Creek restoration</w:t>
      </w:r>
    </w:p>
    <w:p w14:paraId="55CA5483"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Kankakee River - Wilmington</w:t>
      </w:r>
    </w:p>
    <w:p w14:paraId="4E190B0B"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 </w:t>
      </w:r>
    </w:p>
    <w:p w14:paraId="31C97C97"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McHenry Dam Downstream Bank Stabilization</w:t>
      </w:r>
    </w:p>
    <w:p w14:paraId="19BD6D4C"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Brandon Road </w:t>
      </w:r>
      <w:proofErr w:type="spellStart"/>
      <w:r w:rsidRPr="003253BA">
        <w:rPr>
          <w:rFonts w:cs="Arial"/>
          <w:highlight w:val="magenta"/>
        </w:rPr>
        <w:t>Interbasin</w:t>
      </w:r>
      <w:proofErr w:type="spellEnd"/>
      <w:r w:rsidRPr="003253BA">
        <w:rPr>
          <w:rFonts w:cs="Arial"/>
          <w:highlight w:val="magenta"/>
        </w:rPr>
        <w:t xml:space="preserve"> Project</w:t>
      </w:r>
    </w:p>
    <w:p w14:paraId="1316B82E"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Maintain state owned dam infrastructure and associated pools for mandated navigation, recreation, water supply, and power generation purposes.</w:t>
      </w:r>
    </w:p>
    <w:p w14:paraId="69A47FB2" w14:textId="77777777" w:rsidR="00766E15" w:rsidRPr="003253BA" w:rsidRDefault="00766E15" w:rsidP="00766E15">
      <w:pPr>
        <w:numPr>
          <w:ilvl w:val="0"/>
          <w:numId w:val="9"/>
        </w:numPr>
        <w:ind w:left="360" w:hanging="353"/>
        <w:contextualSpacing/>
        <w:rPr>
          <w:rFonts w:cs="Arial"/>
          <w:highlight w:val="magenta"/>
        </w:rPr>
      </w:pPr>
      <w:r w:rsidRPr="003253BA">
        <w:rPr>
          <w:rFonts w:cs="Arial"/>
          <w:highlight w:val="magenta"/>
        </w:rPr>
        <w:t>Maintain state owned dam infrastructure and associated pools for mandated navigation, recreation, water supply, and power generation purposes.</w:t>
      </w:r>
    </w:p>
    <w:p w14:paraId="66C3B856"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North Aurora Dam Removal Design</w:t>
      </w:r>
    </w:p>
    <w:p w14:paraId="7D83B1ED"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Pilcher Park Dam removal</w:t>
      </w:r>
    </w:p>
    <w:p w14:paraId="404DC683"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Repairs to State Facilities</w:t>
      </w:r>
    </w:p>
    <w:p w14:paraId="02C55B59"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Sangamon River dam removals </w:t>
      </w:r>
    </w:p>
    <w:p w14:paraId="684E0AF2" w14:textId="77777777" w:rsidR="00766E15" w:rsidRPr="003253BA" w:rsidRDefault="00766E15" w:rsidP="00766E15">
      <w:pPr>
        <w:numPr>
          <w:ilvl w:val="0"/>
          <w:numId w:val="9"/>
        </w:numPr>
        <w:spacing w:line="276" w:lineRule="auto"/>
        <w:ind w:left="360"/>
        <w:contextualSpacing/>
        <w:rPr>
          <w:rFonts w:cs="Arial"/>
          <w:highlight w:val="magenta"/>
        </w:rPr>
      </w:pPr>
      <w:proofErr w:type="spellStart"/>
      <w:r w:rsidRPr="003253BA">
        <w:rPr>
          <w:rFonts w:cs="Arial"/>
          <w:highlight w:val="magenta"/>
        </w:rPr>
        <w:t>Sinnissippi</w:t>
      </w:r>
      <w:proofErr w:type="spellEnd"/>
      <w:r w:rsidRPr="003253BA">
        <w:rPr>
          <w:rFonts w:cs="Arial"/>
          <w:highlight w:val="magenta"/>
        </w:rPr>
        <w:t xml:space="preserve"> Dam Rehabilitation</w:t>
      </w:r>
    </w:p>
    <w:p w14:paraId="1506C6CD"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Statewide construction management    </w:t>
      </w:r>
    </w:p>
    <w:p w14:paraId="40056BA2" w14:textId="77777777" w:rsidR="00766E15" w:rsidRPr="003253BA" w:rsidRDefault="00766E15" w:rsidP="00766E15">
      <w:pPr>
        <w:numPr>
          <w:ilvl w:val="0"/>
          <w:numId w:val="9"/>
        </w:numPr>
        <w:spacing w:line="276" w:lineRule="auto"/>
        <w:ind w:left="360"/>
        <w:contextualSpacing/>
        <w:rPr>
          <w:highlight w:val="magenta"/>
        </w:rPr>
      </w:pPr>
      <w:r w:rsidRPr="003253BA">
        <w:rPr>
          <w:rFonts w:cs="Arial"/>
          <w:highlight w:val="magenta"/>
        </w:rPr>
        <w:t>Tam O Shanter Dam Removal</w:t>
      </w:r>
    </w:p>
    <w:p w14:paraId="2AFEF26E"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Touhy Dam removal by OWR</w:t>
      </w:r>
    </w:p>
    <w:p w14:paraId="11A731DE" w14:textId="77777777" w:rsidR="00766E15" w:rsidRPr="003253BA" w:rsidRDefault="00766E15" w:rsidP="00766E15">
      <w:pPr>
        <w:numPr>
          <w:ilvl w:val="0"/>
          <w:numId w:val="9"/>
        </w:numPr>
        <w:spacing w:line="276" w:lineRule="auto"/>
        <w:ind w:left="360"/>
        <w:contextualSpacing/>
        <w:rPr>
          <w:rFonts w:cs="Arial"/>
          <w:highlight w:val="magenta"/>
        </w:rPr>
      </w:pPr>
      <w:proofErr w:type="spellStart"/>
      <w:r w:rsidRPr="003253BA">
        <w:rPr>
          <w:rFonts w:cs="Arial"/>
          <w:highlight w:val="magenta"/>
        </w:rPr>
        <w:t>Trinski’s</w:t>
      </w:r>
      <w:proofErr w:type="spellEnd"/>
      <w:r w:rsidRPr="003253BA">
        <w:rPr>
          <w:rFonts w:cs="Arial"/>
          <w:highlight w:val="magenta"/>
        </w:rPr>
        <w:t xml:space="preserve"> Island</w:t>
      </w:r>
    </w:p>
    <w:p w14:paraId="5630C533"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Vermilion River - Oglesby Dam removal </w:t>
      </w:r>
    </w:p>
    <w:p w14:paraId="280A0E2B" w14:textId="77777777" w:rsidR="00766E15" w:rsidRPr="003253BA" w:rsidRDefault="00766E15" w:rsidP="00766E15">
      <w:pPr>
        <w:numPr>
          <w:ilvl w:val="0"/>
          <w:numId w:val="9"/>
        </w:numPr>
        <w:spacing w:line="276" w:lineRule="auto"/>
        <w:ind w:left="360"/>
        <w:contextualSpacing/>
        <w:rPr>
          <w:rFonts w:cs="Arial"/>
          <w:highlight w:val="magenta"/>
        </w:rPr>
      </w:pPr>
      <w:r w:rsidRPr="003253BA">
        <w:rPr>
          <w:rFonts w:cs="Arial"/>
          <w:highlight w:val="magenta"/>
        </w:rPr>
        <w:t xml:space="preserve"> </w:t>
      </w:r>
    </w:p>
    <w:p w14:paraId="24CE5CE4" w14:textId="77777777" w:rsidR="00766E15" w:rsidRPr="003253BA" w:rsidRDefault="00766E15" w:rsidP="00766E15">
      <w:pPr>
        <w:rPr>
          <w:highlight w:val="magenta"/>
        </w:rPr>
      </w:pPr>
    </w:p>
    <w:p w14:paraId="1BCE656E" w14:textId="77777777" w:rsidR="00766E15" w:rsidRPr="003253BA" w:rsidRDefault="00766E15" w:rsidP="00766E15">
      <w:pPr>
        <w:rPr>
          <w:highlight w:val="magenta"/>
        </w:rPr>
        <w:sectPr w:rsidR="00766E15" w:rsidRPr="003253BA" w:rsidSect="00E72766">
          <w:type w:val="continuous"/>
          <w:pgSz w:w="12240" w:h="15840" w:code="1"/>
          <w:pgMar w:top="1440" w:right="1440" w:bottom="1440" w:left="1440" w:header="720" w:footer="720" w:gutter="0"/>
          <w:cols w:num="2" w:space="720"/>
          <w:docGrid w:linePitch="360"/>
        </w:sectPr>
      </w:pPr>
    </w:p>
    <w:p w14:paraId="529ECB0B" w14:textId="77777777" w:rsidR="00E72766" w:rsidRPr="003253BA" w:rsidRDefault="00E72766" w:rsidP="006D400C">
      <w:pPr>
        <w:rPr>
          <w:highlight w:val="magenta"/>
        </w:rPr>
        <w:sectPr w:rsidR="00E72766" w:rsidRPr="003253BA" w:rsidSect="00E72766">
          <w:type w:val="continuous"/>
          <w:pgSz w:w="12240" w:h="15840" w:code="1"/>
          <w:pgMar w:top="1440" w:right="1440" w:bottom="1440" w:left="1440" w:header="720" w:footer="720" w:gutter="0"/>
          <w:cols w:num="2" w:space="720"/>
          <w:docGrid w:linePitch="360"/>
        </w:sectPr>
      </w:pPr>
    </w:p>
    <w:p w14:paraId="43FAD73D" w14:textId="0A28C381" w:rsidR="006D400C" w:rsidRPr="003253BA" w:rsidRDefault="006D400C" w:rsidP="006D400C">
      <w:pPr>
        <w:rPr>
          <w:highlight w:val="magenta"/>
        </w:rPr>
      </w:pPr>
    </w:p>
    <w:p w14:paraId="302824C6" w14:textId="77777777" w:rsidR="006060BA" w:rsidRPr="003253BA" w:rsidRDefault="006060BA" w:rsidP="006060BA">
      <w:pPr>
        <w:keepNext/>
        <w:keepLines/>
        <w:spacing w:before="60" w:after="120"/>
        <w:outlineLvl w:val="4"/>
        <w:rPr>
          <w:rFonts w:eastAsiaTheme="majorEastAsia" w:cstheme="majorBidi"/>
          <w:b/>
          <w:color w:val="1F4E79" w:themeColor="accent1" w:themeShade="80"/>
          <w:szCs w:val="21"/>
          <w:highlight w:val="magenta"/>
        </w:rPr>
      </w:pPr>
      <w:r w:rsidRPr="003253BA">
        <w:rPr>
          <w:rFonts w:eastAsiaTheme="majorEastAsia" w:cstheme="majorBidi"/>
          <w:b/>
          <w:color w:val="1F4E79" w:themeColor="accent1" w:themeShade="80"/>
          <w:szCs w:val="21"/>
          <w:highlight w:val="magenta"/>
        </w:rPr>
        <w:t>Flood Control</w:t>
      </w:r>
    </w:p>
    <w:p w14:paraId="0F1797D4" w14:textId="77777777" w:rsidR="006060BA" w:rsidRPr="003253BA" w:rsidRDefault="006060BA" w:rsidP="006060BA">
      <w:pPr>
        <w:numPr>
          <w:ilvl w:val="0"/>
          <w:numId w:val="10"/>
        </w:numPr>
        <w:spacing w:line="276" w:lineRule="auto"/>
        <w:ind w:left="360"/>
        <w:contextualSpacing/>
        <w:rPr>
          <w:rFonts w:cs="Arial"/>
          <w:highlight w:val="magenta"/>
        </w:rPr>
      </w:pPr>
      <w:r w:rsidRPr="003253BA">
        <w:rPr>
          <w:rFonts w:cs="Arial"/>
          <w:highlight w:val="magenta"/>
        </w:rPr>
        <w:t>East Dubuque Flood Control Project</w:t>
      </w:r>
    </w:p>
    <w:p w14:paraId="1728469B" w14:textId="77777777" w:rsidR="006060BA" w:rsidRPr="003253BA" w:rsidRDefault="006060BA" w:rsidP="006060BA">
      <w:pPr>
        <w:numPr>
          <w:ilvl w:val="0"/>
          <w:numId w:val="10"/>
        </w:numPr>
        <w:spacing w:line="276" w:lineRule="auto"/>
        <w:ind w:left="360"/>
        <w:contextualSpacing/>
        <w:rPr>
          <w:rFonts w:cs="Arial"/>
          <w:highlight w:val="magenta"/>
        </w:rPr>
      </w:pPr>
      <w:r w:rsidRPr="003253BA">
        <w:rPr>
          <w:rFonts w:cs="Arial"/>
          <w:highlight w:val="magenta"/>
        </w:rPr>
        <w:t>Edgar Lake Pump Station Repairs</w:t>
      </w:r>
    </w:p>
    <w:p w14:paraId="7F2970B0" w14:textId="77777777" w:rsidR="006060BA" w:rsidRPr="003253BA" w:rsidRDefault="006060BA" w:rsidP="006060BA">
      <w:pPr>
        <w:numPr>
          <w:ilvl w:val="0"/>
          <w:numId w:val="10"/>
        </w:numPr>
        <w:spacing w:line="276" w:lineRule="auto"/>
        <w:ind w:left="360"/>
        <w:contextualSpacing/>
        <w:rPr>
          <w:rFonts w:cs="Arial"/>
          <w:highlight w:val="magenta"/>
        </w:rPr>
      </w:pPr>
      <w:r w:rsidRPr="003253BA">
        <w:rPr>
          <w:rFonts w:cs="Arial"/>
          <w:highlight w:val="magenta"/>
        </w:rPr>
        <w:t>Spring and Hickory Creek Channel Improvements</w:t>
      </w:r>
    </w:p>
    <w:p w14:paraId="73D4FB9B" w14:textId="77777777" w:rsidR="006060BA" w:rsidRPr="003253BA" w:rsidRDefault="006060BA" w:rsidP="006060BA">
      <w:pPr>
        <w:numPr>
          <w:ilvl w:val="0"/>
          <w:numId w:val="10"/>
        </w:numPr>
        <w:spacing w:line="276" w:lineRule="auto"/>
        <w:ind w:left="360"/>
        <w:contextualSpacing/>
        <w:rPr>
          <w:rFonts w:cs="Arial"/>
          <w:highlight w:val="magenta"/>
        </w:rPr>
      </w:pPr>
      <w:r w:rsidRPr="003253BA">
        <w:rPr>
          <w:rFonts w:cs="Arial"/>
          <w:highlight w:val="magenta"/>
        </w:rPr>
        <w:t>Town Branch Jacksonville</w:t>
      </w:r>
    </w:p>
    <w:p w14:paraId="4CC56A42" w14:textId="13F4DDF8" w:rsidR="006060BA" w:rsidRPr="003253BA" w:rsidRDefault="006060BA" w:rsidP="006060BA">
      <w:pPr>
        <w:numPr>
          <w:ilvl w:val="0"/>
          <w:numId w:val="10"/>
        </w:numPr>
        <w:spacing w:line="276" w:lineRule="auto"/>
        <w:ind w:left="360"/>
        <w:contextualSpacing/>
        <w:rPr>
          <w:rFonts w:cs="Arial"/>
          <w:highlight w:val="magenta"/>
        </w:rPr>
      </w:pPr>
      <w:r w:rsidRPr="003253BA">
        <w:rPr>
          <w:rFonts w:cs="Arial"/>
          <w:highlight w:val="magenta"/>
        </w:rPr>
        <w:t>Village of Kingston</w:t>
      </w:r>
    </w:p>
    <w:p w14:paraId="6B74A7A4" w14:textId="77777777" w:rsidR="00766E15" w:rsidRPr="003253BA" w:rsidRDefault="00766E15" w:rsidP="00766E15">
      <w:pPr>
        <w:numPr>
          <w:ilvl w:val="0"/>
          <w:numId w:val="10"/>
        </w:numPr>
        <w:spacing w:line="276" w:lineRule="auto"/>
        <w:ind w:left="0" w:firstLine="0"/>
        <w:contextualSpacing/>
        <w:rPr>
          <w:rFonts w:cs="Arial"/>
          <w:highlight w:val="magenta"/>
        </w:rPr>
      </w:pPr>
      <w:r w:rsidRPr="003253BA">
        <w:rPr>
          <w:rFonts w:cs="Arial"/>
          <w:highlight w:val="magenta"/>
        </w:rPr>
        <w:t>Levee 37 Pump Station (Mt. Prospect)</w:t>
      </w:r>
    </w:p>
    <w:p w14:paraId="7550393C" w14:textId="77777777" w:rsidR="00766E15" w:rsidRPr="003253BA" w:rsidRDefault="00766E15" w:rsidP="00766E15">
      <w:pPr>
        <w:numPr>
          <w:ilvl w:val="0"/>
          <w:numId w:val="10"/>
        </w:numPr>
        <w:spacing w:line="276" w:lineRule="auto"/>
        <w:ind w:left="0" w:firstLine="0"/>
        <w:contextualSpacing/>
        <w:rPr>
          <w:rFonts w:cs="Arial"/>
          <w:highlight w:val="magenta"/>
        </w:rPr>
      </w:pPr>
      <w:r w:rsidRPr="003253BA">
        <w:rPr>
          <w:rFonts w:cs="Arial"/>
          <w:highlight w:val="magenta"/>
        </w:rPr>
        <w:t>Palatine Road Closure Structures</w:t>
      </w:r>
    </w:p>
    <w:p w14:paraId="21B099FA" w14:textId="77777777" w:rsidR="00766E15" w:rsidRPr="003253BA" w:rsidRDefault="00766E15" w:rsidP="00766E15">
      <w:pPr>
        <w:numPr>
          <w:ilvl w:val="0"/>
          <w:numId w:val="10"/>
        </w:numPr>
        <w:spacing w:line="276" w:lineRule="auto"/>
        <w:ind w:left="360"/>
        <w:contextualSpacing/>
        <w:rPr>
          <w:rFonts w:cs="Arial"/>
          <w:highlight w:val="magenta"/>
        </w:rPr>
      </w:pPr>
      <w:r w:rsidRPr="003253BA">
        <w:rPr>
          <w:rFonts w:cs="Arial"/>
          <w:highlight w:val="magenta"/>
        </w:rPr>
        <w:t>Cache River Levee Repairs</w:t>
      </w:r>
      <w:commentRangeEnd w:id="407"/>
      <w:r w:rsidR="005E61A5" w:rsidRPr="003253BA">
        <w:rPr>
          <w:rStyle w:val="CommentReference"/>
          <w:highlight w:val="magenta"/>
        </w:rPr>
        <w:commentReference w:id="407"/>
      </w:r>
    </w:p>
    <w:bookmarkEnd w:id="408"/>
    <w:p w14:paraId="33F4424B" w14:textId="77777777" w:rsidR="00766E15" w:rsidRPr="003253BA" w:rsidRDefault="00766E15" w:rsidP="006060BA">
      <w:pPr>
        <w:numPr>
          <w:ilvl w:val="0"/>
          <w:numId w:val="10"/>
        </w:numPr>
        <w:spacing w:line="276" w:lineRule="auto"/>
        <w:ind w:left="360"/>
        <w:contextualSpacing/>
        <w:rPr>
          <w:rFonts w:cs="Arial"/>
          <w:highlight w:val="magenta"/>
        </w:rPr>
      </w:pPr>
    </w:p>
    <w:p w14:paraId="56AEA267" w14:textId="25F4B011" w:rsidR="000C203F" w:rsidRPr="003253BA" w:rsidRDefault="000C203F" w:rsidP="000C203F">
      <w:pPr>
        <w:spacing w:line="276" w:lineRule="auto"/>
        <w:rPr>
          <w:rFonts w:cs="Arial"/>
          <w:highlight w:val="magenta"/>
        </w:rPr>
      </w:pPr>
    </w:p>
    <w:p w14:paraId="04992AE7" w14:textId="04CF8C92" w:rsidR="000C203F" w:rsidRPr="003253BA" w:rsidRDefault="000C203F" w:rsidP="00C03CFF">
      <w:pPr>
        <w:spacing w:after="120" w:line="276" w:lineRule="auto"/>
        <w:jc w:val="both"/>
        <w:rPr>
          <w:rFonts w:cs="Arial"/>
          <w:highlight w:val="magenta"/>
        </w:rPr>
      </w:pPr>
      <w:bookmarkStart w:id="409" w:name="_Hlk69117511"/>
      <w:commentRangeStart w:id="410"/>
      <w:r w:rsidRPr="003253BA">
        <w:rPr>
          <w:rStyle w:val="Heading5Char"/>
          <w:highlight w:val="magenta"/>
        </w:rPr>
        <w:t>Flood Hazard Mitigation</w:t>
      </w:r>
      <w:r w:rsidRPr="003253BA">
        <w:rPr>
          <w:rFonts w:cs="Arial"/>
          <w:b/>
          <w:sz w:val="20"/>
          <w:szCs w:val="20"/>
          <w:highlight w:val="magenta"/>
        </w:rPr>
        <w:t xml:space="preserve"> </w:t>
      </w:r>
    </w:p>
    <w:p w14:paraId="030F9F76" w14:textId="7D2A153A" w:rsidR="000C203F" w:rsidRPr="003253BA" w:rsidRDefault="000C203F" w:rsidP="000C203F">
      <w:pPr>
        <w:spacing w:after="120" w:line="276" w:lineRule="auto"/>
        <w:jc w:val="both"/>
        <w:rPr>
          <w:rFonts w:cs="Arial"/>
          <w:color w:val="FF0000"/>
          <w:highlight w:val="magenta"/>
        </w:rPr>
      </w:pPr>
      <w:r w:rsidRPr="003253BA">
        <w:rPr>
          <w:rFonts w:cs="Arial"/>
          <w:highlight w:val="magenta"/>
        </w:rPr>
        <w:t>$22,000,0</w:t>
      </w:r>
      <w:r w:rsidR="00875966" w:rsidRPr="003253BA">
        <w:rPr>
          <w:rFonts w:cs="Arial"/>
          <w:highlight w:val="magenta"/>
        </w:rPr>
        <w:t>0</w:t>
      </w:r>
      <w:r w:rsidRPr="003253BA">
        <w:rPr>
          <w:rFonts w:cs="Arial"/>
          <w:highlight w:val="magenta"/>
        </w:rPr>
        <w:t>0 has been released so far in FY18</w:t>
      </w:r>
      <w:r w:rsidR="008514D4" w:rsidRPr="003253BA">
        <w:rPr>
          <w:rFonts w:cs="Arial"/>
          <w:highlight w:val="magenta"/>
        </w:rPr>
        <w:t xml:space="preserve"> and FY19</w:t>
      </w:r>
      <w:r w:rsidRPr="003253BA">
        <w:rPr>
          <w:rFonts w:cs="Arial"/>
          <w:highlight w:val="magenta"/>
        </w:rPr>
        <w:t xml:space="preserve"> for flood hazard mitigation</w:t>
      </w:r>
      <w:r w:rsidR="008514D4" w:rsidRPr="003253BA">
        <w:rPr>
          <w:rFonts w:cs="Arial"/>
          <w:highlight w:val="magenta"/>
        </w:rPr>
        <w:t xml:space="preserve"> with </w:t>
      </w:r>
      <w:r w:rsidR="008A0AB0" w:rsidRPr="003253BA">
        <w:rPr>
          <w:rFonts w:cs="Arial"/>
          <w:highlight w:val="magenta"/>
        </w:rPr>
        <w:t>an additional</w:t>
      </w:r>
      <w:r w:rsidR="008514D4" w:rsidRPr="003253BA">
        <w:rPr>
          <w:rFonts w:cs="Arial"/>
          <w:highlight w:val="magenta"/>
        </w:rPr>
        <w:t xml:space="preserve"> $10,000,000 programmed for FY20</w:t>
      </w:r>
      <w:r w:rsidRPr="003253BA">
        <w:rPr>
          <w:rFonts w:cs="Arial"/>
          <w:highlight w:val="magenta"/>
        </w:rPr>
        <w:t xml:space="preserve">. Several other communities have requested participation in the program and the IDNR/OWR will be entering the </w:t>
      </w:r>
      <w:r w:rsidRPr="003253BA">
        <w:rPr>
          <w:rFonts w:cs="Arial"/>
          <w:noProof/>
          <w:highlight w:val="magenta"/>
        </w:rPr>
        <w:t>discussion</w:t>
      </w:r>
      <w:r w:rsidRPr="003253BA">
        <w:rPr>
          <w:rFonts w:cs="Arial"/>
          <w:highlight w:val="magenta"/>
        </w:rPr>
        <w:t xml:space="preserve"> with those communities to potentially initiate other new flood hazard mitigation projects. </w:t>
      </w:r>
    </w:p>
    <w:p w14:paraId="0965268C" w14:textId="20D19276" w:rsidR="000C203F" w:rsidRPr="003253BA" w:rsidRDefault="000C203F" w:rsidP="000C203F">
      <w:pPr>
        <w:spacing w:after="120" w:line="276" w:lineRule="auto"/>
        <w:jc w:val="both"/>
        <w:rPr>
          <w:rFonts w:cs="Arial"/>
          <w:szCs w:val="22"/>
          <w:highlight w:val="magenta"/>
        </w:rPr>
      </w:pPr>
      <w:r w:rsidRPr="003253BA">
        <w:rPr>
          <w:rFonts w:cs="Arial"/>
          <w:szCs w:val="22"/>
          <w:highlight w:val="magenta"/>
        </w:rPr>
        <w:t xml:space="preserve">Additional projects may also be considered based on mitigation acquisition projects identified in existing countywide Hazard Mitigation Plans. </w:t>
      </w:r>
      <w:r w:rsidR="00875966" w:rsidRPr="003253BA">
        <w:rPr>
          <w:rFonts w:cs="Arial"/>
          <w:szCs w:val="22"/>
          <w:highlight w:val="magenta"/>
        </w:rPr>
        <w:fldChar w:fldCharType="begin"/>
      </w:r>
      <w:r w:rsidR="00875966" w:rsidRPr="003253BA">
        <w:rPr>
          <w:rFonts w:cs="Arial"/>
          <w:szCs w:val="22"/>
          <w:highlight w:val="magenta"/>
        </w:rPr>
        <w:instrText xml:space="preserve"> REF _Ref8823001 \h </w:instrText>
      </w:r>
      <w:r w:rsidR="00875966" w:rsidRPr="003253BA">
        <w:rPr>
          <w:rFonts w:cs="Arial"/>
          <w:szCs w:val="22"/>
          <w:highlight w:val="magenta"/>
        </w:rPr>
      </w:r>
      <w:r w:rsidR="003253BA">
        <w:rPr>
          <w:rFonts w:cs="Arial"/>
          <w:szCs w:val="22"/>
          <w:highlight w:val="magenta"/>
        </w:rPr>
        <w:instrText xml:space="preserve"> \* MERGEFORMAT </w:instrText>
      </w:r>
      <w:r w:rsidR="00875966" w:rsidRPr="003253BA">
        <w:rPr>
          <w:rFonts w:cs="Arial"/>
          <w:szCs w:val="22"/>
          <w:highlight w:val="magenta"/>
        </w:rPr>
        <w:fldChar w:fldCharType="separate"/>
      </w:r>
      <w:r w:rsidR="00225999" w:rsidRPr="003253BA">
        <w:rPr>
          <w:highlight w:val="magenta"/>
        </w:rPr>
        <w:t xml:space="preserve">Table </w:t>
      </w:r>
      <w:r w:rsidR="00225999" w:rsidRPr="003253BA">
        <w:rPr>
          <w:noProof/>
          <w:highlight w:val="magenta"/>
        </w:rPr>
        <w:t>11</w:t>
      </w:r>
      <w:r w:rsidR="00875966" w:rsidRPr="003253BA">
        <w:rPr>
          <w:rFonts w:cs="Arial"/>
          <w:szCs w:val="22"/>
          <w:highlight w:val="magenta"/>
        </w:rPr>
        <w:fldChar w:fldCharType="end"/>
      </w:r>
      <w:r w:rsidR="00875966" w:rsidRPr="003253BA">
        <w:rPr>
          <w:rFonts w:cs="Arial"/>
          <w:szCs w:val="22"/>
          <w:highlight w:val="magenta"/>
        </w:rPr>
        <w:t xml:space="preserve"> </w:t>
      </w:r>
      <w:r w:rsidRPr="003253BA">
        <w:rPr>
          <w:rFonts w:cs="Arial"/>
          <w:szCs w:val="22"/>
          <w:highlight w:val="magenta"/>
        </w:rPr>
        <w:t xml:space="preserve">identifies additional buyout needs that have been identified </w:t>
      </w:r>
      <w:r w:rsidRPr="003253BA">
        <w:rPr>
          <w:rFonts w:cs="Arial"/>
          <w:noProof/>
          <w:szCs w:val="22"/>
          <w:highlight w:val="magenta"/>
        </w:rPr>
        <w:t>th</w:t>
      </w:r>
      <w:r w:rsidR="00D77918" w:rsidRPr="003253BA">
        <w:rPr>
          <w:rFonts w:cs="Arial"/>
          <w:noProof/>
          <w:szCs w:val="22"/>
          <w:highlight w:val="magenta"/>
        </w:rPr>
        <w:t>r</w:t>
      </w:r>
      <w:r w:rsidRPr="003253BA">
        <w:rPr>
          <w:rFonts w:cs="Arial"/>
          <w:noProof/>
          <w:szCs w:val="22"/>
          <w:highlight w:val="magenta"/>
        </w:rPr>
        <w:t>ough</w:t>
      </w:r>
      <w:r w:rsidRPr="003253BA">
        <w:rPr>
          <w:rFonts w:cs="Arial"/>
          <w:szCs w:val="22"/>
          <w:highlight w:val="magenta"/>
        </w:rPr>
        <w:t xml:space="preserve"> Discovery efforts.</w:t>
      </w:r>
      <w:commentRangeEnd w:id="410"/>
      <w:r w:rsidR="000D05DE" w:rsidRPr="003253BA">
        <w:rPr>
          <w:rStyle w:val="CommentReference"/>
          <w:highlight w:val="magenta"/>
        </w:rPr>
        <w:commentReference w:id="410"/>
      </w:r>
    </w:p>
    <w:p w14:paraId="3D60ECE0" w14:textId="15903E55" w:rsidR="000C203F" w:rsidRPr="003253BA" w:rsidRDefault="00826E97" w:rsidP="00826E97">
      <w:pPr>
        <w:ind w:firstLine="432"/>
        <w:rPr>
          <w:rFonts w:cs="Arial"/>
          <w:b/>
          <w:bCs/>
          <w:sz w:val="20"/>
          <w:szCs w:val="20"/>
          <w:highlight w:val="magenta"/>
        </w:rPr>
      </w:pPr>
      <w:r w:rsidRPr="003253BA">
        <w:rPr>
          <w:highlight w:val="magenta"/>
        </w:rPr>
        <w:br w:type="page"/>
      </w:r>
    </w:p>
    <w:p w14:paraId="4EEBC744" w14:textId="0B6F5C1D" w:rsidR="000C203F" w:rsidRPr="003253BA" w:rsidRDefault="000C203F" w:rsidP="009A5C83">
      <w:pPr>
        <w:pStyle w:val="Heading4"/>
        <w:spacing w:after="120"/>
        <w:rPr>
          <w:highlight w:val="magenta"/>
        </w:rPr>
      </w:pPr>
      <w:bookmarkStart w:id="411" w:name="_Hlk69117759"/>
      <w:bookmarkEnd w:id="409"/>
      <w:r w:rsidRPr="003253BA">
        <w:rPr>
          <w:highlight w:val="magenta"/>
        </w:rPr>
        <w:lastRenderedPageBreak/>
        <w:t>FEMA Grants</w:t>
      </w:r>
    </w:p>
    <w:p w14:paraId="46485432" w14:textId="669D1441" w:rsidR="000C203F" w:rsidRPr="003253BA" w:rsidRDefault="000C203F" w:rsidP="000C203F">
      <w:pPr>
        <w:spacing w:line="276" w:lineRule="auto"/>
        <w:jc w:val="both"/>
        <w:rPr>
          <w:rFonts w:eastAsia="Times New Roman" w:cs="Arial"/>
          <w:szCs w:val="22"/>
          <w:highlight w:val="magenta"/>
        </w:rPr>
      </w:pPr>
      <w:r w:rsidRPr="003253BA">
        <w:rPr>
          <w:rFonts w:eastAsia="Times New Roman" w:cs="Arial"/>
          <w:szCs w:val="22"/>
          <w:highlight w:val="magenta"/>
        </w:rPr>
        <w:t xml:space="preserve">FEMA grants have been awarded to the IDNR/OWR for the Dam Safety Program, the NFIP, and the CTP Program. These grants support staff assigned to these missions. Staff must provide reports as indicated in </w:t>
      </w:r>
      <w:r w:rsidR="0068036C" w:rsidRPr="003253BA">
        <w:rPr>
          <w:rFonts w:eastAsia="Times New Roman" w:cs="Arial"/>
          <w:szCs w:val="22"/>
          <w:highlight w:val="magenta"/>
        </w:rPr>
        <w:fldChar w:fldCharType="begin"/>
      </w:r>
      <w:r w:rsidR="0068036C" w:rsidRPr="003253BA">
        <w:rPr>
          <w:rFonts w:eastAsia="Times New Roman" w:cs="Arial"/>
          <w:szCs w:val="22"/>
          <w:highlight w:val="magenta"/>
        </w:rPr>
        <w:instrText xml:space="preserve"> REF _Ref8823046 \h </w:instrText>
      </w:r>
      <w:r w:rsidR="0068036C" w:rsidRPr="003253BA">
        <w:rPr>
          <w:rFonts w:eastAsia="Times New Roman" w:cs="Arial"/>
          <w:szCs w:val="22"/>
          <w:highlight w:val="magenta"/>
        </w:rPr>
      </w:r>
      <w:r w:rsidR="003253BA">
        <w:rPr>
          <w:rFonts w:eastAsia="Times New Roman" w:cs="Arial"/>
          <w:szCs w:val="22"/>
          <w:highlight w:val="magenta"/>
        </w:rPr>
        <w:instrText xml:space="preserve"> \* MERGEFORMAT </w:instrText>
      </w:r>
      <w:r w:rsidR="0068036C" w:rsidRPr="003253BA">
        <w:rPr>
          <w:rFonts w:eastAsia="Times New Roman" w:cs="Arial"/>
          <w:szCs w:val="22"/>
          <w:highlight w:val="magenta"/>
        </w:rPr>
        <w:fldChar w:fldCharType="separate"/>
      </w:r>
      <w:r w:rsidR="00225999" w:rsidRPr="003253BA">
        <w:rPr>
          <w:highlight w:val="magenta"/>
        </w:rPr>
        <w:t xml:space="preserve">Table </w:t>
      </w:r>
      <w:r w:rsidR="00225999" w:rsidRPr="003253BA">
        <w:rPr>
          <w:noProof/>
          <w:highlight w:val="magenta"/>
        </w:rPr>
        <w:t>12</w:t>
      </w:r>
      <w:r w:rsidR="0068036C" w:rsidRPr="003253BA">
        <w:rPr>
          <w:rFonts w:eastAsia="Times New Roman" w:cs="Arial"/>
          <w:szCs w:val="22"/>
          <w:highlight w:val="magenta"/>
        </w:rPr>
        <w:fldChar w:fldCharType="end"/>
      </w:r>
      <w:r w:rsidRPr="003253BA">
        <w:rPr>
          <w:rFonts w:eastAsia="Times New Roman" w:cs="Arial"/>
          <w:szCs w:val="22"/>
          <w:highlight w:val="magenta"/>
        </w:rPr>
        <w:fldChar w:fldCharType="begin"/>
      </w:r>
      <w:r w:rsidRPr="003253BA">
        <w:rPr>
          <w:rFonts w:eastAsia="Times New Roman" w:cs="Arial"/>
          <w:szCs w:val="22"/>
          <w:highlight w:val="magenta"/>
        </w:rPr>
        <w:instrText xml:space="preserve"> REF _Ref523387948 \h </w:instrText>
      </w:r>
      <w:r w:rsidRPr="003253BA">
        <w:rPr>
          <w:rFonts w:eastAsia="Times New Roman" w:cs="Arial"/>
          <w:szCs w:val="22"/>
          <w:highlight w:val="magenta"/>
        </w:rPr>
      </w:r>
      <w:r w:rsidR="003253BA">
        <w:rPr>
          <w:rFonts w:eastAsia="Times New Roman" w:cs="Arial"/>
          <w:szCs w:val="22"/>
          <w:highlight w:val="magenta"/>
        </w:rPr>
        <w:instrText xml:space="preserve"> \* MERGEFORMAT </w:instrText>
      </w:r>
      <w:r w:rsidRPr="003253BA">
        <w:rPr>
          <w:rFonts w:eastAsia="Times New Roman" w:cs="Arial"/>
          <w:szCs w:val="22"/>
          <w:highlight w:val="magenta"/>
        </w:rPr>
        <w:fldChar w:fldCharType="separate"/>
      </w:r>
      <w:r w:rsidR="006C18E8" w:rsidRPr="003253BA">
        <w:rPr>
          <w:rFonts w:eastAsia="Times New Roman" w:cs="Arial"/>
          <w:b/>
          <w:bCs/>
          <w:szCs w:val="22"/>
          <w:highlight w:val="magenta"/>
        </w:rPr>
        <w:t>.</w:t>
      </w:r>
      <w:r w:rsidRPr="003253BA">
        <w:rPr>
          <w:rFonts w:eastAsia="Times New Roman" w:cs="Arial"/>
          <w:szCs w:val="22"/>
          <w:highlight w:val="magenta"/>
        </w:rPr>
        <w:fldChar w:fldCharType="end"/>
      </w:r>
      <w:r w:rsidRPr="003253BA">
        <w:rPr>
          <w:rFonts w:eastAsia="Times New Roman" w:cs="Arial"/>
          <w:szCs w:val="22"/>
          <w:highlight w:val="magenta"/>
        </w:rPr>
        <w:t xml:space="preserve">. </w:t>
      </w:r>
    </w:p>
    <w:p w14:paraId="3488E3FB" w14:textId="44FA71BD" w:rsidR="000C203F" w:rsidRPr="003253BA" w:rsidRDefault="000C203F" w:rsidP="000C203F">
      <w:pPr>
        <w:pStyle w:val="Table"/>
        <w:rPr>
          <w:highlight w:val="magenta"/>
        </w:rPr>
      </w:pPr>
    </w:p>
    <w:p w14:paraId="04370F99" w14:textId="7C79A02A" w:rsidR="00557DE5" w:rsidRPr="003253BA" w:rsidRDefault="00557DE5" w:rsidP="00557DE5">
      <w:pPr>
        <w:pStyle w:val="Caption"/>
        <w:keepNext/>
        <w:rPr>
          <w:highlight w:val="magenta"/>
        </w:rPr>
      </w:pPr>
      <w:bookmarkStart w:id="412" w:name="_Ref8823046"/>
      <w:bookmarkStart w:id="413" w:name="_Toc146207558"/>
      <w:r w:rsidRPr="003253BA">
        <w:rPr>
          <w:highlight w:val="magenta"/>
        </w:rPr>
        <w:t xml:space="preserve">Table </w:t>
      </w:r>
      <w:r w:rsidR="002823F3" w:rsidRPr="003253BA">
        <w:rPr>
          <w:noProof/>
          <w:highlight w:val="magenta"/>
        </w:rPr>
        <w:fldChar w:fldCharType="begin"/>
      </w:r>
      <w:r w:rsidR="002823F3" w:rsidRPr="003253BA">
        <w:rPr>
          <w:noProof/>
          <w:highlight w:val="magenta"/>
        </w:rPr>
        <w:instrText xml:space="preserve"> SEQ Table \* ARABIC </w:instrText>
      </w:r>
      <w:r w:rsidR="002823F3" w:rsidRPr="003253BA">
        <w:rPr>
          <w:noProof/>
          <w:highlight w:val="magenta"/>
        </w:rPr>
        <w:fldChar w:fldCharType="separate"/>
      </w:r>
      <w:r w:rsidR="00225999" w:rsidRPr="003253BA">
        <w:rPr>
          <w:noProof/>
          <w:highlight w:val="magenta"/>
        </w:rPr>
        <w:t>12</w:t>
      </w:r>
      <w:r w:rsidR="002823F3" w:rsidRPr="003253BA">
        <w:rPr>
          <w:noProof/>
          <w:highlight w:val="magenta"/>
        </w:rPr>
        <w:fldChar w:fldCharType="end"/>
      </w:r>
      <w:bookmarkEnd w:id="412"/>
      <w:r w:rsidRPr="003253BA">
        <w:rPr>
          <w:highlight w:val="magenta"/>
        </w:rPr>
        <w:t>. FEMA Grants</w:t>
      </w:r>
      <w:bookmarkEnd w:id="413"/>
    </w:p>
    <w:tbl>
      <w:tblPr>
        <w:tblStyle w:val="TableGrid2"/>
        <w:tblW w:w="0" w:type="auto"/>
        <w:tblLook w:val="04A0" w:firstRow="1" w:lastRow="0" w:firstColumn="1" w:lastColumn="0" w:noHBand="0" w:noVBand="1"/>
      </w:tblPr>
      <w:tblGrid>
        <w:gridCol w:w="3775"/>
        <w:gridCol w:w="2016"/>
        <w:gridCol w:w="1726"/>
        <w:gridCol w:w="1727"/>
      </w:tblGrid>
      <w:tr w:rsidR="006060BA" w:rsidRPr="003253BA" w14:paraId="0BAFDB26" w14:textId="77777777" w:rsidTr="04BD5C9E">
        <w:trPr>
          <w:trHeight w:val="288"/>
        </w:trPr>
        <w:tc>
          <w:tcPr>
            <w:tcW w:w="3775"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64F1F036" w14:textId="77777777" w:rsidR="006060BA" w:rsidRPr="003253BA" w:rsidRDefault="006060BA" w:rsidP="00042AD1">
            <w:pPr>
              <w:jc w:val="center"/>
              <w:rPr>
                <w:rFonts w:eastAsia="Times New Roman" w:cs="Arial"/>
                <w:b/>
                <w:sz w:val="20"/>
                <w:szCs w:val="20"/>
                <w:highlight w:val="magenta"/>
              </w:rPr>
            </w:pPr>
            <w:r w:rsidRPr="003253BA">
              <w:rPr>
                <w:rFonts w:eastAsia="Times New Roman" w:cs="Arial"/>
                <w:b/>
                <w:sz w:val="20"/>
                <w:szCs w:val="20"/>
                <w:highlight w:val="magenta"/>
              </w:rPr>
              <w:t>FEMA Grant</w:t>
            </w:r>
          </w:p>
        </w:tc>
        <w:tc>
          <w:tcPr>
            <w:tcW w:w="201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3099334A" w14:textId="77777777" w:rsidR="006060BA" w:rsidRPr="003253BA" w:rsidRDefault="006060BA" w:rsidP="00042AD1">
            <w:pPr>
              <w:jc w:val="center"/>
              <w:rPr>
                <w:rFonts w:eastAsia="Times New Roman" w:cs="Arial"/>
                <w:b/>
                <w:sz w:val="20"/>
                <w:szCs w:val="20"/>
                <w:highlight w:val="magenta"/>
              </w:rPr>
            </w:pPr>
            <w:r w:rsidRPr="003253BA">
              <w:rPr>
                <w:rFonts w:eastAsia="Times New Roman" w:cs="Arial"/>
                <w:b/>
                <w:sz w:val="20"/>
                <w:szCs w:val="20"/>
                <w:highlight w:val="magenta"/>
              </w:rPr>
              <w:t>Grant Period</w:t>
            </w:r>
          </w:p>
        </w:tc>
        <w:tc>
          <w:tcPr>
            <w:tcW w:w="172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00517867" w14:textId="77777777" w:rsidR="006060BA" w:rsidRPr="003253BA" w:rsidRDefault="006060BA" w:rsidP="00042AD1">
            <w:pPr>
              <w:jc w:val="center"/>
              <w:rPr>
                <w:rFonts w:eastAsia="Times New Roman" w:cs="Arial"/>
                <w:b/>
                <w:sz w:val="20"/>
                <w:szCs w:val="20"/>
                <w:highlight w:val="magenta"/>
              </w:rPr>
            </w:pPr>
            <w:r w:rsidRPr="003253BA">
              <w:rPr>
                <w:rFonts w:eastAsia="Times New Roman" w:cs="Arial"/>
                <w:b/>
                <w:sz w:val="20"/>
                <w:szCs w:val="20"/>
                <w:highlight w:val="magenta"/>
              </w:rPr>
              <w:t>Grant Award</w:t>
            </w:r>
          </w:p>
        </w:tc>
        <w:tc>
          <w:tcPr>
            <w:tcW w:w="1727"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5084A4B7" w14:textId="77777777" w:rsidR="006060BA" w:rsidRPr="003253BA" w:rsidRDefault="006060BA" w:rsidP="00042AD1">
            <w:pPr>
              <w:jc w:val="center"/>
              <w:rPr>
                <w:rFonts w:eastAsia="Times New Roman" w:cs="Arial"/>
                <w:b/>
                <w:sz w:val="20"/>
                <w:szCs w:val="20"/>
                <w:highlight w:val="magenta"/>
              </w:rPr>
            </w:pPr>
            <w:r w:rsidRPr="003253BA">
              <w:rPr>
                <w:rFonts w:eastAsia="Times New Roman" w:cs="Arial"/>
                <w:b/>
                <w:sz w:val="20"/>
                <w:szCs w:val="20"/>
                <w:highlight w:val="magenta"/>
              </w:rPr>
              <w:t>Reporting</w:t>
            </w:r>
          </w:p>
        </w:tc>
      </w:tr>
      <w:tr w:rsidR="006060BA" w:rsidRPr="003253BA" w14:paraId="1E3FB1BD" w14:textId="77777777" w:rsidTr="04BD5C9E">
        <w:tc>
          <w:tcPr>
            <w:tcW w:w="3775" w:type="dxa"/>
            <w:tcBorders>
              <w:top w:val="double" w:sz="4" w:space="0" w:color="auto"/>
            </w:tcBorders>
            <w:vAlign w:val="center"/>
          </w:tcPr>
          <w:p w14:paraId="7476FA6C" w14:textId="1EA78E35" w:rsidR="006060BA" w:rsidRPr="003253BA" w:rsidRDefault="006060BA" w:rsidP="00042AD1">
            <w:pPr>
              <w:spacing w:before="20" w:after="40"/>
              <w:rPr>
                <w:rFonts w:eastAsia="Times New Roman" w:cs="Arial"/>
                <w:sz w:val="20"/>
                <w:szCs w:val="20"/>
                <w:highlight w:val="magenta"/>
              </w:rPr>
            </w:pPr>
            <w:bookmarkStart w:id="414" w:name="_Hlk172804893"/>
            <w:r w:rsidRPr="003253BA">
              <w:rPr>
                <w:rFonts w:eastAsia="Times New Roman" w:cs="Arial"/>
                <w:sz w:val="20"/>
                <w:szCs w:val="20"/>
                <w:highlight w:val="magenta"/>
              </w:rPr>
              <w:t xml:space="preserve">Dam Safety </w:t>
            </w:r>
            <w:r w:rsidR="6565DD6F" w:rsidRPr="003253BA">
              <w:rPr>
                <w:rFonts w:eastAsia="Times New Roman" w:cs="Arial"/>
                <w:sz w:val="20"/>
                <w:szCs w:val="20"/>
                <w:highlight w:val="magenta"/>
              </w:rPr>
              <w:t>202</w:t>
            </w:r>
            <w:r w:rsidR="11A8B99C" w:rsidRPr="003253BA">
              <w:rPr>
                <w:rFonts w:eastAsia="Times New Roman" w:cs="Arial"/>
                <w:sz w:val="20"/>
                <w:szCs w:val="20"/>
                <w:highlight w:val="magenta"/>
              </w:rPr>
              <w:t>3</w:t>
            </w:r>
          </w:p>
        </w:tc>
        <w:tc>
          <w:tcPr>
            <w:tcW w:w="2016" w:type="dxa"/>
            <w:tcBorders>
              <w:top w:val="double" w:sz="4" w:space="0" w:color="auto"/>
            </w:tcBorders>
            <w:vAlign w:val="center"/>
          </w:tcPr>
          <w:p w14:paraId="1371F53A" w14:textId="3CB4E374" w:rsidR="006060BA" w:rsidRPr="003253BA" w:rsidRDefault="006060BA" w:rsidP="00042AD1">
            <w:pPr>
              <w:spacing w:before="20"/>
              <w:jc w:val="center"/>
              <w:rPr>
                <w:rFonts w:eastAsia="Times New Roman" w:cs="Arial"/>
                <w:sz w:val="20"/>
                <w:szCs w:val="20"/>
                <w:highlight w:val="magenta"/>
              </w:rPr>
            </w:pPr>
            <w:r w:rsidRPr="003253BA">
              <w:rPr>
                <w:rFonts w:eastAsia="Times New Roman" w:cs="Arial"/>
                <w:sz w:val="20"/>
                <w:szCs w:val="20"/>
                <w:highlight w:val="magenta"/>
              </w:rPr>
              <w:t>07/01/</w:t>
            </w:r>
            <w:r w:rsidR="00350197" w:rsidRPr="003253BA">
              <w:rPr>
                <w:rFonts w:eastAsia="Times New Roman" w:cs="Arial"/>
                <w:sz w:val="20"/>
                <w:szCs w:val="20"/>
                <w:highlight w:val="magenta"/>
              </w:rPr>
              <w:t>202</w:t>
            </w:r>
            <w:r w:rsidR="00EA3313" w:rsidRPr="003253BA">
              <w:rPr>
                <w:rFonts w:eastAsia="Times New Roman" w:cs="Arial"/>
                <w:sz w:val="20"/>
                <w:szCs w:val="20"/>
                <w:highlight w:val="magenta"/>
              </w:rPr>
              <w:t>3</w:t>
            </w:r>
            <w:r w:rsidRPr="003253BA">
              <w:rPr>
                <w:rFonts w:eastAsia="Times New Roman" w:cs="Arial"/>
                <w:sz w:val="20"/>
                <w:szCs w:val="20"/>
                <w:highlight w:val="magenta"/>
              </w:rPr>
              <w:t>-06/30/</w:t>
            </w:r>
            <w:r w:rsidR="00350197" w:rsidRPr="003253BA">
              <w:rPr>
                <w:rFonts w:eastAsia="Times New Roman" w:cs="Arial"/>
                <w:sz w:val="20"/>
                <w:szCs w:val="20"/>
                <w:highlight w:val="magenta"/>
              </w:rPr>
              <w:t>202</w:t>
            </w:r>
            <w:r w:rsidR="00EA3313" w:rsidRPr="003253BA">
              <w:rPr>
                <w:rFonts w:eastAsia="Times New Roman" w:cs="Arial"/>
                <w:sz w:val="20"/>
                <w:szCs w:val="20"/>
                <w:highlight w:val="magenta"/>
              </w:rPr>
              <w:t>4</w:t>
            </w:r>
          </w:p>
        </w:tc>
        <w:tc>
          <w:tcPr>
            <w:tcW w:w="1726" w:type="dxa"/>
            <w:tcBorders>
              <w:top w:val="double" w:sz="4" w:space="0" w:color="auto"/>
            </w:tcBorders>
            <w:vAlign w:val="center"/>
          </w:tcPr>
          <w:p w14:paraId="15D96C71" w14:textId="0286BE73" w:rsidR="006060BA" w:rsidRPr="003253BA" w:rsidRDefault="006060BA" w:rsidP="00042AD1">
            <w:pPr>
              <w:spacing w:before="20"/>
              <w:jc w:val="center"/>
              <w:rPr>
                <w:rFonts w:eastAsia="Times New Roman" w:cs="Arial"/>
                <w:sz w:val="20"/>
                <w:szCs w:val="20"/>
                <w:highlight w:val="magenta"/>
              </w:rPr>
            </w:pPr>
            <w:r w:rsidRPr="003253BA">
              <w:rPr>
                <w:rFonts w:eastAsia="Times New Roman" w:cs="Arial"/>
                <w:sz w:val="20"/>
                <w:szCs w:val="20"/>
                <w:highlight w:val="magenta"/>
              </w:rPr>
              <w:t>$</w:t>
            </w:r>
            <w:r w:rsidR="7437CF7F" w:rsidRPr="003253BA">
              <w:rPr>
                <w:highlight w:val="magenta"/>
              </w:rPr>
              <w:t>146,619</w:t>
            </w:r>
          </w:p>
        </w:tc>
        <w:tc>
          <w:tcPr>
            <w:tcW w:w="1727" w:type="dxa"/>
            <w:tcBorders>
              <w:top w:val="double" w:sz="4" w:space="0" w:color="auto"/>
            </w:tcBorders>
            <w:vAlign w:val="center"/>
          </w:tcPr>
          <w:p w14:paraId="5121F1A2" w14:textId="77777777" w:rsidR="006060BA" w:rsidRPr="003253BA" w:rsidRDefault="006060BA" w:rsidP="00042AD1">
            <w:pPr>
              <w:spacing w:before="20"/>
              <w:jc w:val="center"/>
              <w:rPr>
                <w:rFonts w:eastAsia="Times New Roman" w:cs="Arial"/>
                <w:sz w:val="20"/>
                <w:szCs w:val="20"/>
                <w:highlight w:val="magenta"/>
              </w:rPr>
            </w:pPr>
            <w:r w:rsidRPr="003253BA">
              <w:rPr>
                <w:rFonts w:eastAsia="Times New Roman" w:cs="Arial"/>
                <w:sz w:val="20"/>
                <w:szCs w:val="20"/>
                <w:highlight w:val="magenta"/>
              </w:rPr>
              <w:t>Quarterly</w:t>
            </w:r>
          </w:p>
        </w:tc>
      </w:tr>
      <w:tr w:rsidR="006060BA" w:rsidRPr="003253BA" w14:paraId="66BDDAD0" w14:textId="77777777" w:rsidTr="04BD5C9E">
        <w:tc>
          <w:tcPr>
            <w:tcW w:w="3775" w:type="dxa"/>
            <w:vAlign w:val="center"/>
          </w:tcPr>
          <w:p w14:paraId="0C9269FE" w14:textId="0644E513" w:rsidR="006060BA" w:rsidRPr="003253BA" w:rsidRDefault="006060BA" w:rsidP="00042AD1">
            <w:pPr>
              <w:spacing w:before="20" w:after="40"/>
              <w:rPr>
                <w:rFonts w:eastAsia="Times New Roman" w:cs="Arial"/>
                <w:sz w:val="20"/>
                <w:szCs w:val="20"/>
                <w:highlight w:val="magenta"/>
              </w:rPr>
            </w:pPr>
            <w:r w:rsidRPr="003253BA">
              <w:rPr>
                <w:rFonts w:eastAsia="Times New Roman" w:cs="Arial"/>
                <w:sz w:val="20"/>
                <w:szCs w:val="20"/>
                <w:highlight w:val="magenta"/>
              </w:rPr>
              <w:t xml:space="preserve">NFIP Community Assessment Program (CAP) </w:t>
            </w:r>
            <w:r w:rsidR="005E61A5" w:rsidRPr="003253BA">
              <w:rPr>
                <w:rFonts w:eastAsia="Times New Roman" w:cs="Arial"/>
                <w:sz w:val="20"/>
                <w:szCs w:val="20"/>
                <w:highlight w:val="magenta"/>
              </w:rPr>
              <w:t>202</w:t>
            </w:r>
            <w:r w:rsidR="00CC48DF" w:rsidRPr="003253BA">
              <w:rPr>
                <w:rFonts w:eastAsia="Times New Roman" w:cs="Arial"/>
                <w:sz w:val="20"/>
                <w:szCs w:val="20"/>
                <w:highlight w:val="magenta"/>
              </w:rPr>
              <w:t>4</w:t>
            </w:r>
          </w:p>
        </w:tc>
        <w:tc>
          <w:tcPr>
            <w:tcW w:w="2016" w:type="dxa"/>
            <w:vAlign w:val="center"/>
          </w:tcPr>
          <w:p w14:paraId="67F8EFF1" w14:textId="0AF92D90" w:rsidR="006060BA" w:rsidRPr="003253BA" w:rsidRDefault="00350197" w:rsidP="00042AD1">
            <w:pPr>
              <w:jc w:val="center"/>
              <w:rPr>
                <w:sz w:val="20"/>
                <w:szCs w:val="20"/>
                <w:highlight w:val="magenta"/>
              </w:rPr>
            </w:pPr>
            <w:r w:rsidRPr="003253BA">
              <w:rPr>
                <w:sz w:val="20"/>
                <w:szCs w:val="20"/>
                <w:highlight w:val="magenta"/>
              </w:rPr>
              <w:t>7</w:t>
            </w:r>
            <w:r w:rsidR="006060BA" w:rsidRPr="003253BA">
              <w:rPr>
                <w:sz w:val="20"/>
                <w:szCs w:val="20"/>
                <w:highlight w:val="magenta"/>
              </w:rPr>
              <w:t>/01/</w:t>
            </w:r>
            <w:r w:rsidR="005E61A5" w:rsidRPr="003253BA">
              <w:rPr>
                <w:sz w:val="20"/>
                <w:szCs w:val="20"/>
                <w:highlight w:val="magenta"/>
              </w:rPr>
              <w:t>202</w:t>
            </w:r>
            <w:r w:rsidR="00CC48DF" w:rsidRPr="003253BA">
              <w:rPr>
                <w:sz w:val="20"/>
                <w:szCs w:val="20"/>
                <w:highlight w:val="magenta"/>
              </w:rPr>
              <w:t>4</w:t>
            </w:r>
            <w:r w:rsidR="005E61A5" w:rsidRPr="003253BA">
              <w:rPr>
                <w:sz w:val="20"/>
                <w:szCs w:val="20"/>
                <w:highlight w:val="magenta"/>
              </w:rPr>
              <w:t xml:space="preserve"> </w:t>
            </w:r>
            <w:r w:rsidR="006060BA" w:rsidRPr="003253BA">
              <w:rPr>
                <w:sz w:val="20"/>
                <w:szCs w:val="20"/>
                <w:highlight w:val="magenta"/>
              </w:rPr>
              <w:t>– 06/30/</w:t>
            </w:r>
            <w:r w:rsidRPr="003253BA">
              <w:rPr>
                <w:sz w:val="20"/>
                <w:szCs w:val="20"/>
                <w:highlight w:val="magenta"/>
              </w:rPr>
              <w:t>202</w:t>
            </w:r>
            <w:r w:rsidR="00CC48DF" w:rsidRPr="003253BA">
              <w:rPr>
                <w:sz w:val="20"/>
                <w:szCs w:val="20"/>
                <w:highlight w:val="magenta"/>
              </w:rPr>
              <w:t>5</w:t>
            </w:r>
          </w:p>
        </w:tc>
        <w:tc>
          <w:tcPr>
            <w:tcW w:w="1726" w:type="dxa"/>
            <w:vAlign w:val="center"/>
          </w:tcPr>
          <w:p w14:paraId="5419D301" w14:textId="76E08334" w:rsidR="006060BA" w:rsidRPr="003253BA" w:rsidRDefault="001D6686" w:rsidP="00042AD1">
            <w:pPr>
              <w:jc w:val="center"/>
              <w:rPr>
                <w:rFonts w:eastAsia="Times New Roman" w:cs="Arial"/>
                <w:sz w:val="20"/>
                <w:szCs w:val="20"/>
                <w:highlight w:val="magenta"/>
              </w:rPr>
            </w:pPr>
            <w:r w:rsidRPr="003253BA">
              <w:rPr>
                <w:sz w:val="20"/>
                <w:szCs w:val="20"/>
                <w:highlight w:val="magenta"/>
              </w:rPr>
              <w:t>$</w:t>
            </w:r>
            <w:commentRangeStart w:id="415"/>
            <w:r w:rsidR="7FAC4EBB" w:rsidRPr="003253BA">
              <w:rPr>
                <w:sz w:val="20"/>
                <w:szCs w:val="20"/>
                <w:highlight w:val="magenta"/>
              </w:rPr>
              <w:t xml:space="preserve"> 293,317</w:t>
            </w:r>
            <w:commentRangeEnd w:id="415"/>
            <w:r w:rsidRPr="003253BA">
              <w:rPr>
                <w:rStyle w:val="CommentReference"/>
                <w:highlight w:val="magenta"/>
              </w:rPr>
              <w:commentReference w:id="415"/>
            </w:r>
          </w:p>
        </w:tc>
        <w:tc>
          <w:tcPr>
            <w:tcW w:w="1727" w:type="dxa"/>
            <w:vAlign w:val="center"/>
          </w:tcPr>
          <w:p w14:paraId="7DC0C120" w14:textId="77777777" w:rsidR="006060BA" w:rsidRPr="003253BA" w:rsidRDefault="006060BA" w:rsidP="00042AD1">
            <w:pPr>
              <w:jc w:val="center"/>
              <w:rPr>
                <w:rFonts w:eastAsia="Times New Roman" w:cs="Arial"/>
                <w:sz w:val="20"/>
                <w:szCs w:val="20"/>
                <w:highlight w:val="magenta"/>
              </w:rPr>
            </w:pPr>
            <w:r w:rsidRPr="003253BA">
              <w:rPr>
                <w:sz w:val="20"/>
                <w:szCs w:val="20"/>
                <w:highlight w:val="magenta"/>
              </w:rPr>
              <w:t>Quarterly</w:t>
            </w:r>
          </w:p>
        </w:tc>
      </w:tr>
      <w:tr w:rsidR="006060BA" w:rsidRPr="003253BA" w14:paraId="238D68C5" w14:textId="77777777" w:rsidTr="04BD5C9E">
        <w:trPr>
          <w:trHeight w:val="288"/>
        </w:trPr>
        <w:tc>
          <w:tcPr>
            <w:tcW w:w="3775" w:type="dxa"/>
            <w:vAlign w:val="center"/>
          </w:tcPr>
          <w:p w14:paraId="1C8056E0" w14:textId="1E164BEB" w:rsidR="006060BA" w:rsidRPr="003253BA" w:rsidRDefault="006060BA" w:rsidP="00042AD1">
            <w:pPr>
              <w:spacing w:before="20"/>
              <w:rPr>
                <w:rFonts w:eastAsia="Times New Roman" w:cs="Arial"/>
                <w:sz w:val="20"/>
                <w:szCs w:val="20"/>
                <w:highlight w:val="magenta"/>
              </w:rPr>
            </w:pPr>
            <w:r w:rsidRPr="003253BA">
              <w:rPr>
                <w:rFonts w:eastAsia="Times New Roman" w:cs="Arial"/>
                <w:sz w:val="20"/>
                <w:szCs w:val="20"/>
                <w:highlight w:val="magenta"/>
              </w:rPr>
              <w:t xml:space="preserve">CTP Project Management </w:t>
            </w:r>
            <w:r w:rsidR="00CC48DF" w:rsidRPr="003253BA">
              <w:rPr>
                <w:rFonts w:eastAsia="Times New Roman" w:cs="Arial"/>
                <w:sz w:val="20"/>
                <w:szCs w:val="20"/>
                <w:highlight w:val="magenta"/>
              </w:rPr>
              <w:t>2024</w:t>
            </w:r>
          </w:p>
        </w:tc>
        <w:tc>
          <w:tcPr>
            <w:tcW w:w="2016" w:type="dxa"/>
            <w:vAlign w:val="center"/>
          </w:tcPr>
          <w:p w14:paraId="029185C7" w14:textId="011193F2" w:rsidR="006060BA" w:rsidRPr="003253BA" w:rsidRDefault="006060BA" w:rsidP="00042AD1">
            <w:pPr>
              <w:jc w:val="center"/>
              <w:rPr>
                <w:sz w:val="20"/>
                <w:szCs w:val="20"/>
                <w:highlight w:val="magenta"/>
              </w:rPr>
            </w:pPr>
            <w:r w:rsidRPr="003253BA">
              <w:rPr>
                <w:sz w:val="20"/>
                <w:szCs w:val="20"/>
                <w:highlight w:val="magenta"/>
              </w:rPr>
              <w:t>9/26/</w:t>
            </w:r>
            <w:r w:rsidR="005E61A5" w:rsidRPr="003253BA">
              <w:rPr>
                <w:sz w:val="20"/>
                <w:szCs w:val="20"/>
                <w:highlight w:val="magenta"/>
              </w:rPr>
              <w:t>202</w:t>
            </w:r>
            <w:r w:rsidR="00CC48DF" w:rsidRPr="003253BA">
              <w:rPr>
                <w:sz w:val="20"/>
                <w:szCs w:val="20"/>
                <w:highlight w:val="magenta"/>
              </w:rPr>
              <w:t>4</w:t>
            </w:r>
            <w:r w:rsidR="005E61A5" w:rsidRPr="003253BA">
              <w:rPr>
                <w:sz w:val="20"/>
                <w:szCs w:val="20"/>
                <w:highlight w:val="magenta"/>
              </w:rPr>
              <w:t xml:space="preserve"> </w:t>
            </w:r>
            <w:r w:rsidRPr="003253BA">
              <w:rPr>
                <w:sz w:val="20"/>
                <w:szCs w:val="20"/>
                <w:highlight w:val="magenta"/>
              </w:rPr>
              <w:t>– 09/25/</w:t>
            </w:r>
            <w:r w:rsidR="005E61A5" w:rsidRPr="003253BA">
              <w:rPr>
                <w:sz w:val="20"/>
                <w:szCs w:val="20"/>
                <w:highlight w:val="magenta"/>
              </w:rPr>
              <w:t>202</w:t>
            </w:r>
            <w:r w:rsidR="00CC48DF" w:rsidRPr="003253BA">
              <w:rPr>
                <w:sz w:val="20"/>
                <w:szCs w:val="20"/>
                <w:highlight w:val="magenta"/>
              </w:rPr>
              <w:t>5</w:t>
            </w:r>
          </w:p>
        </w:tc>
        <w:tc>
          <w:tcPr>
            <w:tcW w:w="1726" w:type="dxa"/>
            <w:vAlign w:val="center"/>
          </w:tcPr>
          <w:p w14:paraId="23C5D1D3" w14:textId="77777777" w:rsidR="006060BA" w:rsidRPr="003253BA" w:rsidRDefault="006060BA" w:rsidP="00042AD1">
            <w:pPr>
              <w:jc w:val="center"/>
              <w:rPr>
                <w:rFonts w:eastAsia="Times New Roman" w:cs="Arial"/>
                <w:sz w:val="20"/>
                <w:szCs w:val="20"/>
                <w:highlight w:val="magenta"/>
              </w:rPr>
            </w:pPr>
            <w:r w:rsidRPr="003253BA">
              <w:rPr>
                <w:rFonts w:eastAsia="Times New Roman" w:cs="Arial"/>
                <w:sz w:val="20"/>
                <w:szCs w:val="20"/>
                <w:highlight w:val="magenta"/>
              </w:rPr>
              <w:t>$50,000</w:t>
            </w:r>
          </w:p>
        </w:tc>
        <w:tc>
          <w:tcPr>
            <w:tcW w:w="1727" w:type="dxa"/>
            <w:vAlign w:val="center"/>
          </w:tcPr>
          <w:p w14:paraId="770F5DC6" w14:textId="77777777" w:rsidR="006060BA" w:rsidRPr="003253BA" w:rsidRDefault="006060BA" w:rsidP="00042AD1">
            <w:pPr>
              <w:jc w:val="center"/>
              <w:rPr>
                <w:rFonts w:eastAsia="Times New Roman" w:cs="Arial"/>
                <w:sz w:val="20"/>
                <w:szCs w:val="20"/>
                <w:highlight w:val="magenta"/>
              </w:rPr>
            </w:pPr>
            <w:r w:rsidRPr="003253BA">
              <w:rPr>
                <w:rFonts w:eastAsia="Times New Roman" w:cs="Arial"/>
                <w:sz w:val="20"/>
                <w:szCs w:val="20"/>
                <w:highlight w:val="magenta"/>
              </w:rPr>
              <w:t>Quarterly</w:t>
            </w:r>
          </w:p>
        </w:tc>
      </w:tr>
      <w:bookmarkEnd w:id="411"/>
      <w:bookmarkEnd w:id="414"/>
    </w:tbl>
    <w:p w14:paraId="1FB78995" w14:textId="77777777" w:rsidR="000C203F" w:rsidRPr="003253BA" w:rsidRDefault="000C203F" w:rsidP="006C7314">
      <w:pPr>
        <w:pStyle w:val="Heading5"/>
        <w:rPr>
          <w:highlight w:val="magenta"/>
        </w:rPr>
      </w:pPr>
    </w:p>
    <w:p w14:paraId="4EE5025B" w14:textId="77777777" w:rsidR="004F3E39" w:rsidRPr="003253BA" w:rsidRDefault="004F3E39" w:rsidP="006C7314">
      <w:pPr>
        <w:pStyle w:val="Heading4"/>
        <w:spacing w:after="120"/>
        <w:rPr>
          <w:highlight w:val="magenta"/>
        </w:rPr>
      </w:pPr>
    </w:p>
    <w:p w14:paraId="4F830366" w14:textId="77777777" w:rsidR="004F3E39" w:rsidRPr="003253BA" w:rsidRDefault="004F3E39" w:rsidP="006C7314">
      <w:pPr>
        <w:pStyle w:val="Heading4"/>
        <w:spacing w:after="120"/>
        <w:rPr>
          <w:highlight w:val="magenta"/>
        </w:rPr>
      </w:pPr>
      <w:bookmarkStart w:id="416" w:name="_Hlk207881558"/>
    </w:p>
    <w:p w14:paraId="5F25D811" w14:textId="60B30992" w:rsidR="000C203F" w:rsidRPr="003253BA" w:rsidRDefault="000C203F" w:rsidP="006C7314">
      <w:pPr>
        <w:pStyle w:val="Heading4"/>
        <w:spacing w:after="120"/>
        <w:rPr>
          <w:highlight w:val="magenta"/>
        </w:rPr>
      </w:pPr>
      <w:r w:rsidRPr="003253BA">
        <w:rPr>
          <w:highlight w:val="magenta"/>
        </w:rPr>
        <w:t>Projects in Progress</w:t>
      </w:r>
      <w:r w:rsidR="009D5C86" w:rsidRPr="003253BA">
        <w:rPr>
          <w:highlight w:val="magenta"/>
        </w:rPr>
        <w:t xml:space="preserve"> or Proposed</w:t>
      </w:r>
    </w:p>
    <w:p w14:paraId="49DEF431" w14:textId="6A897AFA" w:rsidR="000C203F" w:rsidRPr="003253BA" w:rsidRDefault="000C203F" w:rsidP="000C203F">
      <w:pPr>
        <w:pStyle w:val="PlainText"/>
        <w:numPr>
          <w:ilvl w:val="0"/>
          <w:numId w:val="1"/>
        </w:numPr>
        <w:spacing w:after="120" w:line="276" w:lineRule="auto"/>
        <w:ind w:left="360"/>
        <w:jc w:val="both"/>
        <w:rPr>
          <w:rFonts w:ascii="Arial" w:hAnsi="Arial" w:cs="Arial"/>
          <w:szCs w:val="22"/>
          <w:highlight w:val="magenta"/>
        </w:rPr>
      </w:pPr>
      <w:r w:rsidRPr="003253BA">
        <w:rPr>
          <w:rFonts w:ascii="Arial" w:hAnsi="Arial" w:cs="Arial"/>
          <w:b/>
          <w:szCs w:val="22"/>
          <w:highlight w:val="magenta"/>
        </w:rPr>
        <w:t>Wabash River:</w:t>
      </w:r>
      <w:r w:rsidRPr="003253BA">
        <w:rPr>
          <w:rFonts w:ascii="Arial" w:hAnsi="Arial" w:cs="Arial"/>
          <w:szCs w:val="22"/>
          <w:highlight w:val="magenta"/>
        </w:rPr>
        <w:t xml:space="preserve"> </w:t>
      </w:r>
      <w:r w:rsidR="003B602A" w:rsidRPr="003253BA">
        <w:rPr>
          <w:rFonts w:ascii="Arial" w:hAnsi="Arial" w:cs="Arial"/>
          <w:szCs w:val="22"/>
          <w:highlight w:val="magenta"/>
        </w:rPr>
        <w:t xml:space="preserve">A </w:t>
      </w:r>
      <w:r w:rsidRPr="003253BA">
        <w:rPr>
          <w:rFonts w:ascii="Arial" w:hAnsi="Arial" w:cs="Arial"/>
          <w:szCs w:val="22"/>
          <w:highlight w:val="magenta"/>
        </w:rPr>
        <w:t xml:space="preserve">new hydraulic model of the Wabash River </w:t>
      </w:r>
      <w:r w:rsidR="003B602A" w:rsidRPr="003253BA">
        <w:rPr>
          <w:rFonts w:ascii="Arial" w:hAnsi="Arial" w:cs="Arial"/>
          <w:szCs w:val="22"/>
          <w:highlight w:val="magenta"/>
        </w:rPr>
        <w:t xml:space="preserve">was </w:t>
      </w:r>
      <w:r w:rsidRPr="003253BA">
        <w:rPr>
          <w:rFonts w:ascii="Arial" w:hAnsi="Arial" w:cs="Arial"/>
          <w:szCs w:val="22"/>
          <w:highlight w:val="magenta"/>
        </w:rPr>
        <w:t>develop</w:t>
      </w:r>
      <w:r w:rsidR="003B602A" w:rsidRPr="003253BA">
        <w:rPr>
          <w:rFonts w:ascii="Arial" w:hAnsi="Arial" w:cs="Arial"/>
          <w:szCs w:val="22"/>
          <w:highlight w:val="magenta"/>
        </w:rPr>
        <w:t>ed for</w:t>
      </w:r>
      <w:r w:rsidRPr="003253BA">
        <w:rPr>
          <w:rFonts w:ascii="Arial" w:hAnsi="Arial" w:cs="Arial"/>
          <w:szCs w:val="22"/>
          <w:highlight w:val="magenta"/>
        </w:rPr>
        <w:t xml:space="preserve"> improved flood profiles and floodplain mapping. Numerous floods have occurred along the Wabash River over the past ten years. The existing maps are based on a physical model of the Wabash River, and experience has demonstrated that the Wabash River moves and changes regularly, making the existing maps of limited value.  In coordination with the State of Indiana, </w:t>
      </w:r>
      <w:r w:rsidR="009D5C86" w:rsidRPr="003253BA">
        <w:rPr>
          <w:rFonts w:ascii="Arial" w:hAnsi="Arial" w:cs="Arial"/>
          <w:szCs w:val="22"/>
          <w:highlight w:val="magenta"/>
        </w:rPr>
        <w:t xml:space="preserve">the </w:t>
      </w:r>
      <w:r w:rsidRPr="003253BA">
        <w:rPr>
          <w:rFonts w:ascii="Arial" w:hAnsi="Arial" w:cs="Arial"/>
          <w:szCs w:val="22"/>
          <w:highlight w:val="magenta"/>
        </w:rPr>
        <w:t xml:space="preserve">new modeling will serve as a basis for new mapping in the watershed and will be used for regulatory purposes to evaluate proposed floodway activities. </w:t>
      </w:r>
    </w:p>
    <w:p w14:paraId="094AEAD9" w14:textId="2AA86DA7" w:rsidR="000C203F" w:rsidRPr="003253BA" w:rsidRDefault="000C203F" w:rsidP="000C203F">
      <w:pPr>
        <w:pStyle w:val="PlainText"/>
        <w:numPr>
          <w:ilvl w:val="0"/>
          <w:numId w:val="1"/>
        </w:numPr>
        <w:spacing w:after="120" w:line="276" w:lineRule="auto"/>
        <w:ind w:left="360"/>
        <w:jc w:val="both"/>
        <w:rPr>
          <w:rFonts w:ascii="Arial" w:hAnsi="Arial" w:cs="Arial"/>
          <w:szCs w:val="22"/>
          <w:highlight w:val="magenta"/>
        </w:rPr>
      </w:pPr>
      <w:r w:rsidRPr="003253BA">
        <w:rPr>
          <w:rFonts w:ascii="Arial" w:hAnsi="Arial" w:cs="Arial"/>
          <w:b/>
          <w:szCs w:val="22"/>
          <w:highlight w:val="magenta"/>
        </w:rPr>
        <w:t xml:space="preserve">Rock River: </w:t>
      </w:r>
      <w:r w:rsidRPr="003253BA">
        <w:rPr>
          <w:rFonts w:ascii="Arial" w:hAnsi="Arial" w:cs="Arial"/>
          <w:szCs w:val="22"/>
          <w:highlight w:val="magenta"/>
        </w:rPr>
        <w:t xml:space="preserve">IDNR/OWR has reviewed, commented, and vetted the technical aspects of the mapping and study proposal as required and considers the modified version of the proposed study and computer </w:t>
      </w:r>
      <w:r w:rsidRPr="003253BA">
        <w:rPr>
          <w:rFonts w:ascii="Arial" w:hAnsi="Arial" w:cs="Arial"/>
          <w:noProof/>
          <w:szCs w:val="22"/>
          <w:highlight w:val="magenta"/>
        </w:rPr>
        <w:t>modeling</w:t>
      </w:r>
      <w:r w:rsidRPr="003253BA">
        <w:rPr>
          <w:rFonts w:ascii="Arial" w:hAnsi="Arial" w:cs="Arial"/>
          <w:szCs w:val="22"/>
          <w:highlight w:val="magenta"/>
        </w:rPr>
        <w:t xml:space="preserve"> to be technically sound.</w:t>
      </w:r>
      <w:r w:rsidR="00944420" w:rsidRPr="003253BA">
        <w:rPr>
          <w:rFonts w:ascii="Arial" w:hAnsi="Arial" w:cs="Arial"/>
          <w:szCs w:val="22"/>
          <w:highlight w:val="magenta"/>
        </w:rPr>
        <w:t xml:space="preserve"> IDNR/OWR issued a concurrence letter </w:t>
      </w:r>
      <w:r w:rsidR="00D77918" w:rsidRPr="003253BA">
        <w:rPr>
          <w:rFonts w:ascii="Arial" w:hAnsi="Arial" w:cs="Arial"/>
          <w:szCs w:val="22"/>
          <w:highlight w:val="magenta"/>
        </w:rPr>
        <w:t xml:space="preserve">on </w:t>
      </w:r>
      <w:r w:rsidR="00536637" w:rsidRPr="003253BA">
        <w:rPr>
          <w:rFonts w:ascii="Arial" w:hAnsi="Arial" w:cs="Arial"/>
          <w:szCs w:val="22"/>
          <w:highlight w:val="magenta"/>
        </w:rPr>
        <w:t>April 17, 2020.</w:t>
      </w:r>
      <w:r w:rsidRPr="003253BA">
        <w:rPr>
          <w:rFonts w:ascii="Arial" w:hAnsi="Arial" w:cs="Arial"/>
          <w:szCs w:val="22"/>
          <w:highlight w:val="magenta"/>
        </w:rPr>
        <w:t xml:space="preserve">  For regulatory program purposes, IDNR/OWR will continue to abide by the errant existing regulatory floodway mapping (until it is superseded by FEMA with new mapping) for jurisdictional determinations (is a proposed activity within the floodway, or in the floodplain fringe) concerning the need for an IDNR/OWR permit for work in the floodway.  However, IDNR/OWR will utilize/require the new modeling be used as “best available information” to determine floodway activity flooding impacts to others when assessing compliance with the IDNR Administrative Rules Part 3700 as required by the Rivers, Lakes, and Streams Act when an IDNR/OWR permit is required for floodway activities.  On tributary streams to the Lower Rock River, such as Zuma Creek, where no tributary floodway has been delineated, IDNR/OWR will continue to regulate all activities in the entire tributary floodplain as floodway in accordance with our Administrative Rules until floodway modeling for the tributary stream has been defined and approved by IDNR/OWR.</w:t>
      </w:r>
    </w:p>
    <w:p w14:paraId="1A2041A7" w14:textId="6FAF784B" w:rsidR="000C203F" w:rsidRPr="003253BA" w:rsidRDefault="000C203F" w:rsidP="000C203F">
      <w:pPr>
        <w:numPr>
          <w:ilvl w:val="0"/>
          <w:numId w:val="1"/>
        </w:numPr>
        <w:spacing w:after="120" w:line="276" w:lineRule="auto"/>
        <w:ind w:left="360"/>
        <w:jc w:val="both"/>
        <w:rPr>
          <w:rFonts w:cs="Arial"/>
          <w:szCs w:val="22"/>
          <w:highlight w:val="magenta"/>
        </w:rPr>
      </w:pPr>
      <w:r w:rsidRPr="003253BA">
        <w:rPr>
          <w:rFonts w:cs="Arial"/>
          <w:b/>
          <w:szCs w:val="22"/>
          <w:highlight w:val="magenta"/>
        </w:rPr>
        <w:t>Mississippi River</w:t>
      </w:r>
      <w:r w:rsidRPr="003253BA">
        <w:rPr>
          <w:rFonts w:cs="Arial"/>
          <w:szCs w:val="22"/>
          <w:highlight w:val="magenta"/>
        </w:rPr>
        <w:t xml:space="preserve">: Continuing to assist the USACE in preparing hydraulic modeling of the Mississippi River, which would become the basis for all future work along the river. The adoption of this model by multiple Mississippi River states would minimize the differences in </w:t>
      </w:r>
      <w:r w:rsidRPr="003253BA">
        <w:rPr>
          <w:rFonts w:cs="Arial"/>
          <w:szCs w:val="22"/>
          <w:highlight w:val="magenta"/>
        </w:rPr>
        <w:lastRenderedPageBreak/>
        <w:t>regulatory efforts between states and would ensure that levee districts, highway departments, and others have a sound and consistent model for their application. Although preliminary results of a Mississippi River Levees impact analysis completed using this model have been provided to the states of Illinois, Missouri</w:t>
      </w:r>
      <w:r w:rsidR="00D77918" w:rsidRPr="003253BA">
        <w:rPr>
          <w:rFonts w:cs="Arial"/>
          <w:szCs w:val="22"/>
          <w:highlight w:val="magenta"/>
        </w:rPr>
        <w:t>,</w:t>
      </w:r>
      <w:r w:rsidRPr="003253BA">
        <w:rPr>
          <w:rFonts w:cs="Arial"/>
          <w:szCs w:val="22"/>
          <w:highlight w:val="magenta"/>
        </w:rPr>
        <w:t xml:space="preserve"> </w:t>
      </w:r>
      <w:r w:rsidRPr="003253BA">
        <w:rPr>
          <w:rFonts w:cs="Arial"/>
          <w:noProof/>
          <w:szCs w:val="22"/>
          <w:highlight w:val="magenta"/>
        </w:rPr>
        <w:t>and</w:t>
      </w:r>
      <w:r w:rsidRPr="003253BA">
        <w:rPr>
          <w:rFonts w:cs="Arial"/>
          <w:szCs w:val="22"/>
          <w:highlight w:val="magenta"/>
        </w:rPr>
        <w:t xml:space="preserve"> Iowa for consideration, the USACE has been directed by Corps headquarters to refrain from public dissemination of the analysis for now.  </w:t>
      </w:r>
    </w:p>
    <w:p w14:paraId="62836DB2" w14:textId="15D58B6F" w:rsidR="000C203F" w:rsidRPr="003253BA" w:rsidRDefault="000C203F" w:rsidP="000C203F">
      <w:pPr>
        <w:numPr>
          <w:ilvl w:val="0"/>
          <w:numId w:val="1"/>
        </w:numPr>
        <w:spacing w:after="120" w:line="276" w:lineRule="auto"/>
        <w:ind w:left="360"/>
        <w:jc w:val="both"/>
        <w:rPr>
          <w:rFonts w:cs="Arial"/>
          <w:szCs w:val="22"/>
          <w:highlight w:val="magenta"/>
        </w:rPr>
      </w:pPr>
      <w:r w:rsidRPr="003253BA">
        <w:rPr>
          <w:rFonts w:cs="Arial"/>
          <w:b/>
          <w:szCs w:val="22"/>
          <w:highlight w:val="magenta"/>
        </w:rPr>
        <w:t>Cache River:</w:t>
      </w:r>
      <w:r w:rsidRPr="003253BA">
        <w:rPr>
          <w:rFonts w:cs="Arial"/>
          <w:szCs w:val="22"/>
          <w:highlight w:val="magenta"/>
        </w:rPr>
        <w:t xml:space="preserve"> Repairing the breached levee and mapping the Upper Cache River and Lower Cache River to accurately reflect flood risk</w:t>
      </w:r>
      <w:r w:rsidR="009D5C86" w:rsidRPr="003253BA">
        <w:rPr>
          <w:rFonts w:cs="Arial"/>
          <w:szCs w:val="22"/>
          <w:highlight w:val="magenta"/>
        </w:rPr>
        <w:t xml:space="preserve"> is proposed</w:t>
      </w:r>
      <w:r w:rsidRPr="003253BA">
        <w:rPr>
          <w:rFonts w:cs="Arial"/>
          <w:szCs w:val="22"/>
          <w:highlight w:val="magenta"/>
        </w:rPr>
        <w:t xml:space="preserve">. The Karnak Levee breached in 2002 leaving the Lower Cache River unprotected from high water on the Ohio River and the Upper Cache River. Flooding of the Lower Cache River occurred in 2008 and 2011. Inundation mapping in the upper portion of the Lower Cache River watershed is used to manage ecological and agriculture resources in the watershed and resolve inundation area conflicts between those two interests.  </w:t>
      </w:r>
    </w:p>
    <w:p w14:paraId="6714312F" w14:textId="77777777" w:rsidR="000C203F" w:rsidRPr="003253BA" w:rsidRDefault="000C203F" w:rsidP="000C203F">
      <w:pPr>
        <w:numPr>
          <w:ilvl w:val="0"/>
          <w:numId w:val="1"/>
        </w:numPr>
        <w:tabs>
          <w:tab w:val="left" w:pos="6390"/>
        </w:tabs>
        <w:spacing w:after="120" w:line="276" w:lineRule="auto"/>
        <w:ind w:left="360"/>
        <w:jc w:val="both"/>
        <w:rPr>
          <w:rFonts w:cs="Arial"/>
          <w:szCs w:val="22"/>
          <w:highlight w:val="magenta"/>
        </w:rPr>
      </w:pPr>
      <w:r w:rsidRPr="003253BA">
        <w:rPr>
          <w:rFonts w:cs="Arial"/>
          <w:szCs w:val="22"/>
          <w:highlight w:val="magenta"/>
        </w:rPr>
        <w:t>Continuing to develop the ability to create real-time inundation mapping in those additional river reaches in the state capable of producing real-time flood inundation mapping based on National Weather Service gage predictions particularly on the Rock, Wabash, and Fox River Watersheds.</w:t>
      </w:r>
    </w:p>
    <w:p w14:paraId="4F0C245B" w14:textId="1A29ADA0" w:rsidR="000C203F" w:rsidRPr="003253BA" w:rsidRDefault="000C203F" w:rsidP="000C203F">
      <w:pPr>
        <w:numPr>
          <w:ilvl w:val="0"/>
          <w:numId w:val="1"/>
        </w:numPr>
        <w:tabs>
          <w:tab w:val="left" w:pos="6390"/>
        </w:tabs>
        <w:spacing w:after="120" w:line="276" w:lineRule="auto"/>
        <w:ind w:left="360"/>
        <w:jc w:val="both"/>
        <w:rPr>
          <w:rFonts w:cs="Arial"/>
          <w:szCs w:val="22"/>
          <w:highlight w:val="magenta"/>
        </w:rPr>
      </w:pPr>
      <w:r w:rsidRPr="003253BA">
        <w:rPr>
          <w:rFonts w:cs="Arial"/>
          <w:szCs w:val="22"/>
          <w:highlight w:val="magenta"/>
        </w:rPr>
        <w:t xml:space="preserve">Resolving levee accreditation issues in Illinois where levees remain un-accredited and county mapping remains in an unapproved status, limiting the use of new mapping data. An unaccredited levee in Peoria County has prevented the adoption of improved floodplain and floodway maps. </w:t>
      </w:r>
      <w:r w:rsidR="00D77918" w:rsidRPr="003253BA">
        <w:rPr>
          <w:rFonts w:cs="Arial"/>
          <w:szCs w:val="22"/>
          <w:highlight w:val="magenta"/>
        </w:rPr>
        <w:t>The r</w:t>
      </w:r>
      <w:r w:rsidRPr="003253BA">
        <w:rPr>
          <w:rFonts w:cs="Arial"/>
          <w:szCs w:val="22"/>
          <w:highlight w:val="magenta"/>
        </w:rPr>
        <w:t>esolution of the accreditation issue will lead toward improved mapping along the Illinois River in Peoria County.</w:t>
      </w:r>
    </w:p>
    <w:p w14:paraId="09889487" w14:textId="76CD5A89" w:rsidR="00933985" w:rsidRPr="003253BA" w:rsidRDefault="00933985" w:rsidP="00933985">
      <w:pPr>
        <w:numPr>
          <w:ilvl w:val="0"/>
          <w:numId w:val="1"/>
        </w:numPr>
        <w:tabs>
          <w:tab w:val="left" w:pos="6390"/>
        </w:tabs>
        <w:spacing w:line="276" w:lineRule="auto"/>
        <w:ind w:left="360"/>
        <w:jc w:val="both"/>
        <w:rPr>
          <w:rFonts w:cs="Arial"/>
          <w:szCs w:val="22"/>
          <w:highlight w:val="magenta"/>
        </w:rPr>
      </w:pPr>
      <w:r w:rsidRPr="003253BA">
        <w:rPr>
          <w:rFonts w:cs="Arial"/>
          <w:szCs w:val="22"/>
          <w:highlight w:val="magenta"/>
        </w:rPr>
        <w:t xml:space="preserve">Continuing efforts to resolve unsteady modeling floodway determination issues. </w:t>
      </w:r>
      <w:r w:rsidR="00D77918" w:rsidRPr="003253BA">
        <w:rPr>
          <w:rFonts w:cs="Arial"/>
          <w:szCs w:val="22"/>
          <w:highlight w:val="magenta"/>
        </w:rPr>
        <w:t>The u</w:t>
      </w:r>
      <w:r w:rsidRPr="003253BA">
        <w:rPr>
          <w:rFonts w:cs="Arial"/>
          <w:szCs w:val="22"/>
          <w:highlight w:val="magenta"/>
        </w:rPr>
        <w:t xml:space="preserve">se of unsteady and 2-dimensional models in Illinois represent the latest in technology when modeling watersheds and the dynamic response of floodplains. Unsteady models (and in select cases 2-dimensional models) are encouraged by Illinois but the use of unsteady and 2-dimensional models to develop floodways has proven to be problematic. </w:t>
      </w:r>
    </w:p>
    <w:p w14:paraId="665D4C72" w14:textId="77777777" w:rsidR="006C7314" w:rsidRPr="003253BA" w:rsidRDefault="009A5C83" w:rsidP="000C203F">
      <w:pPr>
        <w:spacing w:after="120" w:line="276" w:lineRule="auto"/>
        <w:jc w:val="both"/>
        <w:rPr>
          <w:rFonts w:cs="Arial"/>
          <w:szCs w:val="22"/>
          <w:highlight w:val="magenta"/>
        </w:rPr>
      </w:pPr>
      <w:r w:rsidRPr="003253BA">
        <w:rPr>
          <w:rFonts w:cs="Arial"/>
          <w:szCs w:val="22"/>
          <w:highlight w:val="magenta"/>
        </w:rPr>
        <w:t xml:space="preserve"> </w:t>
      </w:r>
    </w:p>
    <w:p w14:paraId="1FDB90FA" w14:textId="3059213F" w:rsidR="000C203F" w:rsidRPr="003253BA" w:rsidRDefault="000C203F" w:rsidP="006C7314">
      <w:pPr>
        <w:pStyle w:val="Heading5"/>
        <w:spacing w:before="0" w:after="120"/>
        <w:rPr>
          <w:highlight w:val="magenta"/>
        </w:rPr>
      </w:pPr>
      <w:r w:rsidRPr="003253BA">
        <w:rPr>
          <w:highlight w:val="magenta"/>
        </w:rPr>
        <w:t xml:space="preserve">Risk Assessment </w:t>
      </w:r>
    </w:p>
    <w:p w14:paraId="45557919" w14:textId="77777777" w:rsidR="000C203F" w:rsidRPr="003253BA" w:rsidRDefault="000C203F" w:rsidP="00191B3F">
      <w:pPr>
        <w:pStyle w:val="ListParagraph"/>
        <w:numPr>
          <w:ilvl w:val="0"/>
          <w:numId w:val="8"/>
        </w:numPr>
        <w:spacing w:after="120" w:line="276" w:lineRule="auto"/>
        <w:ind w:left="360"/>
        <w:contextualSpacing w:val="0"/>
        <w:jc w:val="both"/>
        <w:rPr>
          <w:rFonts w:cs="Arial"/>
          <w:szCs w:val="22"/>
          <w:highlight w:val="magenta"/>
        </w:rPr>
      </w:pPr>
      <w:r w:rsidRPr="003253BA">
        <w:rPr>
          <w:rFonts w:cs="Arial"/>
          <w:szCs w:val="22"/>
          <w:highlight w:val="magenta"/>
        </w:rPr>
        <w:t>Working with a consultant to utilize existing structural flood damage assessment information already computed (using previously surveyed first floor and low entry surveyed elevations) for strategic flood damage reduction studies to add to a master statewide flood hazard risk assessment database including such watersheds as the North Branch Chicago River Watershed and individual communities such as Grafton, Champaign, Kirkland, Ashland, communities along the Mississippi River and many more.</w:t>
      </w:r>
    </w:p>
    <w:p w14:paraId="2F827F3E" w14:textId="527D545F" w:rsidR="00B6020A" w:rsidRPr="003253BA" w:rsidRDefault="000C203F" w:rsidP="00191B3F">
      <w:pPr>
        <w:pStyle w:val="ListParagraph"/>
        <w:numPr>
          <w:ilvl w:val="0"/>
          <w:numId w:val="8"/>
        </w:numPr>
        <w:spacing w:line="276" w:lineRule="auto"/>
        <w:ind w:left="360"/>
        <w:jc w:val="both"/>
        <w:rPr>
          <w:rFonts w:cs="Arial"/>
          <w:szCs w:val="22"/>
          <w:highlight w:val="magenta"/>
        </w:rPr>
      </w:pPr>
      <w:r w:rsidRPr="003253BA">
        <w:rPr>
          <w:rFonts w:cs="Arial"/>
          <w:szCs w:val="22"/>
          <w:highlight w:val="magenta"/>
        </w:rPr>
        <w:t xml:space="preserve">The State of Illinois has created a library of Mississippi River flood inundation maps at different stages for the Illinois communities not protected by levees along the Mississippi River. The interpolated flood maps were created so that one-foot increment stage readings at the nearest river gage could be properly mapped at an at-risk community using LiDAR-based topography and the hydraulic river profiles developed by the USACE Flow Frequency Study. </w:t>
      </w:r>
      <w:r w:rsidR="00D77918" w:rsidRPr="003253BA">
        <w:rPr>
          <w:rFonts w:cs="Arial"/>
          <w:szCs w:val="22"/>
          <w:highlight w:val="magenta"/>
        </w:rPr>
        <w:t>The State of Illinois intend</w:t>
      </w:r>
      <w:r w:rsidRPr="003253BA">
        <w:rPr>
          <w:rFonts w:cs="Arial"/>
          <w:szCs w:val="22"/>
          <w:highlight w:val="magenta"/>
        </w:rPr>
        <w:t xml:space="preserve">s to develop a database (and/or PDF booklet) of structural flood damage assessments for each of these communities to be used by the communities to inform </w:t>
      </w:r>
      <w:r w:rsidRPr="003253BA">
        <w:rPr>
          <w:rFonts w:cs="Arial"/>
          <w:szCs w:val="22"/>
          <w:highlight w:val="magenta"/>
        </w:rPr>
        <w:lastRenderedPageBreak/>
        <w:t>individual property owners of their flood risk, to prioritize flood hazard mitigation activities, and to better predict and prepare for impending flood conditions, resulting in more resilient communities. Long-term floodplain/levee management on the Mississippi River requires this better understanding of existing flood risks along the river in Illinois</w:t>
      </w:r>
      <w:bookmarkEnd w:id="416"/>
      <w:r w:rsidRPr="003253BA">
        <w:rPr>
          <w:rFonts w:cs="Arial"/>
          <w:szCs w:val="22"/>
          <w:highlight w:val="magenta"/>
        </w:rPr>
        <w:t>.</w:t>
      </w:r>
    </w:p>
    <w:p w14:paraId="7B138959" w14:textId="1A5AFC01" w:rsidR="000C203F" w:rsidRPr="003253BA" w:rsidRDefault="000C203F" w:rsidP="002712F1">
      <w:pPr>
        <w:pStyle w:val="ListParagraph"/>
        <w:spacing w:line="276" w:lineRule="auto"/>
        <w:ind w:left="360"/>
        <w:jc w:val="both"/>
        <w:rPr>
          <w:rFonts w:cs="Arial"/>
          <w:szCs w:val="22"/>
          <w:highlight w:val="magenta"/>
        </w:rPr>
      </w:pPr>
    </w:p>
    <w:p w14:paraId="1DD0E8B2" w14:textId="77777777" w:rsidR="00EE0665" w:rsidRPr="003253BA" w:rsidRDefault="00EE0665" w:rsidP="00EE0665">
      <w:pPr>
        <w:pStyle w:val="Heading4"/>
        <w:jc w:val="both"/>
        <w:rPr>
          <w:rFonts w:asciiTheme="minorHAnsi" w:hAnsiTheme="minorHAnsi"/>
          <w:szCs w:val="22"/>
          <w:highlight w:val="magenta"/>
        </w:rPr>
      </w:pPr>
      <w:r w:rsidRPr="003253BA">
        <w:rPr>
          <w:highlight w:val="magenta"/>
        </w:rPr>
        <w:t>Past Projects</w:t>
      </w:r>
    </w:p>
    <w:p w14:paraId="727BB3AD" w14:textId="5F32B33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 xml:space="preserve">Upper Mississippi River System Hydraulic Modeling – Converting the UNET model to </w:t>
      </w:r>
      <w:r w:rsidR="00D77918" w:rsidRPr="003253BA">
        <w:rPr>
          <w:highlight w:val="magenta"/>
        </w:rPr>
        <w:t xml:space="preserve">the </w:t>
      </w:r>
      <w:r w:rsidRPr="003253BA">
        <w:rPr>
          <w:highlight w:val="magenta"/>
        </w:rPr>
        <w:t xml:space="preserve">HEC-RAS unsteady flow model.  The reach of the Mississippi River </w:t>
      </w:r>
      <w:r w:rsidRPr="003253BA">
        <w:rPr>
          <w:noProof/>
          <w:highlight w:val="magenta"/>
        </w:rPr>
        <w:t>is</w:t>
      </w:r>
      <w:r w:rsidRPr="003253BA">
        <w:rPr>
          <w:highlight w:val="magenta"/>
        </w:rPr>
        <w:t xml:space="preserve"> Keokuk, IA to Thebes, IL</w:t>
      </w:r>
      <w:r w:rsidR="00D77918" w:rsidRPr="003253BA">
        <w:rPr>
          <w:highlight w:val="magenta"/>
        </w:rPr>
        <w:t>.</w:t>
      </w:r>
    </w:p>
    <w:p w14:paraId="0145D84E"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Structural Flood Damage Assessments for structures located behind the Rock Island Levee System</w:t>
      </w:r>
    </w:p>
    <w:p w14:paraId="6F87E387"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survey data collected and provided to the USACE for assessment</w:t>
      </w:r>
    </w:p>
    <w:p w14:paraId="4B309EEA"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project coordination</w:t>
      </w:r>
    </w:p>
    <w:p w14:paraId="234D598A" w14:textId="31EA5F6E"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 xml:space="preserve">Flood Zone Alliance </w:t>
      </w:r>
      <w:r w:rsidR="006C18E8" w:rsidRPr="003253BA">
        <w:rPr>
          <w:highlight w:val="magenta"/>
        </w:rPr>
        <w:t>- Documentation</w:t>
      </w:r>
      <w:r w:rsidRPr="003253BA">
        <w:rPr>
          <w:highlight w:val="magenta"/>
        </w:rPr>
        <w:t xml:space="preserve"> for starting a Flood Zone Alliance (</w:t>
      </w:r>
      <w:r w:rsidRPr="003253BA">
        <w:rPr>
          <w:noProof/>
          <w:highlight w:val="magenta"/>
        </w:rPr>
        <w:t>FZA</w:t>
      </w:r>
      <w:r w:rsidRPr="003253BA">
        <w:rPr>
          <w:highlight w:val="magenta"/>
        </w:rPr>
        <w:t xml:space="preserve">) based on the Upper Illinois River, Quad Cities area, Iroquois River </w:t>
      </w:r>
    </w:p>
    <w:p w14:paraId="6970D780"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 xml:space="preserve">IDNR establish </w:t>
      </w:r>
      <w:r w:rsidRPr="003253BA">
        <w:rPr>
          <w:noProof/>
          <w:highlight w:val="magenta"/>
        </w:rPr>
        <w:t>FZA</w:t>
      </w:r>
      <w:r w:rsidRPr="003253BA">
        <w:rPr>
          <w:highlight w:val="magenta"/>
        </w:rPr>
        <w:t xml:space="preserve"> working group</w:t>
      </w:r>
    </w:p>
    <w:p w14:paraId="29083792"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 xml:space="preserve">IDNR document what worked and what did not  </w:t>
      </w:r>
    </w:p>
    <w:p w14:paraId="3B48AF5C"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coordination and facilitation of FRM initiatives</w:t>
      </w:r>
    </w:p>
    <w:p w14:paraId="6E7C35A9"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Flood Risk Preparedness Communication Rock Island Levee Breach</w:t>
      </w:r>
    </w:p>
    <w:p w14:paraId="2E237B0C"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Des Plaines River Flood Inundation Mapping – Combining the flood inundation maps with the structure survey</w:t>
      </w:r>
    </w:p>
    <w:p w14:paraId="22344F82"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 Inundation Mapping – Real-time vs static incremental mapping</w:t>
      </w:r>
    </w:p>
    <w:p w14:paraId="4BDAE107"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 xml:space="preserve">IDNR – Develop map products  </w:t>
      </w:r>
    </w:p>
    <w:p w14:paraId="26F7A93A"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 Coordination with Lake County</w:t>
      </w:r>
    </w:p>
    <w:p w14:paraId="53AE6C54"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NE Illinois Climate Change – Update the Des Plaines River models to HEC-HMS and HEC-RAS</w:t>
      </w:r>
    </w:p>
    <w:p w14:paraId="657EBE7C"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 Update to HEC-RAS model</w:t>
      </w:r>
    </w:p>
    <w:p w14:paraId="4A5E916F"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 xml:space="preserve">Jersey County Loss Avoidance Study – Determine how excellent floodplain management has prevented both the monetary and societal costs of flooding. </w:t>
      </w:r>
      <w:r w:rsidRPr="003253BA">
        <w:rPr>
          <w:noProof/>
          <w:highlight w:val="magenta"/>
        </w:rPr>
        <w:t>Study</w:t>
      </w:r>
      <w:r w:rsidRPr="003253BA">
        <w:rPr>
          <w:highlight w:val="magenta"/>
        </w:rPr>
        <w:t xml:space="preserve"> will be used to promote floodplain management to other communities.</w:t>
      </w:r>
    </w:p>
    <w:p w14:paraId="28FE28DE"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 Gather data on elevation data</w:t>
      </w:r>
    </w:p>
    <w:p w14:paraId="39728273" w14:textId="77777777" w:rsidR="00EE0665" w:rsidRPr="003253BA" w:rsidRDefault="00EE0665" w:rsidP="00EE0665">
      <w:pPr>
        <w:pStyle w:val="ListParagraph"/>
        <w:numPr>
          <w:ilvl w:val="0"/>
          <w:numId w:val="13"/>
        </w:numPr>
        <w:spacing w:before="60" w:line="276" w:lineRule="auto"/>
        <w:ind w:left="360"/>
        <w:contextualSpacing w:val="0"/>
        <w:jc w:val="both"/>
        <w:rPr>
          <w:highlight w:val="magenta"/>
        </w:rPr>
      </w:pPr>
      <w:r w:rsidRPr="003253BA">
        <w:rPr>
          <w:highlight w:val="magenta"/>
        </w:rPr>
        <w:t>Rock Island County Structural Flood Damage Assessment – Building on the Rock Island Levee project of FY-17, structures behind the East Moline, Milan, and Big Island levees will be analyzed for flood damages.</w:t>
      </w:r>
    </w:p>
    <w:p w14:paraId="79033949" w14:textId="77777777" w:rsidR="00EE0665" w:rsidRPr="003253BA" w:rsidRDefault="00EE0665" w:rsidP="00EE0665">
      <w:pPr>
        <w:pStyle w:val="ListParagraph"/>
        <w:numPr>
          <w:ilvl w:val="1"/>
          <w:numId w:val="13"/>
        </w:numPr>
        <w:spacing w:before="60" w:line="276" w:lineRule="auto"/>
        <w:ind w:left="720"/>
        <w:contextualSpacing w:val="0"/>
        <w:jc w:val="both"/>
        <w:rPr>
          <w:highlight w:val="magenta"/>
        </w:rPr>
      </w:pPr>
      <w:r w:rsidRPr="003253BA">
        <w:rPr>
          <w:highlight w:val="magenta"/>
        </w:rPr>
        <w:t>IDNR – Collection of structure survey data</w:t>
      </w:r>
    </w:p>
    <w:p w14:paraId="0BB9989D" w14:textId="77777777" w:rsidR="00EE0665" w:rsidRPr="003253BA" w:rsidRDefault="00EE0665" w:rsidP="00EE0665">
      <w:pPr>
        <w:pStyle w:val="ListParagraph"/>
        <w:numPr>
          <w:ilvl w:val="1"/>
          <w:numId w:val="13"/>
        </w:numPr>
        <w:tabs>
          <w:tab w:val="left" w:pos="720"/>
        </w:tabs>
        <w:spacing w:before="60" w:line="276" w:lineRule="auto"/>
        <w:ind w:left="720"/>
        <w:contextualSpacing w:val="0"/>
        <w:jc w:val="both"/>
        <w:rPr>
          <w:highlight w:val="magenta"/>
        </w:rPr>
      </w:pPr>
      <w:r w:rsidRPr="003253BA">
        <w:rPr>
          <w:highlight w:val="magenta"/>
        </w:rPr>
        <w:t xml:space="preserve">Project coordination </w:t>
      </w:r>
    </w:p>
    <w:p w14:paraId="6A207282" w14:textId="77777777" w:rsidR="00EE0665" w:rsidRPr="003253BA" w:rsidRDefault="00EE0665" w:rsidP="00EE0665">
      <w:pPr>
        <w:pStyle w:val="ListParagraph"/>
        <w:ind w:left="1627"/>
        <w:jc w:val="both"/>
        <w:rPr>
          <w:highlight w:val="magenta"/>
        </w:rPr>
      </w:pPr>
    </w:p>
    <w:p w14:paraId="79D5DD42" w14:textId="043B85F5" w:rsidR="00EE0665" w:rsidRPr="003253BA" w:rsidRDefault="00C15A01" w:rsidP="00EE0665">
      <w:pPr>
        <w:pStyle w:val="Heading4"/>
        <w:rPr>
          <w:highlight w:val="magenta"/>
        </w:rPr>
      </w:pPr>
      <w:r w:rsidRPr="003253BA">
        <w:rPr>
          <w:highlight w:val="magenta"/>
        </w:rPr>
        <w:t>2025</w:t>
      </w:r>
      <w:r w:rsidR="00B06B69" w:rsidRPr="003253BA">
        <w:rPr>
          <w:highlight w:val="magenta"/>
        </w:rPr>
        <w:t xml:space="preserve"> </w:t>
      </w:r>
      <w:r w:rsidR="00EE0665" w:rsidRPr="003253BA">
        <w:rPr>
          <w:highlight w:val="magenta"/>
        </w:rPr>
        <w:t>Proposals</w:t>
      </w:r>
    </w:p>
    <w:p w14:paraId="1C962CBB" w14:textId="77777777" w:rsidR="00EE0665" w:rsidRPr="003253BA" w:rsidRDefault="00EE0665" w:rsidP="156D5276">
      <w:pPr>
        <w:pStyle w:val="ListParagraph"/>
        <w:numPr>
          <w:ilvl w:val="0"/>
          <w:numId w:val="14"/>
        </w:numPr>
        <w:spacing w:before="60" w:line="276" w:lineRule="auto"/>
        <w:ind w:left="360"/>
        <w:jc w:val="both"/>
        <w:rPr>
          <w:highlight w:val="magenta"/>
        </w:rPr>
      </w:pPr>
      <w:commentRangeStart w:id="417"/>
      <w:commentRangeStart w:id="418"/>
      <w:r w:rsidRPr="003253BA">
        <w:rPr>
          <w:highlight w:val="magenta"/>
        </w:rPr>
        <w:lastRenderedPageBreak/>
        <w:t xml:space="preserve">Upper Mississippi River Communities Inundation Mapping and Risk Assessment – Combines the incremental inundation mapping for the unprotected communities on the Mississippi River with structure </w:t>
      </w:r>
      <w:r w:rsidRPr="003253BA">
        <w:rPr>
          <w:noProof/>
          <w:highlight w:val="magenta"/>
        </w:rPr>
        <w:t>first floor</w:t>
      </w:r>
      <w:r w:rsidRPr="003253BA">
        <w:rPr>
          <w:highlight w:val="magenta"/>
        </w:rPr>
        <w:t xml:space="preserve"> data.  </w:t>
      </w:r>
    </w:p>
    <w:p w14:paraId="483ED03C" w14:textId="77777777" w:rsidR="00EE0665" w:rsidRPr="003253BA" w:rsidRDefault="00EE0665" w:rsidP="00EE0665">
      <w:pPr>
        <w:pStyle w:val="ListParagraph"/>
        <w:numPr>
          <w:ilvl w:val="1"/>
          <w:numId w:val="14"/>
        </w:numPr>
        <w:spacing w:before="60" w:line="276" w:lineRule="auto"/>
        <w:ind w:left="720"/>
        <w:contextualSpacing w:val="0"/>
        <w:jc w:val="both"/>
        <w:rPr>
          <w:highlight w:val="magenta"/>
        </w:rPr>
      </w:pPr>
      <w:r w:rsidRPr="003253BA">
        <w:rPr>
          <w:highlight w:val="magenta"/>
        </w:rPr>
        <w:t xml:space="preserve">IDNR – Survey of </w:t>
      </w:r>
      <w:r w:rsidRPr="003253BA">
        <w:rPr>
          <w:noProof/>
          <w:highlight w:val="magenta"/>
        </w:rPr>
        <w:t>first floor</w:t>
      </w:r>
      <w:r w:rsidRPr="003253BA">
        <w:rPr>
          <w:highlight w:val="magenta"/>
        </w:rPr>
        <w:t xml:space="preserve"> data</w:t>
      </w:r>
    </w:p>
    <w:p w14:paraId="2CC76085" w14:textId="1B8280BA" w:rsidR="00EE0665" w:rsidRPr="003253BA" w:rsidRDefault="00EE0665" w:rsidP="4CEA7DD5">
      <w:pPr>
        <w:pStyle w:val="ListParagraph"/>
        <w:numPr>
          <w:ilvl w:val="1"/>
          <w:numId w:val="14"/>
        </w:numPr>
        <w:spacing w:before="60" w:line="276" w:lineRule="auto"/>
        <w:ind w:left="720"/>
        <w:jc w:val="both"/>
        <w:rPr>
          <w:highlight w:val="magenta"/>
        </w:rPr>
      </w:pPr>
      <w:r w:rsidRPr="003253BA">
        <w:rPr>
          <w:highlight w:val="magenta"/>
        </w:rPr>
        <w:t>IDNR – Add survey data to inundation maps</w:t>
      </w:r>
      <w:r w:rsidR="72B7D6C2" w:rsidRPr="003253BA">
        <w:rPr>
          <w:highlight w:val="magenta"/>
        </w:rPr>
        <w:t xml:space="preserve"> </w:t>
      </w:r>
    </w:p>
    <w:p w14:paraId="77CE962B" w14:textId="77777777" w:rsidR="00EE0665" w:rsidRPr="003253BA" w:rsidRDefault="00EE0665" w:rsidP="00EE0665">
      <w:pPr>
        <w:pStyle w:val="ListParagraph"/>
        <w:numPr>
          <w:ilvl w:val="1"/>
          <w:numId w:val="14"/>
        </w:numPr>
        <w:spacing w:before="60" w:line="276" w:lineRule="auto"/>
        <w:ind w:left="720"/>
        <w:contextualSpacing w:val="0"/>
        <w:jc w:val="both"/>
        <w:rPr>
          <w:highlight w:val="magenta"/>
        </w:rPr>
      </w:pPr>
      <w:r w:rsidRPr="003253BA">
        <w:rPr>
          <w:highlight w:val="magenta"/>
        </w:rPr>
        <w:t>Outreach – Help communities understand the mapping</w:t>
      </w:r>
    </w:p>
    <w:p w14:paraId="4B63F73E" w14:textId="77777777" w:rsidR="00EE0665" w:rsidRPr="003253BA" w:rsidRDefault="00EE0665" w:rsidP="00EE0665">
      <w:pPr>
        <w:pStyle w:val="ListParagraph"/>
        <w:numPr>
          <w:ilvl w:val="0"/>
          <w:numId w:val="14"/>
        </w:numPr>
        <w:spacing w:before="60" w:line="276" w:lineRule="auto"/>
        <w:ind w:left="360"/>
        <w:contextualSpacing w:val="0"/>
        <w:jc w:val="both"/>
        <w:rPr>
          <w:highlight w:val="magenta"/>
        </w:rPr>
      </w:pPr>
      <w:r w:rsidRPr="003253BA">
        <w:rPr>
          <w:highlight w:val="magenta"/>
        </w:rPr>
        <w:t>Interagency Levee Safety Proposal – Evaluate and communicate changes to levee elevations and potential impacts</w:t>
      </w:r>
    </w:p>
    <w:p w14:paraId="5510D6AB" w14:textId="77777777" w:rsidR="00EE0665" w:rsidRPr="003253BA" w:rsidRDefault="00EE0665" w:rsidP="156D5276">
      <w:pPr>
        <w:pStyle w:val="ListParagraph"/>
        <w:numPr>
          <w:ilvl w:val="1"/>
          <w:numId w:val="14"/>
        </w:numPr>
        <w:tabs>
          <w:tab w:val="left" w:pos="720"/>
        </w:tabs>
        <w:spacing w:before="60" w:line="276" w:lineRule="auto"/>
        <w:ind w:left="720"/>
        <w:jc w:val="both"/>
        <w:rPr>
          <w:highlight w:val="magenta"/>
        </w:rPr>
      </w:pPr>
      <w:r w:rsidRPr="003253BA">
        <w:rPr>
          <w:highlight w:val="magenta"/>
        </w:rPr>
        <w:t xml:space="preserve">IDNR – Coordinate the planning and training to entities in Illinois and facilitate exploration of potential solutions </w:t>
      </w:r>
      <w:commentRangeEnd w:id="417"/>
      <w:r w:rsidRPr="003253BA">
        <w:rPr>
          <w:rStyle w:val="CommentReference"/>
          <w:highlight w:val="magenta"/>
        </w:rPr>
        <w:commentReference w:id="417"/>
      </w:r>
      <w:commentRangeEnd w:id="418"/>
      <w:r w:rsidRPr="003253BA">
        <w:rPr>
          <w:rStyle w:val="CommentReference"/>
          <w:highlight w:val="magenta"/>
        </w:rPr>
        <w:commentReference w:id="418"/>
      </w:r>
    </w:p>
    <w:p w14:paraId="2514E8E6" w14:textId="77777777" w:rsidR="00EE0665" w:rsidRDefault="00EE0665" w:rsidP="00EE0665"/>
    <w:p w14:paraId="2E3794D3" w14:textId="77777777" w:rsidR="00EE0665" w:rsidRPr="006841F8" w:rsidRDefault="00EE0665" w:rsidP="00EE0665"/>
    <w:p w14:paraId="3789104C" w14:textId="0B2CBE0F" w:rsidR="000C203F" w:rsidRDefault="000C203F" w:rsidP="000C203F">
      <w:pPr>
        <w:ind w:firstLine="432"/>
        <w:rPr>
          <w:rFonts w:eastAsia="Arial Unicode MS" w:cs="Arial"/>
          <w:b/>
          <w:bCs/>
          <w:sz w:val="26"/>
          <w:szCs w:val="22"/>
        </w:rPr>
      </w:pPr>
    </w:p>
    <w:bookmarkEnd w:id="390"/>
    <w:p w14:paraId="642C7A4E" w14:textId="60AAEB27" w:rsidR="00814BEE" w:rsidRPr="00EA2A2E" w:rsidRDefault="00814BEE" w:rsidP="00814BEE">
      <w:pPr>
        <w:pStyle w:val="Heading2"/>
        <w:rPr>
          <w:b w:val="0"/>
          <w:color w:val="FF0000"/>
          <w:sz w:val="20"/>
          <w:szCs w:val="20"/>
        </w:rPr>
      </w:pPr>
      <w:r w:rsidRPr="00C2481A">
        <w:t xml:space="preserve">ISWS/CHAMP </w:t>
      </w:r>
      <w:r w:rsidR="00EF214E">
        <w:t>Staffing</w:t>
      </w:r>
      <w:r w:rsidRPr="00C2481A">
        <w:t xml:space="preserve"> and Resources</w:t>
      </w:r>
      <w:r w:rsidR="00EA2A2E">
        <w:t xml:space="preserve"> </w:t>
      </w:r>
      <w:bookmarkStart w:id="419" w:name="_Toc427758943"/>
    </w:p>
    <w:p w14:paraId="747CAA61" w14:textId="19ED5BD0" w:rsidR="00552A91" w:rsidRDefault="00622C05" w:rsidP="00EF214E">
      <w:pPr>
        <w:spacing w:after="200" w:line="276" w:lineRule="auto"/>
        <w:jc w:val="both"/>
      </w:pPr>
      <w:r w:rsidRPr="00155F78">
        <w:rPr>
          <w:noProof/>
        </w:rPr>
        <mc:AlternateContent>
          <mc:Choice Requires="wps">
            <w:drawing>
              <wp:anchor distT="0" distB="0" distL="114300" distR="114300" simplePos="0" relativeHeight="251658243" behindDoc="0" locked="0" layoutInCell="1" allowOverlap="1" wp14:anchorId="1A06F8C5" wp14:editId="77C1A968">
                <wp:simplePos x="0" y="0"/>
                <wp:positionH relativeFrom="column">
                  <wp:posOffset>3710940</wp:posOffset>
                </wp:positionH>
                <wp:positionV relativeFrom="paragraph">
                  <wp:posOffset>1215390</wp:posOffset>
                </wp:positionV>
                <wp:extent cx="2214245" cy="878205"/>
                <wp:effectExtent l="114300" t="95250" r="109855" b="131445"/>
                <wp:wrapSquare wrapText="bothSides"/>
                <wp:docPr id="2" name="Text Box 2"/>
                <wp:cNvGraphicFramePr/>
                <a:graphic xmlns:a="http://schemas.openxmlformats.org/drawingml/2006/main">
                  <a:graphicData uri="http://schemas.microsoft.com/office/word/2010/wordprocessingShape">
                    <wps:wsp>
                      <wps:cNvSpPr txBox="1"/>
                      <wps:spPr>
                        <a:xfrm>
                          <a:off x="0" y="0"/>
                          <a:ext cx="2214245" cy="878205"/>
                        </a:xfrm>
                        <a:prstGeom prst="rect">
                          <a:avLst/>
                        </a:prstGeom>
                        <a:solidFill>
                          <a:srgbClr val="44546A">
                            <a:lumMod val="20000"/>
                            <a:lumOff val="80000"/>
                          </a:srgbClr>
                        </a:solidFill>
                        <a:ln w="12700" cap="flat" cmpd="sng" algn="ctr">
                          <a:noFill/>
                          <a:prstDash val="solid"/>
                          <a:miter lim="800000"/>
                        </a:ln>
                        <a:effectLst>
                          <a:glow rad="63500">
                            <a:srgbClr val="A5A5A5">
                              <a:satMod val="175000"/>
                              <a:alpha val="40000"/>
                            </a:srgbClr>
                          </a:glow>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wps:spPr>
                      <wps:txbx>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6F8C5" id="Text Box 2" o:spid="_x0000_s1031" type="#_x0000_t202" style="position:absolute;left:0;text-align:left;margin-left:292.2pt;margin-top:95.7pt;width:174.35pt;height:69.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" fillcolor="#d6dce5" stroked="f" strokeweight="1pt">
                <v:shadow on="t" color="black" opacity="20971f" offset="0,2.2pt"/>
                <v:textbox inset=",7.2pt,,0">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v:textbox>
                <w10:wrap type="square"/>
              </v:shape>
            </w:pict>
          </mc:Fallback>
        </mc:AlternateContent>
      </w:r>
      <w:r w:rsidR="00814BEE" w:rsidRPr="001D36C5">
        <w:rPr>
          <w:rFonts w:cs="Arial"/>
        </w:rPr>
        <w:t>CHAMP staff is comprised o</w:t>
      </w:r>
      <w:r>
        <w:rPr>
          <w:rFonts w:cs="Arial"/>
        </w:rPr>
        <w:t xml:space="preserve">f GIS Professionals, engineers, </w:t>
      </w:r>
      <w:r w:rsidR="00814BEE" w:rsidRPr="001D36C5">
        <w:rPr>
          <w:rFonts w:cs="Arial"/>
        </w:rPr>
        <w:t xml:space="preserve">and outreach and data management staff. </w:t>
      </w:r>
      <w:r w:rsidR="00985984">
        <w:rPr>
          <w:rFonts w:cs="Arial"/>
        </w:rPr>
        <w:t>Seven</w:t>
      </w:r>
      <w:r w:rsidR="00985984" w:rsidRPr="001D36C5">
        <w:rPr>
          <w:rFonts w:cs="Arial"/>
        </w:rPr>
        <w:t xml:space="preserve"> </w:t>
      </w:r>
      <w:r w:rsidR="00814BEE" w:rsidRPr="001D36C5">
        <w:rPr>
          <w:rFonts w:cs="Arial"/>
        </w:rPr>
        <w:t xml:space="preserve">engineers are Registered Professional Engineers in Illinois. </w:t>
      </w:r>
      <w:r w:rsidR="00025A03">
        <w:rPr>
          <w:rFonts w:cs="Arial"/>
        </w:rPr>
        <w:t xml:space="preserve">Nearly all </w:t>
      </w:r>
      <w:r w:rsidR="00814BEE" w:rsidRPr="001D36C5">
        <w:rPr>
          <w:rFonts w:cs="Arial"/>
        </w:rPr>
        <w:t xml:space="preserve">staff are Certified Floodplain Managers. </w:t>
      </w:r>
      <w:r>
        <w:rPr>
          <w:rFonts w:cs="Arial"/>
        </w:rPr>
        <w:t xml:space="preserve">One planner is an American Institute Certified Planner. </w:t>
      </w:r>
      <w:r w:rsidR="00814BEE" w:rsidRPr="001D36C5">
        <w:rPr>
          <w:rFonts w:cs="Arial"/>
        </w:rPr>
        <w:t xml:space="preserve">Three GIS professionals are certified </w:t>
      </w:r>
      <w:proofErr w:type="spellStart"/>
      <w:r w:rsidR="009F46C5" w:rsidRPr="001D36C5">
        <w:rPr>
          <w:rFonts w:cs="Arial"/>
        </w:rPr>
        <w:t>H</w:t>
      </w:r>
      <w:r w:rsidR="009F46C5">
        <w:rPr>
          <w:rFonts w:cs="Arial"/>
        </w:rPr>
        <w:t>azus</w:t>
      </w:r>
      <w:proofErr w:type="spellEnd"/>
      <w:r w:rsidR="00814BEE" w:rsidRPr="001D36C5">
        <w:rPr>
          <w:rFonts w:cs="Arial"/>
        </w:rPr>
        <w:t xml:space="preserve">-MH trained. </w:t>
      </w:r>
      <w:r w:rsidR="00E16038">
        <w:rPr>
          <w:rFonts w:cs="Arial"/>
        </w:rPr>
        <w:t>Nine</w:t>
      </w:r>
      <w:r w:rsidR="00E16038" w:rsidRPr="001D36C5">
        <w:rPr>
          <w:rFonts w:cs="Arial"/>
        </w:rPr>
        <w:t xml:space="preserve"> </w:t>
      </w:r>
      <w:r w:rsidR="00814BEE" w:rsidRPr="001D36C5">
        <w:rPr>
          <w:rFonts w:cs="Arial"/>
        </w:rPr>
        <w:t>GIS staff have earned their Geographic Information Systems Professional (GISP) certification.</w:t>
      </w:r>
      <w:r w:rsidR="00814BEE">
        <w:rPr>
          <w:rFonts w:cs="Arial"/>
        </w:rPr>
        <w:t xml:space="preserve"> </w:t>
      </w:r>
      <w:bookmarkEnd w:id="419"/>
      <w:r w:rsidR="00886FFF" w:rsidRPr="00C2481A">
        <w:t xml:space="preserve">The </w:t>
      </w:r>
      <w:r w:rsidR="00886FFF" w:rsidRPr="00874797">
        <w:t xml:space="preserve">CHAMP organization chart is shown in </w:t>
      </w:r>
      <w:r w:rsidR="00836EFC">
        <w:fldChar w:fldCharType="begin"/>
      </w:r>
      <w:r w:rsidR="00836EFC">
        <w:instrText xml:space="preserve"> REF _Ref8824380 \h </w:instrText>
      </w:r>
      <w:r w:rsidR="00836EFC">
        <w:fldChar w:fldCharType="separate"/>
      </w:r>
      <w:r w:rsidR="00225999">
        <w:rPr>
          <w:b/>
          <w:bCs/>
        </w:rPr>
        <w:t>Error! Reference source not found.</w:t>
      </w:r>
      <w:r w:rsidR="00836EFC">
        <w:fldChar w:fldCharType="end"/>
      </w:r>
      <w:r w:rsidR="00886FFF" w:rsidRPr="00874797">
        <w:t>.</w:t>
      </w:r>
      <w:r w:rsidR="00886FFF" w:rsidRPr="00C2481A">
        <w:t xml:space="preserve"> </w:t>
      </w:r>
    </w:p>
    <w:p w14:paraId="6096F377" w14:textId="26D982CE" w:rsidR="00C469DB" w:rsidRDefault="00C469DB" w:rsidP="00C469DB">
      <w:pPr>
        <w:spacing w:line="276" w:lineRule="auto"/>
        <w:jc w:val="both"/>
      </w:pPr>
      <w:r w:rsidRPr="000A0B41">
        <w:t xml:space="preserve">CHAMP staff </w:t>
      </w:r>
      <w:r w:rsidRPr="00A37D68">
        <w:rPr>
          <w:noProof/>
        </w:rPr>
        <w:t>are</w:t>
      </w:r>
      <w:r w:rsidRPr="000A0B41">
        <w:t xml:space="preserve"> primarily funded through grants and contracts secured through proposal writing and responding to various requests for services from communities and agencies for project work related to our mission and expertise. The ISWS provides 0.5 FTE to support FEMA flood studies and projects. Recognizing that flood hazards are the most predictable natural hazard, the ISWS has long been engaged in programs and activities to identify flood hazards and provide technical support to individuals and communities. ISWS staff actively participate in the Illinois Association for Floodplain and Stormwater Management (IAFSM), the Association of State Floodplain Managers (ASFPM), the Illinois Geographic Information System Association (ILGISA), Illinois State Hazard Mitigation Plan committee, and the Illinois Silver Jackets. The ISWS, and </w:t>
      </w:r>
      <w:proofErr w:type="gramStart"/>
      <w:r w:rsidRPr="000A0B41">
        <w:t>in particular CHAMP</w:t>
      </w:r>
      <w:proofErr w:type="gramEnd"/>
      <w:r w:rsidRPr="000A0B41">
        <w:t xml:space="preserve">, will continue to seek out and identify agencies and professional organizations for coordination and information exchange that will help promote our long-term vision. </w:t>
      </w:r>
    </w:p>
    <w:p w14:paraId="7D9C3506" w14:textId="6CAB28F4" w:rsidR="008B4A1B" w:rsidRDefault="008B4A1B" w:rsidP="00C469DB">
      <w:pPr>
        <w:spacing w:line="276" w:lineRule="auto"/>
        <w:jc w:val="both"/>
      </w:pPr>
    </w:p>
    <w:p w14:paraId="79D4E1B4" w14:textId="5E6FB9D0" w:rsidR="00DD1DA8" w:rsidRPr="00AE78DA" w:rsidRDefault="008B4A1B" w:rsidP="00DD1DA8">
      <w:pPr>
        <w:spacing w:line="276" w:lineRule="auto"/>
        <w:jc w:val="both"/>
        <w:rPr>
          <w:rFonts w:cs="Arial"/>
          <w:szCs w:val="22"/>
        </w:rPr>
      </w:pPr>
      <w:r>
        <w:t xml:space="preserve">Mitigation planning contributes to building more resilient communities. Working with the University of Illinois Extension, CHAMP has assisted Illinois Counties (Grundy, Henderson, </w:t>
      </w:r>
      <w:r w:rsidR="007410CD">
        <w:t xml:space="preserve">and </w:t>
      </w:r>
      <w:r>
        <w:t>Hancock) to prepare F</w:t>
      </w:r>
      <w:r w:rsidR="009F2420">
        <w:t xml:space="preserve">EMA approved Hazard </w:t>
      </w:r>
      <w:r w:rsidR="00952E1B">
        <w:t>Mitigation</w:t>
      </w:r>
      <w:r w:rsidR="009F2420">
        <w:t xml:space="preserve"> Plans by preparing </w:t>
      </w:r>
      <w:proofErr w:type="spellStart"/>
      <w:r w:rsidR="009F2420">
        <w:t>H</w:t>
      </w:r>
      <w:r w:rsidR="009F46C5">
        <w:t>azus</w:t>
      </w:r>
      <w:proofErr w:type="spellEnd"/>
      <w:r w:rsidR="009F2420">
        <w:t xml:space="preserve"> risk assessments. CHAMP is extending its efforts to assist communities in mitigation planning.  CHAMP staff are working directly with communities to prepare FEMA </w:t>
      </w:r>
      <w:r w:rsidR="00952E1B">
        <w:t>mitigation</w:t>
      </w:r>
      <w:r w:rsidR="009F2420">
        <w:t xml:space="preserve"> grant applications</w:t>
      </w:r>
      <w:r w:rsidR="00952E1B">
        <w:t xml:space="preserve"> to support the development of comprehensive mitigation plans, from beginning to end</w:t>
      </w:r>
      <w:r w:rsidR="009F2420">
        <w:t xml:space="preserve">. </w:t>
      </w:r>
      <w:r w:rsidR="00DD1DA8" w:rsidRPr="006E2F67">
        <w:rPr>
          <w:rFonts w:cs="Arial"/>
          <w:szCs w:val="22"/>
        </w:rPr>
        <w:t xml:space="preserve">Resilience Meetings are proposed to be utilized to further advance identified mitigation needs through community-tailored </w:t>
      </w:r>
      <w:r w:rsidR="00DD1DA8" w:rsidRPr="006E2F67">
        <w:rPr>
          <w:rFonts w:cs="Arial"/>
          <w:szCs w:val="22"/>
        </w:rPr>
        <w:lastRenderedPageBreak/>
        <w:t>activities. Depending on these needs, an interdisciplinary team of subject matter experts including academic researchers, state agencies, non-governmental organizations, businesses, and community leaders will assist in identifying the relevant risks while developing resources. Activities may include</w:t>
      </w:r>
      <w:r w:rsidR="00DD1DA8" w:rsidRPr="006E2F67">
        <w:rPr>
          <w:rFonts w:cs="Arial"/>
        </w:rPr>
        <w:t xml:space="preserve"> helping a community update building codes, supporting a regional or watershed coalition, assisting with benefit</w:t>
      </w:r>
      <w:r w:rsidR="00D77918">
        <w:rPr>
          <w:rFonts w:cs="Arial"/>
        </w:rPr>
        <w:t>-</w:t>
      </w:r>
      <w:r w:rsidR="00DD1DA8" w:rsidRPr="006E2F67">
        <w:rPr>
          <w:rFonts w:cs="Arial"/>
        </w:rPr>
        <w:t>cost for mitigation projects, grant application support, supplemental analysis or workshops for hazard mitigation plans, or other needs as identified by the community.</w:t>
      </w:r>
      <w:r w:rsidR="00DD1DA8">
        <w:rPr>
          <w:rFonts w:cs="Arial"/>
        </w:rPr>
        <w:t xml:space="preserve"> CHAMP anticipates working closely with the Region 5 Planners on future outreach. </w:t>
      </w:r>
    </w:p>
    <w:p w14:paraId="7D4F098E" w14:textId="620FB886" w:rsidR="008B4A1B" w:rsidRPr="00BD4C7A" w:rsidRDefault="008B4A1B" w:rsidP="00C469DB">
      <w:pPr>
        <w:spacing w:line="276" w:lineRule="auto"/>
        <w:jc w:val="both"/>
      </w:pPr>
    </w:p>
    <w:p w14:paraId="6FCBECB9" w14:textId="77777777" w:rsidR="00C469DB" w:rsidRDefault="00C469DB" w:rsidP="00EF214E">
      <w:pPr>
        <w:spacing w:after="200" w:line="276" w:lineRule="auto"/>
        <w:jc w:val="both"/>
        <w:rPr>
          <w:rFonts w:cs="Arial"/>
        </w:rPr>
      </w:pPr>
    </w:p>
    <w:p w14:paraId="0CC37BE3" w14:textId="05C9AFB9" w:rsidR="009633F9" w:rsidRPr="00EF214E" w:rsidRDefault="009633F9" w:rsidP="00EF214E">
      <w:pPr>
        <w:spacing w:after="200" w:line="276" w:lineRule="auto"/>
        <w:jc w:val="both"/>
        <w:rPr>
          <w:rFonts w:cs="Arial"/>
        </w:rPr>
        <w:sectPr w:rsidR="009633F9" w:rsidRPr="00EF214E" w:rsidSect="00E72766">
          <w:type w:val="continuous"/>
          <w:pgSz w:w="12240" w:h="15840" w:code="1"/>
          <w:pgMar w:top="1440" w:right="1440" w:bottom="1440" w:left="1440" w:header="720" w:footer="720" w:gutter="0"/>
          <w:cols w:space="720"/>
          <w:docGrid w:linePitch="360"/>
        </w:sectPr>
      </w:pPr>
    </w:p>
    <w:p w14:paraId="5AD3C58A" w14:textId="77777777" w:rsidR="00C56F59" w:rsidRDefault="00C56F59" w:rsidP="00C56F59">
      <w:pPr>
        <w:pStyle w:val="Figure"/>
        <w:tabs>
          <w:tab w:val="left" w:pos="5355"/>
          <w:tab w:val="center" w:pos="6768"/>
        </w:tabs>
        <w:jc w:val="left"/>
        <w:sectPr w:rsidR="00C56F59" w:rsidSect="00B207E7">
          <w:headerReference w:type="default" r:id="rId77"/>
          <w:pgSz w:w="15840" w:h="12240" w:orient="landscape" w:code="1"/>
          <w:pgMar w:top="1152" w:right="1152" w:bottom="720" w:left="1152" w:header="720" w:footer="720" w:gutter="0"/>
          <w:cols w:space="720"/>
          <w:docGrid w:linePitch="360"/>
        </w:sectPr>
      </w:pPr>
      <w:bookmarkStart w:id="420" w:name="_Ref498611250"/>
      <w:bookmarkStart w:id="421" w:name="_Toc532220689"/>
      <w:r>
        <w:rPr>
          <w:noProof/>
        </w:rPr>
        <w:lastRenderedPageBreak/>
        <mc:AlternateContent>
          <mc:Choice Requires="wpg">
            <w:drawing>
              <wp:anchor distT="0" distB="0" distL="114300" distR="114300" simplePos="0" relativeHeight="251658252" behindDoc="0" locked="0" layoutInCell="1" allowOverlap="1" wp14:anchorId="14041B6D" wp14:editId="7C9CDA78">
                <wp:simplePos x="0" y="0"/>
                <wp:positionH relativeFrom="margin">
                  <wp:align>left</wp:align>
                </wp:positionH>
                <wp:positionV relativeFrom="paragraph">
                  <wp:posOffset>0</wp:posOffset>
                </wp:positionV>
                <wp:extent cx="8971280" cy="5663565"/>
                <wp:effectExtent l="0" t="0" r="20320" b="13335"/>
                <wp:wrapTopAndBottom/>
                <wp:docPr id="56" name="Group 56"/>
                <wp:cNvGraphicFramePr/>
                <a:graphic xmlns:a="http://schemas.openxmlformats.org/drawingml/2006/main">
                  <a:graphicData uri="http://schemas.microsoft.com/office/word/2010/wordprocessingGroup">
                    <wpg:wgp>
                      <wpg:cNvGrpSpPr/>
                      <wpg:grpSpPr>
                        <a:xfrm>
                          <a:off x="0" y="0"/>
                          <a:ext cx="8971280" cy="5663565"/>
                          <a:chOff x="-1" y="-578002"/>
                          <a:chExt cx="8505826" cy="4662618"/>
                        </a:xfrm>
                      </wpg:grpSpPr>
                      <wps:wsp>
                        <wps:cNvPr id="57" name="Rectangle 57"/>
                        <wps:cNvSpPr>
                          <a:spLocks noChangeArrowheads="1"/>
                        </wps:cNvSpPr>
                        <wps:spPr bwMode="auto">
                          <a:xfrm>
                            <a:off x="-1" y="569648"/>
                            <a:ext cx="2246514" cy="35149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A8539E" w14:textId="77777777" w:rsidR="00C56F59" w:rsidRPr="00C167AE" w:rsidRDefault="00C56F59" w:rsidP="00C56F59">
                              <w:pPr>
                                <w:jc w:val="center"/>
                                <w:rPr>
                                  <w:rFonts w:asciiTheme="minorHAnsi" w:hAnsiTheme="minorHAnsi" w:cstheme="minorHAnsi"/>
                                  <w:b/>
                                  <w:bCs/>
                                  <w:color w:val="2E74B5" w:themeColor="accent1" w:themeShade="BF"/>
                                  <w:sz w:val="28"/>
                                  <w:szCs w:val="22"/>
                                </w:rPr>
                              </w:pPr>
                              <w:r w:rsidRPr="00C167AE">
                                <w:rPr>
                                  <w:rFonts w:asciiTheme="minorHAnsi" w:hAnsiTheme="minorHAnsi" w:cstheme="minorHAnsi"/>
                                  <w:b/>
                                  <w:bCs/>
                                  <w:color w:val="2E74B5" w:themeColor="accent1" w:themeShade="BF"/>
                                  <w:sz w:val="28"/>
                                  <w:szCs w:val="22"/>
                                </w:rPr>
                                <w:t>Engineering</w:t>
                              </w:r>
                            </w:p>
                            <w:p w14:paraId="209CB775"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Senior Hydraulic Engineer -</w:t>
                              </w:r>
                            </w:p>
                            <w:p w14:paraId="3736BBED"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Chris Hanstad</w:t>
                              </w:r>
                            </w:p>
                            <w:p w14:paraId="49D44452"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 xml:space="preserve">Project Engineers </w:t>
                              </w:r>
                            </w:p>
                            <w:p w14:paraId="6F4DD3BB"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 xml:space="preserve">Aaron Thomas </w:t>
                              </w:r>
                              <w:r w:rsidRPr="007D360A">
                                <w:rPr>
                                  <w:rFonts w:asciiTheme="minorHAnsi" w:hAnsiTheme="minorHAnsi" w:cstheme="minorHAnsi"/>
                                  <w:i/>
                                  <w:iCs/>
                                  <w:szCs w:val="22"/>
                                </w:rPr>
                                <w:t>(Survey)</w:t>
                              </w:r>
                            </w:p>
                            <w:p w14:paraId="17C093E3"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Greg Byard</w:t>
                              </w:r>
                            </w:p>
                            <w:p w14:paraId="51F6351E" w14:textId="77777777" w:rsidR="00C56F59" w:rsidRPr="004B2613" w:rsidRDefault="00C56F59" w:rsidP="00C56F59">
                              <w:pPr>
                                <w:ind w:left="432"/>
                                <w:rPr>
                                  <w:rFonts w:asciiTheme="minorHAnsi" w:hAnsiTheme="minorHAnsi" w:cstheme="minorHAnsi"/>
                                  <w:color w:val="2E74B5" w:themeColor="accent1" w:themeShade="BF"/>
                                  <w:szCs w:val="22"/>
                                </w:rPr>
                              </w:pPr>
                              <w:r w:rsidRPr="004B2613">
                                <w:rPr>
                                  <w:rFonts w:asciiTheme="minorHAnsi" w:hAnsiTheme="minorHAnsi" w:cstheme="minorHAnsi"/>
                                  <w:color w:val="2E74B5" w:themeColor="accent1" w:themeShade="BF"/>
                                  <w:szCs w:val="22"/>
                                </w:rPr>
                                <w:t>Brian Chaille</w:t>
                              </w:r>
                            </w:p>
                            <w:p w14:paraId="6D60AEF1"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Dawn Consentino</w:t>
                              </w:r>
                            </w:p>
                            <w:p w14:paraId="312434BC"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 xml:space="preserve">      Staff Engineer</w:t>
                              </w:r>
                            </w:p>
                            <w:p w14:paraId="5507DA66"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 xml:space="preserve">Jimmy Powell </w:t>
                              </w:r>
                            </w:p>
                            <w:p w14:paraId="29526D8C" w14:textId="77777777" w:rsidR="00C56F59" w:rsidRPr="00222D10" w:rsidRDefault="00C56F59" w:rsidP="00C56F59">
                              <w:pPr>
                                <w:ind w:left="432"/>
                                <w:rPr>
                                  <w:rFonts w:asciiTheme="minorHAnsi" w:hAnsiTheme="minorHAnsi" w:cstheme="minorHAnsi"/>
                                  <w:color w:val="2E74B5" w:themeColor="accent1" w:themeShade="BF"/>
                                  <w:szCs w:val="22"/>
                                </w:rPr>
                              </w:pPr>
                              <w:r w:rsidRPr="00222D10">
                                <w:rPr>
                                  <w:rFonts w:asciiTheme="minorHAnsi" w:hAnsiTheme="minorHAnsi" w:cstheme="minorHAnsi"/>
                                  <w:color w:val="2E74B5" w:themeColor="accent1" w:themeShade="BF"/>
                                  <w:szCs w:val="22"/>
                                </w:rPr>
                                <w:t>Addison Jobe</w:t>
                              </w:r>
                            </w:p>
                            <w:p w14:paraId="5A415C50"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H&amp;H Engineer</w:t>
                              </w:r>
                            </w:p>
                            <w:p w14:paraId="187F5BB5" w14:textId="77777777" w:rsidR="00C56F59" w:rsidRPr="002128BC" w:rsidRDefault="00C56F59" w:rsidP="00C56F59">
                              <w:pPr>
                                <w:ind w:left="432"/>
                                <w:rPr>
                                  <w:rFonts w:asciiTheme="minorHAnsi" w:hAnsiTheme="minorHAnsi" w:cstheme="minorHAnsi"/>
                                  <w:i/>
                                  <w:iCs/>
                                  <w:szCs w:val="22"/>
                                </w:rPr>
                              </w:pPr>
                              <w:r w:rsidRPr="004B2613">
                                <w:rPr>
                                  <w:rFonts w:asciiTheme="minorHAnsi" w:hAnsiTheme="minorHAnsi" w:cstheme="minorHAnsi"/>
                                  <w:szCs w:val="22"/>
                                </w:rPr>
                                <w:t>Nikhil Sangwan</w:t>
                              </w:r>
                            </w:p>
                            <w:p w14:paraId="68EDDEC8" w14:textId="77777777" w:rsidR="00C56F59" w:rsidRDefault="00C56F59" w:rsidP="00C56F59">
                              <w:pPr>
                                <w:ind w:left="432"/>
                                <w:rPr>
                                  <w:rFonts w:asciiTheme="minorHAnsi" w:hAnsiTheme="minorHAnsi" w:cstheme="minorHAnsi"/>
                                  <w:szCs w:val="22"/>
                                </w:rPr>
                              </w:pPr>
                              <w:r>
                                <w:rPr>
                                  <w:rFonts w:asciiTheme="minorHAnsi" w:hAnsiTheme="minorHAnsi" w:cstheme="minorHAnsi"/>
                                  <w:szCs w:val="22"/>
                                </w:rPr>
                                <w:t>Sabin Paudel</w:t>
                              </w:r>
                            </w:p>
                            <w:p w14:paraId="0888890F"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Assistant Engineer</w:t>
                              </w:r>
                            </w:p>
                            <w:p w14:paraId="78FEB539" w14:textId="77777777" w:rsidR="00C56F59" w:rsidRDefault="00C56F59" w:rsidP="00C56F59">
                              <w:pPr>
                                <w:ind w:left="432"/>
                                <w:rPr>
                                  <w:rFonts w:asciiTheme="minorHAnsi" w:hAnsiTheme="minorHAnsi" w:cstheme="minorHAnsi"/>
                                  <w:i/>
                                  <w:iCs/>
                                  <w:szCs w:val="22"/>
                                </w:rPr>
                              </w:pPr>
                              <w:bookmarkStart w:id="422" w:name="_Hlk32240050"/>
                              <w:r w:rsidRPr="00566EC5">
                                <w:rPr>
                                  <w:rFonts w:asciiTheme="minorHAnsi" w:hAnsiTheme="minorHAnsi" w:cstheme="minorHAnsi"/>
                                  <w:szCs w:val="22"/>
                                </w:rPr>
                                <w:t>Mary Richardson</w:t>
                              </w:r>
                              <w:r>
                                <w:rPr>
                                  <w:rFonts w:asciiTheme="minorHAnsi" w:hAnsiTheme="minorHAnsi" w:cstheme="minorHAnsi"/>
                                  <w:szCs w:val="22"/>
                                </w:rPr>
                                <w:t xml:space="preserve"> </w:t>
                              </w:r>
                              <w:r w:rsidRPr="007D360A">
                                <w:rPr>
                                  <w:rFonts w:asciiTheme="minorHAnsi" w:hAnsiTheme="minorHAnsi" w:cstheme="minorHAnsi"/>
                                  <w:i/>
                                  <w:iCs/>
                                  <w:szCs w:val="22"/>
                                </w:rPr>
                                <w:t>(Outreach Coordinator)</w:t>
                              </w:r>
                            </w:p>
                            <w:bookmarkEnd w:id="422"/>
                            <w:p w14:paraId="5E7B556C" w14:textId="77777777" w:rsidR="00C56F59" w:rsidRDefault="00C56F59" w:rsidP="00C56F59">
                              <w:pPr>
                                <w:ind w:left="432"/>
                                <w:rPr>
                                  <w:rFonts w:asciiTheme="minorHAnsi" w:hAnsiTheme="minorHAnsi" w:cstheme="minorHAnsi"/>
                                  <w:szCs w:val="22"/>
                                </w:rPr>
                              </w:pPr>
                            </w:p>
                            <w:p w14:paraId="3C890B0B" w14:textId="77777777" w:rsidR="00C56F59" w:rsidRPr="002128BC" w:rsidRDefault="00C56F59" w:rsidP="00C56F59">
                              <w:pPr>
                                <w:rPr>
                                  <w:rFonts w:asciiTheme="minorHAnsi" w:hAnsiTheme="minorHAnsi" w:cstheme="minorHAnsi"/>
                                  <w:b/>
                                  <w:bCs/>
                                  <w:color w:val="2E74B5" w:themeColor="accent1" w:themeShade="BF"/>
                                  <w:sz w:val="28"/>
                                  <w:szCs w:val="22"/>
                                </w:rPr>
                              </w:pPr>
                              <w:r w:rsidRPr="002128BC">
                                <w:rPr>
                                  <w:rFonts w:asciiTheme="minorHAnsi" w:hAnsiTheme="minorHAnsi" w:cstheme="minorHAnsi"/>
                                  <w:b/>
                                  <w:bCs/>
                                  <w:color w:val="2E74B5" w:themeColor="accent1" w:themeShade="BF"/>
                                  <w:sz w:val="28"/>
                                  <w:szCs w:val="22"/>
                                </w:rPr>
                                <w:t xml:space="preserve">Engineering </w:t>
                              </w:r>
                              <w:r>
                                <w:rPr>
                                  <w:rFonts w:asciiTheme="minorHAnsi" w:hAnsiTheme="minorHAnsi" w:cstheme="minorHAnsi"/>
                                  <w:b/>
                                  <w:bCs/>
                                  <w:color w:val="2E74B5" w:themeColor="accent1" w:themeShade="BF"/>
                                  <w:sz w:val="28"/>
                                  <w:szCs w:val="22"/>
                                </w:rPr>
                                <w:t xml:space="preserve">Special </w:t>
                              </w:r>
                              <w:r w:rsidRPr="002128BC">
                                <w:rPr>
                                  <w:rFonts w:asciiTheme="minorHAnsi" w:hAnsiTheme="minorHAnsi" w:cstheme="minorHAnsi"/>
                                  <w:b/>
                                  <w:bCs/>
                                  <w:color w:val="2E74B5" w:themeColor="accent1" w:themeShade="BF"/>
                                  <w:sz w:val="28"/>
                                  <w:szCs w:val="22"/>
                                </w:rPr>
                                <w:t>Studies</w:t>
                              </w:r>
                            </w:p>
                            <w:p w14:paraId="707973AB" w14:textId="77777777" w:rsidR="00C56F59" w:rsidRPr="002D6F3E" w:rsidRDefault="00C56F59" w:rsidP="00C56F59">
                              <w:pPr>
                                <w:rPr>
                                  <w:rFonts w:asciiTheme="minorHAnsi" w:hAnsiTheme="minorHAnsi" w:cstheme="minorHAnsi"/>
                                  <w:color w:val="2E74B5" w:themeColor="accent1" w:themeShade="BF"/>
                                  <w:szCs w:val="22"/>
                                </w:rPr>
                              </w:pPr>
                              <w:r w:rsidRPr="002128BC">
                                <w:rPr>
                                  <w:rFonts w:asciiTheme="minorHAnsi" w:hAnsiTheme="minorHAnsi" w:cstheme="minorHAnsi"/>
                                  <w:szCs w:val="22"/>
                                </w:rPr>
                                <w:t xml:space="preserve">    </w:t>
                              </w:r>
                              <w:r w:rsidRPr="00033583">
                                <w:rPr>
                                  <w:rFonts w:asciiTheme="minorHAnsi" w:hAnsiTheme="minorHAnsi" w:cstheme="minorHAnsi"/>
                                  <w:b/>
                                  <w:szCs w:val="22"/>
                                </w:rPr>
                                <w:t>Lead</w:t>
                              </w:r>
                              <w:r>
                                <w:rPr>
                                  <w:rFonts w:asciiTheme="minorHAnsi" w:hAnsiTheme="minorHAnsi" w:cstheme="minorHAnsi"/>
                                  <w:szCs w:val="22"/>
                                </w:rPr>
                                <w:t xml:space="preserve"> -</w:t>
                              </w:r>
                              <w:r w:rsidRPr="002128BC">
                                <w:rPr>
                                  <w:rFonts w:asciiTheme="minorHAnsi" w:hAnsiTheme="minorHAnsi" w:cstheme="minorHAnsi"/>
                                  <w:szCs w:val="22"/>
                                </w:rPr>
                                <w:t xml:space="preserve"> </w:t>
                              </w:r>
                              <w:r w:rsidRPr="002D6F3E">
                                <w:rPr>
                                  <w:rFonts w:asciiTheme="minorHAnsi" w:hAnsiTheme="minorHAnsi" w:cstheme="minorHAnsi"/>
                                  <w:color w:val="2E74B5" w:themeColor="accent1" w:themeShade="BF"/>
                                  <w:szCs w:val="22"/>
                                </w:rPr>
                                <w:t>Greg Byard</w:t>
                              </w:r>
                            </w:p>
                            <w:p w14:paraId="7E575CAE" w14:textId="77777777" w:rsidR="00C56F59" w:rsidRPr="002D6F3E" w:rsidRDefault="00C56F59" w:rsidP="00C56F59">
                              <w:pPr>
                                <w:rPr>
                                  <w:rFonts w:asciiTheme="minorHAnsi" w:hAnsiTheme="minorHAnsi" w:cstheme="minorHAnsi"/>
                                  <w:color w:val="2E74B5" w:themeColor="accent1" w:themeShade="BF"/>
                                  <w:szCs w:val="22"/>
                                </w:rPr>
                              </w:pPr>
                              <w:r w:rsidRPr="002D6F3E">
                                <w:rPr>
                                  <w:rFonts w:asciiTheme="minorHAnsi" w:hAnsiTheme="minorHAnsi" w:cstheme="minorHAnsi"/>
                                  <w:color w:val="2E74B5" w:themeColor="accent1" w:themeShade="BF"/>
                                  <w:szCs w:val="22"/>
                                </w:rPr>
                                <w:t xml:space="preserve">     </w:t>
                              </w:r>
                              <w:r>
                                <w:rPr>
                                  <w:rFonts w:asciiTheme="minorHAnsi" w:hAnsiTheme="minorHAnsi" w:cstheme="minorHAnsi"/>
                                  <w:color w:val="2E74B5" w:themeColor="accent1" w:themeShade="BF"/>
                                  <w:szCs w:val="22"/>
                                </w:rPr>
                                <w:t xml:space="preserve">   </w:t>
                              </w:r>
                              <w:r w:rsidRPr="002D6F3E">
                                <w:rPr>
                                  <w:rFonts w:asciiTheme="minorHAnsi" w:hAnsiTheme="minorHAnsi" w:cstheme="minorHAnsi"/>
                                  <w:color w:val="2E74B5" w:themeColor="accent1" w:themeShade="BF"/>
                                  <w:szCs w:val="22"/>
                                </w:rPr>
                                <w:t>Nikhil Sangwan</w:t>
                              </w:r>
                            </w:p>
                            <w:p w14:paraId="788B7F43" w14:textId="77777777" w:rsidR="00C56F59" w:rsidRPr="002D6F3E" w:rsidRDefault="00C56F59" w:rsidP="00C56F59">
                              <w:pPr>
                                <w:rPr>
                                  <w:rFonts w:asciiTheme="minorHAnsi" w:hAnsiTheme="minorHAnsi" w:cstheme="minorHAnsi"/>
                                  <w:color w:val="2E74B5" w:themeColor="accent1" w:themeShade="BF"/>
                                  <w:szCs w:val="22"/>
                                </w:rPr>
                              </w:pPr>
                              <w:r w:rsidRPr="002D6F3E">
                                <w:rPr>
                                  <w:rFonts w:asciiTheme="minorHAnsi" w:hAnsiTheme="minorHAnsi" w:cstheme="minorHAnsi"/>
                                  <w:color w:val="2E74B5" w:themeColor="accent1" w:themeShade="BF"/>
                                  <w:szCs w:val="22"/>
                                </w:rPr>
                                <w:t xml:space="preserve">    </w:t>
                              </w:r>
                              <w:r>
                                <w:rPr>
                                  <w:rFonts w:asciiTheme="minorHAnsi" w:hAnsiTheme="minorHAnsi" w:cstheme="minorHAnsi"/>
                                  <w:color w:val="2E74B5" w:themeColor="accent1" w:themeShade="BF"/>
                                  <w:szCs w:val="22"/>
                                </w:rPr>
                                <w:t xml:space="preserve">   </w:t>
                              </w:r>
                              <w:r w:rsidRPr="002D6F3E">
                                <w:rPr>
                                  <w:rFonts w:asciiTheme="minorHAnsi" w:hAnsiTheme="minorHAnsi" w:cstheme="minorHAnsi"/>
                                  <w:color w:val="2E74B5" w:themeColor="accent1" w:themeShade="BF"/>
                                  <w:szCs w:val="22"/>
                                </w:rPr>
                                <w:t xml:space="preserve"> Sabin Paudel</w:t>
                              </w:r>
                            </w:p>
                            <w:p w14:paraId="1A9E1784" w14:textId="77777777" w:rsidR="00C56F59" w:rsidRPr="005701C2" w:rsidRDefault="00C56F59" w:rsidP="00C56F59">
                              <w:pPr>
                                <w:rPr>
                                  <w:rFonts w:asciiTheme="minorHAnsi" w:hAnsiTheme="minorHAnsi" w:cstheme="minorHAnsi"/>
                                  <w:szCs w:val="22"/>
                                </w:rPr>
                              </w:pPr>
                            </w:p>
                          </w:txbxContent>
                        </wps:txbx>
                        <wps:bodyPr rot="0" vert="horz" wrap="square" lIns="91440" tIns="45720" rIns="91440" bIns="45720" anchor="t" anchorCtr="0" upright="1">
                          <a:noAutofit/>
                        </wps:bodyPr>
                      </wps:wsp>
                      <wps:wsp>
                        <wps:cNvPr id="58" name="Rectangle 58"/>
                        <wps:cNvSpPr>
                          <a:spLocks noChangeArrowheads="1"/>
                        </wps:cNvSpPr>
                        <wps:spPr bwMode="auto">
                          <a:xfrm>
                            <a:off x="0" y="178453"/>
                            <a:ext cx="8505825" cy="303267"/>
                          </a:xfrm>
                          <a:prstGeom prst="rect">
                            <a:avLst/>
                          </a:prstGeom>
                          <a:solidFill>
                            <a:srgbClr val="FFFFFF"/>
                          </a:solidFill>
                          <a:ln w="9525">
                            <a:solidFill>
                              <a:srgbClr val="000000"/>
                            </a:solidFill>
                            <a:miter lim="800000"/>
                            <a:headEnd/>
                            <a:tailEnd/>
                          </a:ln>
                        </wps:spPr>
                        <wps:txbx>
                          <w:txbxContent>
                            <w:p w14:paraId="3DF8E544" w14:textId="77777777" w:rsidR="00C56F59" w:rsidRPr="0097195A" w:rsidRDefault="00C56F59" w:rsidP="00C56F59">
                              <w:pPr>
                                <w:jc w:val="center"/>
                                <w:rPr>
                                  <w:rFonts w:asciiTheme="minorHAnsi" w:hAnsiTheme="minorHAnsi" w:cstheme="minorHAnsi"/>
                                  <w:sz w:val="28"/>
                                  <w:szCs w:val="22"/>
                                </w:rPr>
                              </w:pPr>
                              <w:r w:rsidRPr="0097195A">
                                <w:rPr>
                                  <w:rFonts w:asciiTheme="minorHAnsi" w:hAnsiTheme="minorHAnsi" w:cstheme="minorHAnsi"/>
                                  <w:b/>
                                  <w:bCs/>
                                  <w:sz w:val="28"/>
                                </w:rPr>
                                <w:t xml:space="preserve">Section Head </w:t>
                              </w:r>
                              <w:r w:rsidRPr="0097195A">
                                <w:rPr>
                                  <w:rFonts w:asciiTheme="minorHAnsi" w:hAnsiTheme="minorHAnsi" w:cstheme="minorHAnsi"/>
                                  <w:color w:val="808000"/>
                                  <w:sz w:val="28"/>
                                </w:rPr>
                                <w:t>–</w:t>
                              </w:r>
                              <w:r w:rsidRPr="0097195A">
                                <w:rPr>
                                  <w:rFonts w:asciiTheme="minorHAnsi" w:hAnsiTheme="minorHAnsi" w:cstheme="minorHAnsi"/>
                                  <w:sz w:val="28"/>
                                  <w:szCs w:val="22"/>
                                </w:rPr>
                                <w:t xml:space="preserve"> Glenn Heistand </w:t>
                              </w:r>
                            </w:p>
                          </w:txbxContent>
                        </wps:txbx>
                        <wps:bodyPr rot="0" vert="horz" wrap="square" lIns="91440" tIns="45720" rIns="91440" bIns="45720" anchor="t" anchorCtr="0" upright="1">
                          <a:noAutofit/>
                        </wps:bodyPr>
                      </wps:wsp>
                      <wps:wsp>
                        <wps:cNvPr id="59" name="Rectangle 59"/>
                        <wps:cNvSpPr>
                          <a:spLocks noChangeArrowheads="1"/>
                        </wps:cNvSpPr>
                        <wps:spPr bwMode="auto">
                          <a:xfrm>
                            <a:off x="2246513" y="569648"/>
                            <a:ext cx="1987489" cy="1670100"/>
                          </a:xfrm>
                          <a:prstGeom prst="rect">
                            <a:avLst/>
                          </a:prstGeom>
                          <a:solidFill>
                            <a:srgbClr val="FFFFFF"/>
                          </a:solidFill>
                          <a:ln w="9525">
                            <a:solidFill>
                              <a:srgbClr val="000000"/>
                            </a:solidFill>
                            <a:miter lim="800000"/>
                            <a:headEnd/>
                            <a:tailEnd/>
                          </a:ln>
                        </wps:spPr>
                        <wps:txbx>
                          <w:txbxContent>
                            <w:p w14:paraId="10803208" w14:textId="77777777" w:rsidR="00C56F59" w:rsidRPr="00C167AE" w:rsidRDefault="00C56F59" w:rsidP="00C56F59">
                              <w:pPr>
                                <w:jc w:val="center"/>
                                <w:rPr>
                                  <w:rFonts w:asciiTheme="minorHAnsi" w:hAnsiTheme="minorHAnsi" w:cstheme="minorHAnsi"/>
                                  <w:b/>
                                  <w:bCs/>
                                  <w:color w:val="2E74B5" w:themeColor="accent1" w:themeShade="BF"/>
                                  <w:sz w:val="28"/>
                                </w:rPr>
                              </w:pPr>
                              <w:r w:rsidRPr="00C167AE">
                                <w:rPr>
                                  <w:rFonts w:asciiTheme="minorHAnsi" w:hAnsiTheme="minorHAnsi" w:cstheme="minorHAnsi"/>
                                  <w:b/>
                                  <w:bCs/>
                                  <w:color w:val="2E74B5" w:themeColor="accent1" w:themeShade="BF"/>
                                  <w:sz w:val="28"/>
                                </w:rPr>
                                <w:t>GIS</w:t>
                              </w:r>
                            </w:p>
                            <w:p w14:paraId="210C0598" w14:textId="77777777" w:rsidR="00C56F59" w:rsidRDefault="00C56F59" w:rsidP="00C56F59">
                              <w:pPr>
                                <w:rPr>
                                  <w:rFonts w:asciiTheme="minorHAnsi" w:hAnsiTheme="minorHAnsi" w:cstheme="minorHAnsi"/>
                                  <w:szCs w:val="22"/>
                                </w:rPr>
                              </w:pPr>
                              <w:r w:rsidRPr="00FC17C6">
                                <w:rPr>
                                  <w:rFonts w:asciiTheme="minorHAnsi" w:hAnsiTheme="minorHAnsi" w:cstheme="minorHAnsi"/>
                                  <w:b/>
                                  <w:bCs/>
                                </w:rPr>
                                <w:t>GIS Manager</w:t>
                              </w:r>
                              <w:r w:rsidRPr="00FC17C6">
                                <w:rPr>
                                  <w:rFonts w:asciiTheme="minorHAnsi" w:hAnsiTheme="minorHAnsi" w:cstheme="minorHAnsi"/>
                                </w:rPr>
                                <w:t xml:space="preserve"> </w:t>
                              </w:r>
                              <w:r>
                                <w:rPr>
                                  <w:rFonts w:asciiTheme="minorHAnsi" w:hAnsiTheme="minorHAnsi" w:cstheme="minorHAnsi"/>
                                  <w:szCs w:val="22"/>
                                </w:rPr>
                                <w:t>– Ryan Meekma</w:t>
                              </w:r>
                            </w:p>
                            <w:p w14:paraId="653F63E5" w14:textId="77777777" w:rsidR="00C56F59" w:rsidRPr="00553E53" w:rsidRDefault="00C56F59" w:rsidP="00C56F59">
                              <w:pPr>
                                <w:rPr>
                                  <w:rFonts w:asciiTheme="minorHAnsi" w:hAnsiTheme="minorHAnsi" w:cstheme="minorHAnsi"/>
                                  <w:b/>
                                  <w:szCs w:val="22"/>
                                </w:rPr>
                              </w:pPr>
                              <w:bookmarkStart w:id="423" w:name="_Hlk32075099"/>
                              <w:r>
                                <w:rPr>
                                  <w:rFonts w:asciiTheme="minorHAnsi" w:hAnsiTheme="minorHAnsi" w:cstheme="minorHAnsi"/>
                                  <w:b/>
                                  <w:szCs w:val="22"/>
                                </w:rPr>
                                <w:t xml:space="preserve">  </w:t>
                              </w:r>
                              <w:bookmarkEnd w:id="423"/>
                              <w:r>
                                <w:rPr>
                                  <w:rFonts w:asciiTheme="minorHAnsi" w:hAnsiTheme="minorHAnsi" w:cstheme="minorHAnsi"/>
                                  <w:b/>
                                  <w:szCs w:val="22"/>
                                </w:rPr>
                                <w:t xml:space="preserve">  </w:t>
                              </w:r>
                              <w:r w:rsidRPr="00553E53">
                                <w:rPr>
                                  <w:rFonts w:asciiTheme="minorHAnsi" w:hAnsiTheme="minorHAnsi" w:cstheme="minorHAnsi"/>
                                  <w:b/>
                                  <w:szCs w:val="22"/>
                                </w:rPr>
                                <w:t xml:space="preserve">GIS Specialists </w:t>
                              </w:r>
                            </w:p>
                            <w:p w14:paraId="4BE83390" w14:textId="77777777" w:rsidR="00C56F59" w:rsidRPr="004B2613" w:rsidRDefault="00C56F59" w:rsidP="00C56F59">
                              <w:pPr>
                                <w:ind w:left="576"/>
                                <w:rPr>
                                  <w:rFonts w:asciiTheme="minorHAnsi" w:hAnsiTheme="minorHAnsi" w:cstheme="minorHAnsi"/>
                                  <w:szCs w:val="22"/>
                                </w:rPr>
                              </w:pPr>
                              <w:r w:rsidRPr="004B2613">
                                <w:rPr>
                                  <w:rFonts w:asciiTheme="minorHAnsi" w:hAnsiTheme="minorHAnsi" w:cstheme="minorHAnsi"/>
                                  <w:szCs w:val="22"/>
                                </w:rPr>
                                <w:t xml:space="preserve">Curt Abert </w:t>
                              </w:r>
                            </w:p>
                            <w:p w14:paraId="260F0051" w14:textId="77777777" w:rsidR="00C56F59" w:rsidRPr="007D360A" w:rsidRDefault="00C56F59" w:rsidP="00C56F59">
                              <w:pPr>
                                <w:ind w:left="576"/>
                                <w:rPr>
                                  <w:rFonts w:asciiTheme="minorHAnsi" w:hAnsiTheme="minorHAnsi" w:cstheme="minorHAnsi"/>
                                  <w:i/>
                                  <w:iCs/>
                                  <w:szCs w:val="22"/>
                                </w:rPr>
                              </w:pPr>
                              <w:r w:rsidRPr="004B2613">
                                <w:rPr>
                                  <w:rFonts w:asciiTheme="minorHAnsi" w:hAnsiTheme="minorHAnsi" w:cstheme="minorHAnsi"/>
                                  <w:szCs w:val="22"/>
                                </w:rPr>
                                <w:t xml:space="preserve">Matt Jefferson </w:t>
                              </w:r>
                              <w:r w:rsidRPr="007D360A">
                                <w:rPr>
                                  <w:rFonts w:asciiTheme="minorHAnsi" w:hAnsiTheme="minorHAnsi" w:cstheme="minorHAnsi"/>
                                  <w:i/>
                                  <w:iCs/>
                                  <w:szCs w:val="22"/>
                                </w:rPr>
                                <w:t>(Remote</w:t>
                              </w:r>
                            </w:p>
                            <w:p w14:paraId="288BF792" w14:textId="77777777" w:rsidR="00C56F59" w:rsidRPr="007D360A" w:rsidRDefault="00C56F59" w:rsidP="00C56F59">
                              <w:pPr>
                                <w:ind w:left="576"/>
                                <w:rPr>
                                  <w:rFonts w:asciiTheme="minorHAnsi" w:hAnsiTheme="minorHAnsi" w:cstheme="minorHAnsi"/>
                                  <w:i/>
                                  <w:iCs/>
                                  <w:szCs w:val="22"/>
                                </w:rPr>
                              </w:pPr>
                              <w:r w:rsidRPr="007D360A">
                                <w:rPr>
                                  <w:rFonts w:asciiTheme="minorHAnsi" w:hAnsiTheme="minorHAnsi" w:cstheme="minorHAnsi"/>
                                  <w:i/>
                                  <w:iCs/>
                                  <w:szCs w:val="22"/>
                                </w:rPr>
                                <w:t>Sensing Data Analyst)</w:t>
                              </w:r>
                            </w:p>
                            <w:p w14:paraId="1CA57535" w14:textId="77777777" w:rsidR="00C56F59" w:rsidRPr="004B2613" w:rsidRDefault="00C56F59" w:rsidP="00C56F59">
                              <w:pPr>
                                <w:ind w:left="576"/>
                                <w:rPr>
                                  <w:rFonts w:asciiTheme="minorHAnsi" w:hAnsiTheme="minorHAnsi" w:cstheme="minorHAnsi"/>
                                  <w:szCs w:val="22"/>
                                </w:rPr>
                              </w:pPr>
                              <w:r w:rsidRPr="004B2613">
                                <w:rPr>
                                  <w:rFonts w:asciiTheme="minorHAnsi" w:hAnsiTheme="minorHAnsi" w:cstheme="minorHAnsi"/>
                                  <w:szCs w:val="22"/>
                                </w:rPr>
                                <w:t xml:space="preserve">Marni Law </w:t>
                              </w:r>
                              <w:bookmarkStart w:id="424" w:name="_Hlk32075391"/>
                              <w:r w:rsidRPr="007D360A">
                                <w:rPr>
                                  <w:rFonts w:asciiTheme="minorHAnsi" w:hAnsiTheme="minorHAnsi" w:cstheme="minorHAnsi"/>
                                  <w:i/>
                                  <w:iCs/>
                                  <w:szCs w:val="22"/>
                                </w:rPr>
                                <w:t>(CNMS)</w:t>
                              </w:r>
                              <w:bookmarkEnd w:id="424"/>
                            </w:p>
                            <w:p w14:paraId="128E2B94" w14:textId="77777777" w:rsidR="00C56F59" w:rsidRDefault="00C56F59" w:rsidP="00C56F59">
                              <w:pPr>
                                <w:ind w:left="576"/>
                                <w:rPr>
                                  <w:rFonts w:asciiTheme="minorHAnsi" w:hAnsiTheme="minorHAnsi" w:cstheme="minorHAnsi"/>
                                  <w:color w:val="2E74B5" w:themeColor="accent1" w:themeShade="BF"/>
                                  <w:szCs w:val="22"/>
                                </w:rPr>
                              </w:pPr>
                              <w:r w:rsidRPr="004B2613">
                                <w:rPr>
                                  <w:rFonts w:asciiTheme="minorHAnsi" w:hAnsiTheme="minorHAnsi" w:cstheme="minorHAnsi"/>
                                  <w:color w:val="2E74B5" w:themeColor="accent1" w:themeShade="BF"/>
                                  <w:szCs w:val="22"/>
                                </w:rPr>
                                <w:t>Zoe Zaloudek</w:t>
                              </w:r>
                            </w:p>
                            <w:p w14:paraId="732A7E84" w14:textId="77777777" w:rsidR="00C56F59" w:rsidRDefault="00C56F59" w:rsidP="00C56F59">
                              <w:pPr>
                                <w:ind w:left="576"/>
                                <w:rPr>
                                  <w:rFonts w:asciiTheme="minorHAnsi" w:hAnsiTheme="minorHAnsi" w:cstheme="minorHAnsi"/>
                                  <w:szCs w:val="22"/>
                                </w:rPr>
                              </w:pPr>
                              <w:proofErr w:type="spellStart"/>
                              <w:r w:rsidRPr="00C47902">
                                <w:rPr>
                                  <w:rFonts w:asciiTheme="minorHAnsi" w:hAnsiTheme="minorHAnsi" w:cstheme="minorHAnsi"/>
                                  <w:szCs w:val="22"/>
                                </w:rPr>
                                <w:t>Samikshya</w:t>
                              </w:r>
                              <w:proofErr w:type="spellEnd"/>
                              <w:r w:rsidRPr="00C47902">
                                <w:rPr>
                                  <w:rFonts w:asciiTheme="minorHAnsi" w:hAnsiTheme="minorHAnsi" w:cstheme="minorHAnsi"/>
                                  <w:szCs w:val="22"/>
                                </w:rPr>
                                <w:t xml:space="preserve"> Pantha</w:t>
                              </w:r>
                            </w:p>
                            <w:p w14:paraId="40447F2C" w14:textId="77777777" w:rsidR="00C56F59" w:rsidRDefault="00C56F59" w:rsidP="00C56F59">
                              <w:pPr>
                                <w:ind w:left="576"/>
                                <w:rPr>
                                  <w:rFonts w:asciiTheme="minorHAnsi" w:hAnsiTheme="minorHAnsi" w:cstheme="minorHAnsi"/>
                                  <w:szCs w:val="22"/>
                                </w:rPr>
                              </w:pPr>
                              <w:r>
                                <w:rPr>
                                  <w:rFonts w:asciiTheme="minorHAnsi" w:hAnsiTheme="minorHAnsi" w:cstheme="minorHAnsi"/>
                                  <w:szCs w:val="22"/>
                                </w:rPr>
                                <w:t>Nazmul Huda</w:t>
                              </w:r>
                            </w:p>
                            <w:p w14:paraId="1ECF8025" w14:textId="77777777" w:rsidR="00C56F59" w:rsidRPr="00C47902" w:rsidRDefault="00C56F59" w:rsidP="00C56F59">
                              <w:pPr>
                                <w:ind w:left="576"/>
                                <w:rPr>
                                  <w:rFonts w:asciiTheme="minorHAnsi" w:hAnsiTheme="minorHAnsi" w:cstheme="minorHAnsi"/>
                                  <w:szCs w:val="22"/>
                                </w:rPr>
                              </w:pPr>
                              <w:r>
                                <w:rPr>
                                  <w:rFonts w:asciiTheme="minorHAnsi" w:hAnsiTheme="minorHAnsi" w:cstheme="minorHAnsi"/>
                                  <w:szCs w:val="22"/>
                                </w:rPr>
                                <w:t>Lena Makdah</w:t>
                              </w:r>
                            </w:p>
                            <w:p w14:paraId="1973D805" w14:textId="77777777" w:rsidR="00C56F59" w:rsidRPr="00C47902" w:rsidRDefault="00C56F59" w:rsidP="00C56F59">
                              <w:pPr>
                                <w:rPr>
                                  <w:rFonts w:asciiTheme="minorHAnsi" w:hAnsiTheme="minorHAnsi" w:cstheme="minorHAnsi"/>
                                  <w:szCs w:val="22"/>
                                </w:rPr>
                              </w:pPr>
                            </w:p>
                          </w:txbxContent>
                        </wps:txbx>
                        <wps:bodyPr rot="0" vert="horz" wrap="square" lIns="91440" tIns="45720" rIns="91440" bIns="45720" anchor="t" anchorCtr="0" upright="1">
                          <a:noAutofit/>
                        </wps:bodyPr>
                      </wps:wsp>
                      <wps:wsp>
                        <wps:cNvPr id="60" name="Rectangle 60"/>
                        <wps:cNvSpPr>
                          <a:spLocks noChangeArrowheads="1"/>
                        </wps:cNvSpPr>
                        <wps:spPr bwMode="auto">
                          <a:xfrm>
                            <a:off x="4234002" y="569648"/>
                            <a:ext cx="2074140" cy="286326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3303B9" w14:textId="77777777" w:rsidR="00C56F59" w:rsidRPr="00C167AE" w:rsidRDefault="00C56F59" w:rsidP="00C56F59">
                              <w:pPr>
                                <w:jc w:val="center"/>
                                <w:rPr>
                                  <w:rFonts w:asciiTheme="minorHAnsi" w:hAnsiTheme="minorHAnsi" w:cstheme="minorHAnsi"/>
                                  <w:b/>
                                  <w:bCs/>
                                  <w:color w:val="2E74B5" w:themeColor="accent1" w:themeShade="BF"/>
                                  <w:sz w:val="28"/>
                                  <w:szCs w:val="28"/>
                                </w:rPr>
                              </w:pPr>
                              <w:r>
                                <w:rPr>
                                  <w:rFonts w:asciiTheme="minorHAnsi" w:hAnsiTheme="minorHAnsi" w:cstheme="minorHAnsi"/>
                                  <w:b/>
                                  <w:bCs/>
                                  <w:color w:val="2E74B5" w:themeColor="accent1" w:themeShade="BF"/>
                                  <w:sz w:val="28"/>
                                  <w:szCs w:val="28"/>
                                </w:rPr>
                                <w:t>Mapping Program</w:t>
                              </w:r>
                              <w:r w:rsidRPr="0044660B">
                                <w:rPr>
                                  <w:rFonts w:asciiTheme="minorHAnsi" w:hAnsiTheme="minorHAnsi" w:cstheme="minorHAnsi"/>
                                  <w:b/>
                                  <w:bCs/>
                                  <w:color w:val="2E74B5" w:themeColor="accent1" w:themeShade="BF"/>
                                  <w:sz w:val="28"/>
                                  <w:szCs w:val="28"/>
                                </w:rPr>
                                <w:t xml:space="preserve"> </w:t>
                              </w:r>
                              <w:r>
                                <w:rPr>
                                  <w:rFonts w:asciiTheme="minorHAnsi" w:hAnsiTheme="minorHAnsi" w:cstheme="minorHAnsi"/>
                                  <w:b/>
                                  <w:bCs/>
                                  <w:color w:val="2E74B5" w:themeColor="accent1" w:themeShade="BF"/>
                                  <w:sz w:val="28"/>
                                  <w:szCs w:val="28"/>
                                </w:rPr>
                                <w:t>and Risk Communication</w:t>
                              </w:r>
                            </w:p>
                            <w:p w14:paraId="1C2283C3" w14:textId="77777777" w:rsidR="00C56F59" w:rsidRPr="004B2613" w:rsidRDefault="00C56F59" w:rsidP="00C56F59">
                              <w:pPr>
                                <w:rPr>
                                  <w:rFonts w:asciiTheme="minorHAnsi" w:hAnsiTheme="minorHAnsi" w:cstheme="minorHAnsi"/>
                                  <w:szCs w:val="22"/>
                                </w:rPr>
                              </w:pPr>
                              <w:r>
                                <w:rPr>
                                  <w:rFonts w:asciiTheme="minorHAnsi" w:hAnsiTheme="minorHAnsi" w:cstheme="minorHAnsi"/>
                                  <w:b/>
                                  <w:bCs/>
                                  <w:szCs w:val="22"/>
                                </w:rPr>
                                <w:t>Mapping Manager</w:t>
                              </w:r>
                              <w:r w:rsidRPr="004B2613">
                                <w:rPr>
                                  <w:rFonts w:asciiTheme="minorHAnsi" w:hAnsiTheme="minorHAnsi" w:cstheme="minorHAnsi"/>
                                  <w:b/>
                                  <w:bCs/>
                                  <w:szCs w:val="22"/>
                                </w:rPr>
                                <w:t xml:space="preserve"> -</w:t>
                              </w:r>
                              <w:r w:rsidRPr="004B2613">
                                <w:rPr>
                                  <w:rFonts w:asciiTheme="minorHAnsi" w:hAnsiTheme="minorHAnsi" w:cstheme="minorHAnsi"/>
                                  <w:szCs w:val="22"/>
                                </w:rPr>
                                <w:t xml:space="preserve"> Diana Davisson</w:t>
                              </w:r>
                            </w:p>
                            <w:p w14:paraId="7325821D" w14:textId="77777777" w:rsidR="00C56F59" w:rsidRPr="004B2613" w:rsidRDefault="00C56F59" w:rsidP="00C56F59">
                              <w:pPr>
                                <w:ind w:left="288"/>
                                <w:rPr>
                                  <w:rFonts w:asciiTheme="minorHAnsi" w:hAnsiTheme="minorHAnsi" w:cstheme="minorHAnsi"/>
                                  <w:szCs w:val="22"/>
                                </w:rPr>
                              </w:pPr>
                              <w:r>
                                <w:rPr>
                                  <w:rFonts w:asciiTheme="minorHAnsi" w:hAnsiTheme="minorHAnsi" w:cstheme="minorHAnsi"/>
                                  <w:szCs w:val="22"/>
                                </w:rPr>
                                <w:t>Brad McVay</w:t>
                              </w:r>
                              <w:r w:rsidRPr="004B2613">
                                <w:rPr>
                                  <w:rFonts w:asciiTheme="minorHAnsi" w:hAnsiTheme="minorHAnsi" w:cstheme="minorHAnsi"/>
                                  <w:szCs w:val="22"/>
                                </w:rPr>
                                <w:t xml:space="preserve"> </w:t>
                              </w:r>
                              <w:r w:rsidRPr="007D360A">
                                <w:rPr>
                                  <w:rFonts w:asciiTheme="minorHAnsi" w:hAnsiTheme="minorHAnsi" w:cstheme="minorHAnsi"/>
                                  <w:i/>
                                  <w:iCs/>
                                  <w:szCs w:val="22"/>
                                </w:rPr>
                                <w:t>(SOMA)</w:t>
                              </w:r>
                            </w:p>
                            <w:p w14:paraId="00FD8E2C"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 xml:space="preserve">Sarah Milton </w:t>
                              </w:r>
                              <w:r w:rsidRPr="007D360A">
                                <w:rPr>
                                  <w:rFonts w:asciiTheme="minorHAnsi" w:hAnsiTheme="minorHAnsi" w:cstheme="minorHAnsi"/>
                                  <w:i/>
                                  <w:iCs/>
                                  <w:szCs w:val="22"/>
                                </w:rPr>
                                <w:t>(MIP)</w:t>
                              </w:r>
                            </w:p>
                            <w:p w14:paraId="1A43D660" w14:textId="77777777" w:rsidR="00C56F59" w:rsidRPr="004B2613" w:rsidRDefault="00C56F59" w:rsidP="00C56F59">
                              <w:pPr>
                                <w:ind w:left="288"/>
                                <w:rPr>
                                  <w:rFonts w:asciiTheme="minorHAnsi" w:hAnsiTheme="minorHAnsi" w:cstheme="minorHAnsi"/>
                                  <w:szCs w:val="22"/>
                                </w:rPr>
                              </w:pPr>
                              <w:r w:rsidRPr="00FF47A2">
                                <w:rPr>
                                  <w:rFonts w:asciiTheme="minorHAnsi" w:hAnsiTheme="minorHAnsi" w:cstheme="minorHAnsi"/>
                                  <w:color w:val="0070C0"/>
                                  <w:szCs w:val="22"/>
                                </w:rPr>
                                <w:t>Meirah Williamson</w:t>
                              </w:r>
                              <w:r>
                                <w:rPr>
                                  <w:rFonts w:asciiTheme="minorHAnsi" w:hAnsiTheme="minorHAnsi" w:cstheme="minorHAnsi"/>
                                  <w:i/>
                                  <w:iCs/>
                                  <w:szCs w:val="22"/>
                                </w:rPr>
                                <w:t xml:space="preserve"> </w:t>
                              </w:r>
                              <w:r w:rsidRPr="00FF47A2">
                                <w:rPr>
                                  <w:rFonts w:asciiTheme="minorHAnsi" w:hAnsiTheme="minorHAnsi" w:cstheme="minorHAnsi"/>
                                  <w:color w:val="0070C0"/>
                                  <w:szCs w:val="22"/>
                                </w:rPr>
                                <w:t>(FIS)</w:t>
                              </w:r>
                            </w:p>
                            <w:p w14:paraId="3783D0AE"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 xml:space="preserve">GIS Specialists </w:t>
                              </w:r>
                            </w:p>
                            <w:p w14:paraId="56E98434" w14:textId="77777777" w:rsidR="00C56F59" w:rsidRDefault="00C56F59" w:rsidP="00C56F59">
                              <w:pPr>
                                <w:rPr>
                                  <w:rFonts w:asciiTheme="minorHAnsi" w:hAnsiTheme="minorHAnsi" w:cstheme="minorHAnsi"/>
                                  <w:szCs w:val="22"/>
                                </w:rPr>
                              </w:pPr>
                              <w:r>
                                <w:rPr>
                                  <w:rFonts w:asciiTheme="minorHAnsi" w:hAnsiTheme="minorHAnsi" w:cstheme="minorHAnsi"/>
                                  <w:szCs w:val="22"/>
                                </w:rPr>
                                <w:t xml:space="preserve">      </w:t>
                              </w:r>
                              <w:r w:rsidRPr="004B2613">
                                <w:rPr>
                                  <w:rFonts w:asciiTheme="minorHAnsi" w:hAnsiTheme="minorHAnsi" w:cstheme="minorHAnsi"/>
                                  <w:szCs w:val="22"/>
                                </w:rPr>
                                <w:t>Brad McVay</w:t>
                              </w:r>
                            </w:p>
                            <w:p w14:paraId="5781B115" w14:textId="77777777" w:rsidR="00C56F59" w:rsidRPr="004B2613" w:rsidRDefault="00C56F59" w:rsidP="00C56F59">
                              <w:pPr>
                                <w:rPr>
                                  <w:rFonts w:asciiTheme="minorHAnsi" w:hAnsiTheme="minorHAnsi" w:cstheme="minorHAnsi"/>
                                  <w:szCs w:val="22"/>
                                </w:rPr>
                              </w:pPr>
                              <w:r>
                                <w:rPr>
                                  <w:rFonts w:asciiTheme="minorHAnsi" w:hAnsiTheme="minorHAnsi" w:cstheme="minorHAnsi"/>
                                  <w:color w:val="0070C0"/>
                                  <w:szCs w:val="22"/>
                                </w:rPr>
                                <w:t xml:space="preserve">      </w:t>
                              </w:r>
                              <w:r w:rsidRPr="004B2613">
                                <w:rPr>
                                  <w:rFonts w:asciiTheme="minorHAnsi" w:hAnsiTheme="minorHAnsi" w:cstheme="minorHAnsi"/>
                                  <w:color w:val="0070C0"/>
                                  <w:szCs w:val="22"/>
                                </w:rPr>
                                <w:t>Marni Law</w:t>
                              </w:r>
                            </w:p>
                            <w:p w14:paraId="25734594" w14:textId="77777777" w:rsidR="00C56F59" w:rsidRPr="007D360A" w:rsidRDefault="00C56F59" w:rsidP="00C56F59">
                              <w:pPr>
                                <w:rPr>
                                  <w:rFonts w:asciiTheme="minorHAnsi" w:hAnsiTheme="minorHAnsi" w:cstheme="minorHAnsi"/>
                                  <w:i/>
                                  <w:iCs/>
                                  <w:szCs w:val="22"/>
                                </w:rPr>
                              </w:pPr>
                              <w:r>
                                <w:rPr>
                                  <w:rFonts w:asciiTheme="minorHAnsi" w:hAnsiTheme="minorHAnsi" w:cstheme="minorHAnsi"/>
                                  <w:szCs w:val="22"/>
                                </w:rPr>
                                <w:t xml:space="preserve">      </w:t>
                              </w:r>
                              <w:r w:rsidRPr="004B2613">
                                <w:rPr>
                                  <w:rFonts w:asciiTheme="minorHAnsi" w:hAnsiTheme="minorHAnsi" w:cstheme="minorHAnsi"/>
                                  <w:szCs w:val="22"/>
                                </w:rPr>
                                <w:t xml:space="preserve">Zoe Zaloudek </w:t>
                              </w:r>
                              <w:r w:rsidRPr="007D360A">
                                <w:rPr>
                                  <w:rFonts w:asciiTheme="minorHAnsi" w:hAnsiTheme="minorHAnsi" w:cstheme="minorHAnsi"/>
                                  <w:i/>
                                  <w:iCs/>
                                  <w:szCs w:val="22"/>
                                </w:rPr>
                                <w:t>(geospatial</w:t>
                              </w:r>
                            </w:p>
                            <w:p w14:paraId="5240F52A" w14:textId="77777777" w:rsidR="00C56F59" w:rsidRDefault="00C56F59" w:rsidP="00C56F59">
                              <w:pPr>
                                <w:rPr>
                                  <w:rFonts w:asciiTheme="minorHAnsi" w:hAnsiTheme="minorHAnsi" w:cstheme="minorHAnsi"/>
                                  <w:i/>
                                  <w:iCs/>
                                  <w:szCs w:val="22"/>
                                </w:rPr>
                              </w:pPr>
                              <w:r>
                                <w:rPr>
                                  <w:rFonts w:asciiTheme="minorHAnsi" w:hAnsiTheme="minorHAnsi" w:cstheme="minorHAnsi"/>
                                  <w:i/>
                                  <w:iCs/>
                                  <w:szCs w:val="22"/>
                                </w:rPr>
                                <w:t xml:space="preserve">        </w:t>
                              </w:r>
                              <w:r w:rsidRPr="007D360A">
                                <w:rPr>
                                  <w:rFonts w:asciiTheme="minorHAnsi" w:hAnsiTheme="minorHAnsi" w:cstheme="minorHAnsi"/>
                                  <w:i/>
                                  <w:iCs/>
                                  <w:szCs w:val="22"/>
                                </w:rPr>
                                <w:t>applications developer)</w:t>
                              </w:r>
                            </w:p>
                            <w:p w14:paraId="210A2127" w14:textId="77777777" w:rsidR="00C56F59" w:rsidRPr="00C47902" w:rsidRDefault="00C56F59" w:rsidP="00C56F59">
                              <w:pPr>
                                <w:rPr>
                                  <w:rFonts w:asciiTheme="minorHAnsi" w:hAnsiTheme="minorHAnsi" w:cstheme="minorHAnsi"/>
                                  <w:szCs w:val="22"/>
                                </w:rPr>
                              </w:pPr>
                              <w:r>
                                <w:rPr>
                                  <w:rFonts w:asciiTheme="minorHAnsi" w:hAnsiTheme="minorHAnsi" w:cstheme="minorHAnsi"/>
                                  <w:szCs w:val="22"/>
                                </w:rPr>
                                <w:t xml:space="preserve">      </w:t>
                              </w:r>
                              <w:r w:rsidRPr="00222D10">
                                <w:rPr>
                                  <w:rFonts w:asciiTheme="minorHAnsi" w:hAnsiTheme="minorHAnsi" w:cstheme="minorHAnsi"/>
                                  <w:color w:val="0070C0"/>
                                  <w:szCs w:val="22"/>
                                </w:rPr>
                                <w:t>Meirah Williamson</w:t>
                              </w:r>
                            </w:p>
                            <w:p w14:paraId="1CA6A74B"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Post Processing</w:t>
                              </w:r>
                            </w:p>
                            <w:p w14:paraId="406C9EB8"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 xml:space="preserve">Michelle Fuller </w:t>
                              </w:r>
                            </w:p>
                            <w:p w14:paraId="2211D4B5" w14:textId="77777777" w:rsidR="00C56F59" w:rsidRDefault="00C56F59" w:rsidP="00C56F59"/>
                          </w:txbxContent>
                        </wps:txbx>
                        <wps:bodyPr rot="0" vert="horz" wrap="square" lIns="91440" tIns="45720" rIns="91440" bIns="45720" anchor="t" anchorCtr="0" upright="1">
                          <a:noAutofit/>
                        </wps:bodyPr>
                      </wps:wsp>
                      <wps:wsp>
                        <wps:cNvPr id="61" name="Rectangle 61"/>
                        <wps:cNvSpPr>
                          <a:spLocks noChangeArrowheads="1"/>
                        </wps:cNvSpPr>
                        <wps:spPr bwMode="auto">
                          <a:xfrm>
                            <a:off x="4234002" y="3432915"/>
                            <a:ext cx="2074140" cy="64809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19F1C2" w14:textId="77777777" w:rsidR="00C56F59" w:rsidRPr="000F3A1B" w:rsidRDefault="00C56F59" w:rsidP="00C56F59">
                              <w:pPr>
                                <w:rPr>
                                  <w:rFonts w:asciiTheme="minorHAnsi" w:hAnsiTheme="minorHAnsi" w:cstheme="minorHAnsi"/>
                                  <w:b/>
                                  <w:bCs/>
                                  <w:szCs w:val="22"/>
                                </w:rPr>
                              </w:pPr>
                              <w:r w:rsidRPr="000F3A1B">
                                <w:rPr>
                                  <w:rFonts w:asciiTheme="minorHAnsi" w:hAnsiTheme="minorHAnsi" w:cstheme="minorHAnsi"/>
                                  <w:b/>
                                  <w:bCs/>
                                  <w:szCs w:val="22"/>
                                </w:rPr>
                                <w:t xml:space="preserve">Quality Checks &amp; Quality Review </w:t>
                              </w:r>
                            </w:p>
                            <w:p w14:paraId="7B5C5652" w14:textId="77777777" w:rsidR="00C56F59" w:rsidRPr="009A64FA" w:rsidRDefault="00C56F59" w:rsidP="00C56F59">
                              <w:pPr>
                                <w:rPr>
                                  <w:rFonts w:asciiTheme="minorHAnsi" w:hAnsiTheme="minorHAnsi" w:cstheme="minorHAnsi"/>
                                  <w:bCs/>
                                  <w:color w:val="2E74B5" w:themeColor="accent1" w:themeShade="BF"/>
                                  <w:szCs w:val="22"/>
                                </w:rPr>
                              </w:pPr>
                              <w:r w:rsidRPr="00553E53">
                                <w:rPr>
                                  <w:rFonts w:asciiTheme="minorHAnsi" w:hAnsiTheme="minorHAnsi" w:cstheme="minorHAnsi"/>
                                  <w:b/>
                                  <w:szCs w:val="22"/>
                                </w:rPr>
                                <w:t>GIS Specialist</w:t>
                              </w:r>
                              <w:r w:rsidRPr="00553E53">
                                <w:rPr>
                                  <w:rFonts w:asciiTheme="minorHAnsi" w:hAnsiTheme="minorHAnsi" w:cstheme="minorHAnsi"/>
                                  <w:szCs w:val="22"/>
                                </w:rPr>
                                <w:t xml:space="preserve"> </w:t>
                              </w:r>
                              <w:r w:rsidRPr="005701C2">
                                <w:rPr>
                                  <w:rFonts w:asciiTheme="minorHAnsi" w:hAnsiTheme="minorHAnsi" w:cstheme="minorHAnsi"/>
                                  <w:bCs/>
                                  <w:color w:val="2E74B5" w:themeColor="accent1" w:themeShade="BF"/>
                                  <w:szCs w:val="22"/>
                                </w:rPr>
                                <w:t xml:space="preserve">Sarah Milton </w:t>
                              </w:r>
                              <w:r w:rsidRPr="00D23FAF">
                                <w:rPr>
                                  <w:rFonts w:asciiTheme="minorHAnsi" w:hAnsiTheme="minorHAnsi" w:cstheme="minorHAnsi"/>
                                  <w:b/>
                                  <w:bCs/>
                                  <w:szCs w:val="22"/>
                                </w:rPr>
                                <w:t>Engineer</w:t>
                              </w:r>
                              <w:r>
                                <w:rPr>
                                  <w:rFonts w:asciiTheme="minorHAnsi" w:hAnsiTheme="minorHAnsi" w:cstheme="minorHAnsi"/>
                                  <w:bCs/>
                                  <w:szCs w:val="22"/>
                                </w:rPr>
                                <w:t xml:space="preserve"> </w:t>
                              </w:r>
                              <w:r w:rsidRPr="009A64FA">
                                <w:rPr>
                                  <w:rFonts w:asciiTheme="minorHAnsi" w:hAnsiTheme="minorHAnsi" w:cstheme="minorHAnsi"/>
                                  <w:bCs/>
                                  <w:color w:val="2E74B5" w:themeColor="accent1" w:themeShade="BF"/>
                                  <w:szCs w:val="22"/>
                                </w:rPr>
                                <w:t>Diana Davisson</w:t>
                              </w:r>
                            </w:p>
                          </w:txbxContent>
                        </wps:txbx>
                        <wps:bodyPr rot="0" vert="horz" wrap="square" lIns="91440" tIns="45720" rIns="91440" bIns="45720" anchor="t" anchorCtr="0" upright="1">
                          <a:noAutofit/>
                        </wps:bodyPr>
                      </wps:wsp>
                      <wps:wsp>
                        <wps:cNvPr id="62" name="Text Box 62"/>
                        <wps:cNvSpPr txBox="1">
                          <a:spLocks noChangeArrowheads="1"/>
                        </wps:cNvSpPr>
                        <wps:spPr bwMode="auto">
                          <a:xfrm>
                            <a:off x="-1" y="-578002"/>
                            <a:ext cx="8505825" cy="682157"/>
                          </a:xfrm>
                          <a:prstGeom prst="rect">
                            <a:avLst/>
                          </a:prstGeom>
                          <a:solidFill>
                            <a:srgbClr val="FFFFFF"/>
                          </a:solidFill>
                          <a:ln w="9525">
                            <a:solidFill>
                              <a:srgbClr val="000000"/>
                            </a:solidFill>
                            <a:miter lim="800000"/>
                            <a:headEnd/>
                            <a:tailEnd/>
                          </a:ln>
                        </wps:spPr>
                        <wps:txbx>
                          <w:txbxContent>
                            <w:p w14:paraId="2068867F" w14:textId="77777777" w:rsidR="00C56F59"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ISWS </w:t>
                              </w:r>
                              <w:r w:rsidRPr="00F828BA">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Coordinated Hazard Assessment and Mapping Program </w:t>
                              </w: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Section </w:t>
                              </w:r>
                              <w:r w:rsidRPr="00F828BA">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4FC6F9B" w14:textId="77777777" w:rsidR="00C56F59"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Subject Areas</w:t>
                              </w:r>
                            </w:p>
                            <w:p w14:paraId="4352735C" w14:textId="77777777" w:rsidR="00C56F59" w:rsidRPr="00F828BA"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October 2023</w:t>
                              </w:r>
                            </w:p>
                          </w:txbxContent>
                        </wps:txbx>
                        <wps:bodyPr rot="0" vert="horz" wrap="square" lIns="91440" tIns="45720" rIns="91440" bIns="45720" anchor="t" anchorCtr="0" upright="1">
                          <a:noAutofit/>
                        </wps:bodyPr>
                      </wps:wsp>
                      <wps:wsp>
                        <wps:cNvPr id="63" name="Text Box 63"/>
                        <wps:cNvSpPr txBox="1">
                          <a:spLocks noChangeArrowheads="1"/>
                        </wps:cNvSpPr>
                        <wps:spPr bwMode="auto">
                          <a:xfrm>
                            <a:off x="6308142" y="3340722"/>
                            <a:ext cx="2181987" cy="743893"/>
                          </a:xfrm>
                          <a:prstGeom prst="rect">
                            <a:avLst/>
                          </a:prstGeom>
                          <a:solidFill>
                            <a:srgbClr val="C0C0C0"/>
                          </a:solidFill>
                          <a:ln w="9525">
                            <a:solidFill>
                              <a:srgbClr val="000000"/>
                            </a:solidFill>
                            <a:miter lim="800000"/>
                            <a:headEnd/>
                            <a:tailEnd/>
                          </a:ln>
                        </wps:spPr>
                        <wps:txbx>
                          <w:txbxContent>
                            <w:p w14:paraId="4D207965" w14:textId="77777777" w:rsidR="00C56F59" w:rsidRPr="00757668" w:rsidRDefault="00C56F59" w:rsidP="00C56F59">
                              <w:pPr>
                                <w:rPr>
                                  <w:rFonts w:asciiTheme="minorHAnsi" w:hAnsiTheme="minorHAnsi" w:cstheme="minorHAnsi"/>
                                  <w:b/>
                                </w:rPr>
                              </w:pPr>
                              <w:r w:rsidRPr="00757668">
                                <w:rPr>
                                  <w:rFonts w:asciiTheme="minorHAnsi" w:hAnsiTheme="minorHAnsi" w:cstheme="minorHAnsi"/>
                                  <w:b/>
                                </w:rPr>
                                <w:t>Notes:</w:t>
                              </w:r>
                            </w:p>
                            <w:p w14:paraId="71DE03E3" w14:textId="77777777" w:rsidR="00C56F59" w:rsidRPr="00757668" w:rsidRDefault="00C56F59" w:rsidP="00C56F59">
                              <w:pPr>
                                <w:rPr>
                                  <w:rFonts w:asciiTheme="minorHAnsi" w:hAnsiTheme="minorHAnsi" w:cstheme="minorHAnsi"/>
                                </w:rPr>
                              </w:pPr>
                              <w:r w:rsidRPr="00757668">
                                <w:rPr>
                                  <w:rFonts w:asciiTheme="minorHAnsi" w:hAnsiTheme="minorHAnsi" w:cstheme="minorHAnsi"/>
                                </w:rPr>
                                <w:t>Black = primary assignment</w:t>
                              </w:r>
                            </w:p>
                            <w:p w14:paraId="6D480064" w14:textId="77777777" w:rsidR="00C56F59" w:rsidRDefault="00C56F59" w:rsidP="00C56F59">
                              <w:pPr>
                                <w:rPr>
                                  <w:rFonts w:asciiTheme="minorHAnsi" w:hAnsiTheme="minorHAnsi" w:cstheme="minorHAnsi"/>
                                  <w:color w:val="0070C0"/>
                                </w:rPr>
                              </w:pPr>
                              <w:r w:rsidRPr="00757668">
                                <w:rPr>
                                  <w:rFonts w:asciiTheme="minorHAnsi" w:hAnsiTheme="minorHAnsi" w:cstheme="minorHAnsi"/>
                                  <w:color w:val="0070C0"/>
                                </w:rPr>
                                <w:t>Blue = secondary assignment</w:t>
                              </w:r>
                            </w:p>
                          </w:txbxContent>
                        </wps:txbx>
                        <wps:bodyPr rot="0" vert="horz" wrap="square" lIns="91440" tIns="45720" rIns="91440" bIns="45720" anchor="t" anchorCtr="0" upright="1">
                          <a:noAutofit/>
                        </wps:bodyPr>
                      </wps:wsp>
                      <wps:wsp>
                        <wps:cNvPr id="192" name="Rectangle 192"/>
                        <wps:cNvSpPr>
                          <a:spLocks noChangeArrowheads="1"/>
                        </wps:cNvSpPr>
                        <wps:spPr bwMode="auto">
                          <a:xfrm>
                            <a:off x="2246514" y="2239748"/>
                            <a:ext cx="1987488" cy="1841261"/>
                          </a:xfrm>
                          <a:prstGeom prst="rect">
                            <a:avLst/>
                          </a:prstGeom>
                          <a:solidFill>
                            <a:sysClr val="window" lastClr="FFFFFF"/>
                          </a:solidFill>
                          <a:ln w="9525" cap="flat" cmpd="sng" algn="ctr">
                            <a:solidFill>
                              <a:schemeClr val="tx1"/>
                            </a:solidFill>
                            <a:prstDash val="solid"/>
                            <a:headEnd/>
                            <a:tailEnd/>
                          </a:ln>
                          <a:effectLst/>
                        </wps:spPr>
                        <wps:txbx>
                          <w:txbxContent>
                            <w:p w14:paraId="7E43EFF0" w14:textId="77777777" w:rsidR="00C56F59" w:rsidRPr="00C167AE" w:rsidRDefault="00C56F59" w:rsidP="00C56F59">
                              <w:pPr>
                                <w:rPr>
                                  <w:rFonts w:asciiTheme="minorHAnsi" w:hAnsiTheme="minorHAnsi" w:cstheme="minorHAnsi"/>
                                  <w:b/>
                                  <w:color w:val="0070C0"/>
                                  <w:sz w:val="28"/>
                                  <w:szCs w:val="28"/>
                                </w:rPr>
                              </w:pPr>
                              <w:r w:rsidRPr="00C167AE">
                                <w:rPr>
                                  <w:rFonts w:asciiTheme="minorHAnsi" w:hAnsiTheme="minorHAnsi" w:cstheme="minorHAnsi"/>
                                  <w:b/>
                                  <w:color w:val="0070C0"/>
                                  <w:sz w:val="28"/>
                                  <w:szCs w:val="28"/>
                                </w:rPr>
                                <w:t>MT</w:t>
                              </w:r>
                              <w:r>
                                <w:rPr>
                                  <w:rFonts w:asciiTheme="minorHAnsi" w:hAnsiTheme="minorHAnsi" w:cstheme="minorHAnsi"/>
                                  <w:b/>
                                  <w:color w:val="0070C0"/>
                                  <w:sz w:val="28"/>
                                  <w:szCs w:val="28"/>
                                </w:rPr>
                                <w:t>-</w:t>
                              </w:r>
                              <w:r w:rsidRPr="00C167AE">
                                <w:rPr>
                                  <w:rFonts w:asciiTheme="minorHAnsi" w:hAnsiTheme="minorHAnsi" w:cstheme="minorHAnsi"/>
                                  <w:b/>
                                  <w:color w:val="0070C0"/>
                                  <w:sz w:val="28"/>
                                  <w:szCs w:val="28"/>
                                </w:rPr>
                                <w:t>2 Review</w:t>
                              </w:r>
                              <w:r>
                                <w:rPr>
                                  <w:rFonts w:asciiTheme="minorHAnsi" w:hAnsiTheme="minorHAnsi" w:cstheme="minorHAnsi"/>
                                  <w:b/>
                                  <w:color w:val="0070C0"/>
                                  <w:sz w:val="28"/>
                                  <w:szCs w:val="28"/>
                                </w:rPr>
                                <w:t xml:space="preserve"> &amp; </w:t>
                              </w:r>
                              <w:r w:rsidRPr="00C167AE">
                                <w:rPr>
                                  <w:rFonts w:asciiTheme="minorHAnsi" w:hAnsiTheme="minorHAnsi" w:cstheme="minorHAnsi"/>
                                  <w:b/>
                                  <w:color w:val="0070C0"/>
                                  <w:sz w:val="28"/>
                                  <w:szCs w:val="28"/>
                                </w:rPr>
                                <w:t>Process</w:t>
                              </w:r>
                              <w:r>
                                <w:rPr>
                                  <w:rFonts w:asciiTheme="minorHAnsi" w:hAnsiTheme="minorHAnsi" w:cstheme="minorHAnsi"/>
                                  <w:b/>
                                  <w:color w:val="0070C0"/>
                                  <w:sz w:val="28"/>
                                  <w:szCs w:val="28"/>
                                </w:rPr>
                                <w:t>ing</w:t>
                              </w:r>
                            </w:p>
                            <w:p w14:paraId="0F58D4E2" w14:textId="77777777" w:rsidR="00C56F59" w:rsidRPr="00C03593" w:rsidRDefault="00C56F59" w:rsidP="00C56F59">
                              <w:pPr>
                                <w:rPr>
                                  <w:rFonts w:asciiTheme="minorHAnsi" w:hAnsiTheme="minorHAnsi" w:cstheme="minorHAnsi"/>
                                  <w:szCs w:val="22"/>
                                </w:rPr>
                              </w:pPr>
                              <w:r w:rsidRPr="00553E53">
                                <w:rPr>
                                  <w:rFonts w:asciiTheme="minorHAnsi" w:hAnsiTheme="minorHAnsi" w:cstheme="minorHAnsi"/>
                                  <w:b/>
                                  <w:szCs w:val="22"/>
                                </w:rPr>
                                <w:t>Lead</w:t>
                              </w:r>
                              <w:r w:rsidRPr="00553E53">
                                <w:rPr>
                                  <w:rFonts w:asciiTheme="minorHAnsi" w:hAnsiTheme="minorHAnsi" w:cstheme="minorHAnsi"/>
                                  <w:szCs w:val="22"/>
                                </w:rPr>
                                <w:t xml:space="preserve"> </w:t>
                              </w:r>
                              <w:r>
                                <w:rPr>
                                  <w:rFonts w:asciiTheme="minorHAnsi" w:hAnsiTheme="minorHAnsi" w:cstheme="minorHAnsi"/>
                                  <w:szCs w:val="22"/>
                                </w:rPr>
                                <w:t xml:space="preserve">- </w:t>
                              </w:r>
                              <w:r w:rsidRPr="00C03593">
                                <w:rPr>
                                  <w:rFonts w:asciiTheme="minorHAnsi" w:hAnsiTheme="minorHAnsi" w:cstheme="minorHAnsi"/>
                                  <w:color w:val="2E74B5" w:themeColor="accent1" w:themeShade="BF"/>
                                  <w:szCs w:val="22"/>
                                </w:rPr>
                                <w:t xml:space="preserve">Chris Hanstad </w:t>
                              </w:r>
                            </w:p>
                            <w:p w14:paraId="5DEB9DF8"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Addison Jobe</w:t>
                              </w:r>
                            </w:p>
                            <w:p w14:paraId="331811F4"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Brian Chaille</w:t>
                              </w:r>
                            </w:p>
                            <w:p w14:paraId="3D7595D5" w14:textId="77777777" w:rsidR="00C56F59" w:rsidRPr="005D3119" w:rsidRDefault="00C56F59" w:rsidP="00C56F59">
                              <w:pPr>
                                <w:rPr>
                                  <w:rFonts w:asciiTheme="minorHAnsi" w:hAnsiTheme="minorHAnsi" w:cstheme="minorHAnsi"/>
                                  <w:szCs w:val="22"/>
                                </w:rPr>
                              </w:pPr>
                              <w:r>
                                <w:rPr>
                                  <w:rFonts w:asciiTheme="minorHAnsi" w:hAnsiTheme="minorHAnsi" w:cstheme="minorHAnsi"/>
                                  <w:szCs w:val="22"/>
                                </w:rPr>
                                <w:t xml:space="preserve">      </w:t>
                              </w:r>
                              <w:r w:rsidRPr="00BE28F9">
                                <w:rPr>
                                  <w:rFonts w:asciiTheme="minorHAnsi" w:hAnsiTheme="minorHAnsi" w:cstheme="minorHAnsi"/>
                                  <w:color w:val="2E74B5" w:themeColor="accent1" w:themeShade="BF"/>
                                  <w:szCs w:val="22"/>
                                </w:rPr>
                                <w:t xml:space="preserve">Jimmy Powell </w:t>
                              </w:r>
                            </w:p>
                            <w:p w14:paraId="6301DE33" w14:textId="77777777" w:rsidR="00C56F59" w:rsidRPr="00FC17C6" w:rsidRDefault="00C56F59" w:rsidP="00C56F59">
                              <w:pPr>
                                <w:rPr>
                                  <w:rFonts w:asciiTheme="minorHAnsi" w:hAnsiTheme="minorHAnsi" w:cstheme="minorHAnsi"/>
                                  <w:b/>
                                  <w:szCs w:val="22"/>
                                </w:rPr>
                              </w:pPr>
                              <w:r>
                                <w:rPr>
                                  <w:rFonts w:asciiTheme="minorHAnsi" w:hAnsiTheme="minorHAnsi" w:cstheme="minorHAnsi"/>
                                  <w:b/>
                                  <w:szCs w:val="22"/>
                                </w:rPr>
                                <w:t xml:space="preserve">Mapping </w:t>
                              </w:r>
                              <w:r w:rsidRPr="00FC17C6">
                                <w:rPr>
                                  <w:rFonts w:asciiTheme="minorHAnsi" w:hAnsiTheme="minorHAnsi" w:cstheme="minorHAnsi"/>
                                  <w:b/>
                                  <w:szCs w:val="22"/>
                                </w:rPr>
                                <w:t>&amp; Support</w:t>
                              </w:r>
                            </w:p>
                            <w:p w14:paraId="59B631DA" w14:textId="77777777" w:rsidR="00C56F59" w:rsidRPr="00553E53" w:rsidRDefault="00C56F59" w:rsidP="00C56F59">
                              <w:pPr>
                                <w:ind w:left="288"/>
                                <w:rPr>
                                  <w:rFonts w:asciiTheme="minorHAnsi" w:hAnsiTheme="minorHAnsi" w:cstheme="minorHAnsi"/>
                                  <w:szCs w:val="22"/>
                                </w:rPr>
                              </w:pPr>
                              <w:r w:rsidRPr="00553E53">
                                <w:rPr>
                                  <w:rFonts w:asciiTheme="minorHAnsi" w:hAnsiTheme="minorHAnsi" w:cstheme="minorHAnsi"/>
                                  <w:szCs w:val="22"/>
                                </w:rPr>
                                <w:t>Greta Buckley</w:t>
                              </w:r>
                            </w:p>
                            <w:p w14:paraId="3DA3648B" w14:textId="77777777" w:rsidR="00C56F59" w:rsidRPr="000F3A1B" w:rsidRDefault="00C56F59" w:rsidP="00C56F59">
                              <w:pPr>
                                <w:ind w:left="288"/>
                                <w:rPr>
                                  <w:rFonts w:asciiTheme="minorHAnsi" w:hAnsiTheme="minorHAnsi" w:cstheme="minorHAnsi"/>
                                  <w:color w:val="2E74B5" w:themeColor="accent1" w:themeShade="BF"/>
                                  <w:szCs w:val="22"/>
                                </w:rPr>
                              </w:pPr>
                              <w:r>
                                <w:rPr>
                                  <w:rFonts w:asciiTheme="minorHAnsi" w:hAnsiTheme="minorHAnsi" w:cstheme="minorHAnsi"/>
                                  <w:color w:val="2E74B5" w:themeColor="accent1" w:themeShade="BF"/>
                                  <w:szCs w:val="22"/>
                                </w:rPr>
                                <w:t>Brad McVay</w:t>
                              </w:r>
                            </w:p>
                            <w:p w14:paraId="4054F500" w14:textId="77777777" w:rsidR="00C56F59" w:rsidRDefault="00C56F59" w:rsidP="00C56F59">
                              <w:pPr>
                                <w:ind w:left="288"/>
                                <w:rPr>
                                  <w:rFonts w:asciiTheme="minorHAnsi" w:hAnsiTheme="minorHAnsi" w:cstheme="minorHAnsi"/>
                                  <w:color w:val="2E74B5" w:themeColor="accent1" w:themeShade="BF"/>
                                  <w:szCs w:val="22"/>
                                </w:rPr>
                              </w:pPr>
                              <w:r w:rsidRPr="000F3A1B">
                                <w:rPr>
                                  <w:rFonts w:asciiTheme="minorHAnsi" w:hAnsiTheme="minorHAnsi" w:cstheme="minorHAnsi"/>
                                  <w:color w:val="2E74B5" w:themeColor="accent1" w:themeShade="BF"/>
                                  <w:szCs w:val="22"/>
                                </w:rPr>
                                <w:t>Engineers &amp; GIS as needed</w:t>
                              </w:r>
                            </w:p>
                            <w:p w14:paraId="1647C5F0" w14:textId="77777777" w:rsidR="00C56F59" w:rsidRDefault="00C56F59" w:rsidP="00C56F59">
                              <w:pPr>
                                <w:rPr>
                                  <w:rFonts w:asciiTheme="minorHAnsi" w:hAnsiTheme="minorHAnsi" w:cstheme="minorHAnsi"/>
                                  <w:b/>
                                  <w:szCs w:val="22"/>
                                </w:rPr>
                              </w:pPr>
                              <w:r>
                                <w:rPr>
                                  <w:rFonts w:asciiTheme="minorHAnsi" w:hAnsiTheme="minorHAnsi" w:cstheme="minorHAnsi"/>
                                  <w:b/>
                                  <w:szCs w:val="22"/>
                                </w:rPr>
                                <w:t>Post Processing</w:t>
                              </w:r>
                            </w:p>
                            <w:p w14:paraId="5A813FDC" w14:textId="77777777" w:rsidR="00C56F59" w:rsidRPr="00BE28F9" w:rsidRDefault="00C56F59" w:rsidP="00C56F59">
                              <w:pPr>
                                <w:ind w:left="288"/>
                                <w:rPr>
                                  <w:rFonts w:asciiTheme="minorHAnsi" w:hAnsiTheme="minorHAnsi" w:cstheme="minorHAnsi"/>
                                  <w:szCs w:val="22"/>
                                </w:rPr>
                              </w:pPr>
                              <w:r w:rsidRPr="00BE28F9">
                                <w:rPr>
                                  <w:rFonts w:asciiTheme="minorHAnsi" w:hAnsiTheme="minorHAnsi" w:cstheme="minorHAnsi"/>
                                  <w:szCs w:val="22"/>
                                </w:rPr>
                                <w:t xml:space="preserve">Michelle Fuller </w:t>
                              </w:r>
                            </w:p>
                            <w:p w14:paraId="2B7BB330" w14:textId="77777777" w:rsidR="00C56F59" w:rsidRPr="000F3A1B" w:rsidRDefault="00C56F59" w:rsidP="00C56F59">
                              <w:pPr>
                                <w:ind w:left="288"/>
                                <w:rPr>
                                  <w:rFonts w:asciiTheme="minorHAnsi" w:hAnsiTheme="minorHAnsi" w:cstheme="minorHAnsi"/>
                                  <w:color w:val="2E74B5" w:themeColor="accent1" w:themeShade="BF"/>
                                  <w:szCs w:val="22"/>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4041B6D" id="Group 56" o:spid="_x0000_s1032" style="position:absolute;margin-left:0;margin-top:0;width:706.4pt;height:445.95pt;z-index:251658252;mso-position-horizontal:left;mso-position-horizontal-relative:margin;mso-width-relative:margin;mso-height-relative:margin" coordorigin=",-5780" coordsize="85058,46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">
                <v:rect id="Rectangle 57" o:spid="_x0000_s1033" style="position:absolute;top:5696;width:22465;height:3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" filled="f">
                  <v:textbox>
                    <w:txbxContent>
                      <w:p w14:paraId="3CA8539E" w14:textId="77777777" w:rsidR="00C56F59" w:rsidRPr="00C167AE" w:rsidRDefault="00C56F59" w:rsidP="00C56F59">
                        <w:pPr>
                          <w:jc w:val="center"/>
                          <w:rPr>
                            <w:rFonts w:asciiTheme="minorHAnsi" w:hAnsiTheme="minorHAnsi" w:cstheme="minorHAnsi"/>
                            <w:b/>
                            <w:bCs/>
                            <w:color w:val="2E74B5" w:themeColor="accent1" w:themeShade="BF"/>
                            <w:sz w:val="28"/>
                            <w:szCs w:val="22"/>
                          </w:rPr>
                        </w:pPr>
                        <w:r w:rsidRPr="00C167AE">
                          <w:rPr>
                            <w:rFonts w:asciiTheme="minorHAnsi" w:hAnsiTheme="minorHAnsi" w:cstheme="minorHAnsi"/>
                            <w:b/>
                            <w:bCs/>
                            <w:color w:val="2E74B5" w:themeColor="accent1" w:themeShade="BF"/>
                            <w:sz w:val="28"/>
                            <w:szCs w:val="22"/>
                          </w:rPr>
                          <w:t>Engineering</w:t>
                        </w:r>
                      </w:p>
                      <w:p w14:paraId="209CB775"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Senior Hydraulic Engineer -</w:t>
                        </w:r>
                      </w:p>
                      <w:p w14:paraId="3736BBED"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Chris Hanstad</w:t>
                        </w:r>
                      </w:p>
                      <w:p w14:paraId="49D44452"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 xml:space="preserve">Project Engineers </w:t>
                        </w:r>
                      </w:p>
                      <w:p w14:paraId="6F4DD3BB"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 xml:space="preserve">Aaron Thomas </w:t>
                        </w:r>
                        <w:r w:rsidRPr="007D360A">
                          <w:rPr>
                            <w:rFonts w:asciiTheme="minorHAnsi" w:hAnsiTheme="minorHAnsi" w:cstheme="minorHAnsi"/>
                            <w:i/>
                            <w:iCs/>
                            <w:szCs w:val="22"/>
                          </w:rPr>
                          <w:t>(Survey)</w:t>
                        </w:r>
                      </w:p>
                      <w:p w14:paraId="17C093E3"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Greg Byard</w:t>
                        </w:r>
                      </w:p>
                      <w:p w14:paraId="51F6351E" w14:textId="77777777" w:rsidR="00C56F59" w:rsidRPr="004B2613" w:rsidRDefault="00C56F59" w:rsidP="00C56F59">
                        <w:pPr>
                          <w:ind w:left="432"/>
                          <w:rPr>
                            <w:rFonts w:asciiTheme="minorHAnsi" w:hAnsiTheme="minorHAnsi" w:cstheme="minorHAnsi"/>
                            <w:color w:val="2E74B5" w:themeColor="accent1" w:themeShade="BF"/>
                            <w:szCs w:val="22"/>
                          </w:rPr>
                        </w:pPr>
                        <w:r w:rsidRPr="004B2613">
                          <w:rPr>
                            <w:rFonts w:asciiTheme="minorHAnsi" w:hAnsiTheme="minorHAnsi" w:cstheme="minorHAnsi"/>
                            <w:color w:val="2E74B5" w:themeColor="accent1" w:themeShade="BF"/>
                            <w:szCs w:val="22"/>
                          </w:rPr>
                          <w:t>Brian Chaille</w:t>
                        </w:r>
                      </w:p>
                      <w:p w14:paraId="6D60AEF1"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Dawn Consentino</w:t>
                        </w:r>
                      </w:p>
                      <w:p w14:paraId="312434BC"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 xml:space="preserve">      Staff Engineer</w:t>
                        </w:r>
                      </w:p>
                      <w:p w14:paraId="5507DA66" w14:textId="77777777" w:rsidR="00C56F59" w:rsidRPr="004B2613" w:rsidRDefault="00C56F59" w:rsidP="00C56F59">
                        <w:pPr>
                          <w:ind w:left="432"/>
                          <w:rPr>
                            <w:rFonts w:asciiTheme="minorHAnsi" w:hAnsiTheme="minorHAnsi" w:cstheme="minorHAnsi"/>
                            <w:szCs w:val="22"/>
                          </w:rPr>
                        </w:pPr>
                        <w:r w:rsidRPr="004B2613">
                          <w:rPr>
                            <w:rFonts w:asciiTheme="minorHAnsi" w:hAnsiTheme="minorHAnsi" w:cstheme="minorHAnsi"/>
                            <w:szCs w:val="22"/>
                          </w:rPr>
                          <w:t xml:space="preserve">Jimmy Powell </w:t>
                        </w:r>
                      </w:p>
                      <w:p w14:paraId="29526D8C" w14:textId="77777777" w:rsidR="00C56F59" w:rsidRPr="00222D10" w:rsidRDefault="00C56F59" w:rsidP="00C56F59">
                        <w:pPr>
                          <w:ind w:left="432"/>
                          <w:rPr>
                            <w:rFonts w:asciiTheme="minorHAnsi" w:hAnsiTheme="minorHAnsi" w:cstheme="minorHAnsi"/>
                            <w:color w:val="2E74B5" w:themeColor="accent1" w:themeShade="BF"/>
                            <w:szCs w:val="22"/>
                          </w:rPr>
                        </w:pPr>
                        <w:r w:rsidRPr="00222D10">
                          <w:rPr>
                            <w:rFonts w:asciiTheme="minorHAnsi" w:hAnsiTheme="minorHAnsi" w:cstheme="minorHAnsi"/>
                            <w:color w:val="2E74B5" w:themeColor="accent1" w:themeShade="BF"/>
                            <w:szCs w:val="22"/>
                          </w:rPr>
                          <w:t>Addison Jobe</w:t>
                        </w:r>
                      </w:p>
                      <w:p w14:paraId="5A415C50"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H&amp;H Engineer</w:t>
                        </w:r>
                      </w:p>
                      <w:p w14:paraId="187F5BB5" w14:textId="77777777" w:rsidR="00C56F59" w:rsidRPr="002128BC" w:rsidRDefault="00C56F59" w:rsidP="00C56F59">
                        <w:pPr>
                          <w:ind w:left="432"/>
                          <w:rPr>
                            <w:rFonts w:asciiTheme="minorHAnsi" w:hAnsiTheme="minorHAnsi" w:cstheme="minorHAnsi"/>
                            <w:i/>
                            <w:iCs/>
                            <w:szCs w:val="22"/>
                          </w:rPr>
                        </w:pPr>
                        <w:r w:rsidRPr="004B2613">
                          <w:rPr>
                            <w:rFonts w:asciiTheme="minorHAnsi" w:hAnsiTheme="minorHAnsi" w:cstheme="minorHAnsi"/>
                            <w:szCs w:val="22"/>
                          </w:rPr>
                          <w:t>Nikhil Sangwan</w:t>
                        </w:r>
                      </w:p>
                      <w:p w14:paraId="68EDDEC8" w14:textId="77777777" w:rsidR="00C56F59" w:rsidRDefault="00C56F59" w:rsidP="00C56F59">
                        <w:pPr>
                          <w:ind w:left="432"/>
                          <w:rPr>
                            <w:rFonts w:asciiTheme="minorHAnsi" w:hAnsiTheme="minorHAnsi" w:cstheme="minorHAnsi"/>
                            <w:szCs w:val="22"/>
                          </w:rPr>
                        </w:pPr>
                        <w:r>
                          <w:rPr>
                            <w:rFonts w:asciiTheme="minorHAnsi" w:hAnsiTheme="minorHAnsi" w:cstheme="minorHAnsi"/>
                            <w:szCs w:val="22"/>
                          </w:rPr>
                          <w:t>Sabin Paudel</w:t>
                        </w:r>
                      </w:p>
                      <w:p w14:paraId="0888890F" w14:textId="77777777" w:rsidR="00C56F59" w:rsidRPr="004B2613" w:rsidRDefault="00C56F59" w:rsidP="00C56F59">
                        <w:pPr>
                          <w:ind w:left="288"/>
                          <w:rPr>
                            <w:rFonts w:asciiTheme="minorHAnsi" w:hAnsiTheme="minorHAnsi" w:cstheme="minorHAnsi"/>
                            <w:b/>
                            <w:szCs w:val="22"/>
                          </w:rPr>
                        </w:pPr>
                        <w:r w:rsidRPr="004B2613">
                          <w:rPr>
                            <w:rFonts w:asciiTheme="minorHAnsi" w:hAnsiTheme="minorHAnsi" w:cstheme="minorHAnsi"/>
                            <w:b/>
                            <w:szCs w:val="22"/>
                          </w:rPr>
                          <w:t>Assistant Engineer</w:t>
                        </w:r>
                      </w:p>
                      <w:p w14:paraId="78FEB539" w14:textId="77777777" w:rsidR="00C56F59" w:rsidRDefault="00C56F59" w:rsidP="00C56F59">
                        <w:pPr>
                          <w:ind w:left="432"/>
                          <w:rPr>
                            <w:rFonts w:asciiTheme="minorHAnsi" w:hAnsiTheme="minorHAnsi" w:cstheme="minorHAnsi"/>
                            <w:i/>
                            <w:iCs/>
                            <w:szCs w:val="22"/>
                          </w:rPr>
                        </w:pPr>
                        <w:bookmarkStart w:id="425" w:name="_Hlk32240050"/>
                        <w:r w:rsidRPr="00566EC5">
                          <w:rPr>
                            <w:rFonts w:asciiTheme="minorHAnsi" w:hAnsiTheme="minorHAnsi" w:cstheme="minorHAnsi"/>
                            <w:szCs w:val="22"/>
                          </w:rPr>
                          <w:t>Mary Richardson</w:t>
                        </w:r>
                        <w:r>
                          <w:rPr>
                            <w:rFonts w:asciiTheme="minorHAnsi" w:hAnsiTheme="minorHAnsi" w:cstheme="minorHAnsi"/>
                            <w:szCs w:val="22"/>
                          </w:rPr>
                          <w:t xml:space="preserve"> </w:t>
                        </w:r>
                        <w:r w:rsidRPr="007D360A">
                          <w:rPr>
                            <w:rFonts w:asciiTheme="minorHAnsi" w:hAnsiTheme="minorHAnsi" w:cstheme="minorHAnsi"/>
                            <w:i/>
                            <w:iCs/>
                            <w:szCs w:val="22"/>
                          </w:rPr>
                          <w:t>(Outreach Coordinator)</w:t>
                        </w:r>
                      </w:p>
                      <w:bookmarkEnd w:id="425"/>
                      <w:p w14:paraId="5E7B556C" w14:textId="77777777" w:rsidR="00C56F59" w:rsidRDefault="00C56F59" w:rsidP="00C56F59">
                        <w:pPr>
                          <w:ind w:left="432"/>
                          <w:rPr>
                            <w:rFonts w:asciiTheme="minorHAnsi" w:hAnsiTheme="minorHAnsi" w:cstheme="minorHAnsi"/>
                            <w:szCs w:val="22"/>
                          </w:rPr>
                        </w:pPr>
                      </w:p>
                      <w:p w14:paraId="3C890B0B" w14:textId="77777777" w:rsidR="00C56F59" w:rsidRPr="002128BC" w:rsidRDefault="00C56F59" w:rsidP="00C56F59">
                        <w:pPr>
                          <w:rPr>
                            <w:rFonts w:asciiTheme="minorHAnsi" w:hAnsiTheme="minorHAnsi" w:cstheme="minorHAnsi"/>
                            <w:b/>
                            <w:bCs/>
                            <w:color w:val="2E74B5" w:themeColor="accent1" w:themeShade="BF"/>
                            <w:sz w:val="28"/>
                            <w:szCs w:val="22"/>
                          </w:rPr>
                        </w:pPr>
                        <w:r w:rsidRPr="002128BC">
                          <w:rPr>
                            <w:rFonts w:asciiTheme="minorHAnsi" w:hAnsiTheme="minorHAnsi" w:cstheme="minorHAnsi"/>
                            <w:b/>
                            <w:bCs/>
                            <w:color w:val="2E74B5" w:themeColor="accent1" w:themeShade="BF"/>
                            <w:sz w:val="28"/>
                            <w:szCs w:val="22"/>
                          </w:rPr>
                          <w:t xml:space="preserve">Engineering </w:t>
                        </w:r>
                        <w:r>
                          <w:rPr>
                            <w:rFonts w:asciiTheme="minorHAnsi" w:hAnsiTheme="minorHAnsi" w:cstheme="minorHAnsi"/>
                            <w:b/>
                            <w:bCs/>
                            <w:color w:val="2E74B5" w:themeColor="accent1" w:themeShade="BF"/>
                            <w:sz w:val="28"/>
                            <w:szCs w:val="22"/>
                          </w:rPr>
                          <w:t xml:space="preserve">Special </w:t>
                        </w:r>
                        <w:r w:rsidRPr="002128BC">
                          <w:rPr>
                            <w:rFonts w:asciiTheme="minorHAnsi" w:hAnsiTheme="minorHAnsi" w:cstheme="minorHAnsi"/>
                            <w:b/>
                            <w:bCs/>
                            <w:color w:val="2E74B5" w:themeColor="accent1" w:themeShade="BF"/>
                            <w:sz w:val="28"/>
                            <w:szCs w:val="22"/>
                          </w:rPr>
                          <w:t>Studies</w:t>
                        </w:r>
                      </w:p>
                      <w:p w14:paraId="707973AB" w14:textId="77777777" w:rsidR="00C56F59" w:rsidRPr="002D6F3E" w:rsidRDefault="00C56F59" w:rsidP="00C56F59">
                        <w:pPr>
                          <w:rPr>
                            <w:rFonts w:asciiTheme="minorHAnsi" w:hAnsiTheme="minorHAnsi" w:cstheme="minorHAnsi"/>
                            <w:color w:val="2E74B5" w:themeColor="accent1" w:themeShade="BF"/>
                            <w:szCs w:val="22"/>
                          </w:rPr>
                        </w:pPr>
                        <w:r w:rsidRPr="002128BC">
                          <w:rPr>
                            <w:rFonts w:asciiTheme="minorHAnsi" w:hAnsiTheme="minorHAnsi" w:cstheme="minorHAnsi"/>
                            <w:szCs w:val="22"/>
                          </w:rPr>
                          <w:t xml:space="preserve">    </w:t>
                        </w:r>
                        <w:r w:rsidRPr="00033583">
                          <w:rPr>
                            <w:rFonts w:asciiTheme="minorHAnsi" w:hAnsiTheme="minorHAnsi" w:cstheme="minorHAnsi"/>
                            <w:b/>
                            <w:szCs w:val="22"/>
                          </w:rPr>
                          <w:t>Lead</w:t>
                        </w:r>
                        <w:r>
                          <w:rPr>
                            <w:rFonts w:asciiTheme="minorHAnsi" w:hAnsiTheme="minorHAnsi" w:cstheme="minorHAnsi"/>
                            <w:szCs w:val="22"/>
                          </w:rPr>
                          <w:t xml:space="preserve"> -</w:t>
                        </w:r>
                        <w:r w:rsidRPr="002128BC">
                          <w:rPr>
                            <w:rFonts w:asciiTheme="minorHAnsi" w:hAnsiTheme="minorHAnsi" w:cstheme="minorHAnsi"/>
                            <w:szCs w:val="22"/>
                          </w:rPr>
                          <w:t xml:space="preserve"> </w:t>
                        </w:r>
                        <w:r w:rsidRPr="002D6F3E">
                          <w:rPr>
                            <w:rFonts w:asciiTheme="minorHAnsi" w:hAnsiTheme="minorHAnsi" w:cstheme="minorHAnsi"/>
                            <w:color w:val="2E74B5" w:themeColor="accent1" w:themeShade="BF"/>
                            <w:szCs w:val="22"/>
                          </w:rPr>
                          <w:t>Greg Byard</w:t>
                        </w:r>
                      </w:p>
                      <w:p w14:paraId="7E575CAE" w14:textId="77777777" w:rsidR="00C56F59" w:rsidRPr="002D6F3E" w:rsidRDefault="00C56F59" w:rsidP="00C56F59">
                        <w:pPr>
                          <w:rPr>
                            <w:rFonts w:asciiTheme="minorHAnsi" w:hAnsiTheme="minorHAnsi" w:cstheme="minorHAnsi"/>
                            <w:color w:val="2E74B5" w:themeColor="accent1" w:themeShade="BF"/>
                            <w:szCs w:val="22"/>
                          </w:rPr>
                        </w:pPr>
                        <w:r w:rsidRPr="002D6F3E">
                          <w:rPr>
                            <w:rFonts w:asciiTheme="minorHAnsi" w:hAnsiTheme="minorHAnsi" w:cstheme="minorHAnsi"/>
                            <w:color w:val="2E74B5" w:themeColor="accent1" w:themeShade="BF"/>
                            <w:szCs w:val="22"/>
                          </w:rPr>
                          <w:t xml:space="preserve">     </w:t>
                        </w:r>
                        <w:r>
                          <w:rPr>
                            <w:rFonts w:asciiTheme="minorHAnsi" w:hAnsiTheme="minorHAnsi" w:cstheme="minorHAnsi"/>
                            <w:color w:val="2E74B5" w:themeColor="accent1" w:themeShade="BF"/>
                            <w:szCs w:val="22"/>
                          </w:rPr>
                          <w:t xml:space="preserve">   </w:t>
                        </w:r>
                        <w:r w:rsidRPr="002D6F3E">
                          <w:rPr>
                            <w:rFonts w:asciiTheme="minorHAnsi" w:hAnsiTheme="minorHAnsi" w:cstheme="minorHAnsi"/>
                            <w:color w:val="2E74B5" w:themeColor="accent1" w:themeShade="BF"/>
                            <w:szCs w:val="22"/>
                          </w:rPr>
                          <w:t>Nikhil Sangwan</w:t>
                        </w:r>
                      </w:p>
                      <w:p w14:paraId="788B7F43" w14:textId="77777777" w:rsidR="00C56F59" w:rsidRPr="002D6F3E" w:rsidRDefault="00C56F59" w:rsidP="00C56F59">
                        <w:pPr>
                          <w:rPr>
                            <w:rFonts w:asciiTheme="minorHAnsi" w:hAnsiTheme="minorHAnsi" w:cstheme="minorHAnsi"/>
                            <w:color w:val="2E74B5" w:themeColor="accent1" w:themeShade="BF"/>
                            <w:szCs w:val="22"/>
                          </w:rPr>
                        </w:pPr>
                        <w:r w:rsidRPr="002D6F3E">
                          <w:rPr>
                            <w:rFonts w:asciiTheme="minorHAnsi" w:hAnsiTheme="minorHAnsi" w:cstheme="minorHAnsi"/>
                            <w:color w:val="2E74B5" w:themeColor="accent1" w:themeShade="BF"/>
                            <w:szCs w:val="22"/>
                          </w:rPr>
                          <w:t xml:space="preserve">    </w:t>
                        </w:r>
                        <w:r>
                          <w:rPr>
                            <w:rFonts w:asciiTheme="minorHAnsi" w:hAnsiTheme="minorHAnsi" w:cstheme="minorHAnsi"/>
                            <w:color w:val="2E74B5" w:themeColor="accent1" w:themeShade="BF"/>
                            <w:szCs w:val="22"/>
                          </w:rPr>
                          <w:t xml:space="preserve">   </w:t>
                        </w:r>
                        <w:r w:rsidRPr="002D6F3E">
                          <w:rPr>
                            <w:rFonts w:asciiTheme="minorHAnsi" w:hAnsiTheme="minorHAnsi" w:cstheme="minorHAnsi"/>
                            <w:color w:val="2E74B5" w:themeColor="accent1" w:themeShade="BF"/>
                            <w:szCs w:val="22"/>
                          </w:rPr>
                          <w:t xml:space="preserve"> Sabin Paudel</w:t>
                        </w:r>
                      </w:p>
                      <w:p w14:paraId="1A9E1784" w14:textId="77777777" w:rsidR="00C56F59" w:rsidRPr="005701C2" w:rsidRDefault="00C56F59" w:rsidP="00C56F59">
                        <w:pPr>
                          <w:rPr>
                            <w:rFonts w:asciiTheme="minorHAnsi" w:hAnsiTheme="minorHAnsi" w:cstheme="minorHAnsi"/>
                            <w:szCs w:val="22"/>
                          </w:rPr>
                        </w:pPr>
                      </w:p>
                    </w:txbxContent>
                  </v:textbox>
                </v:rect>
                <v:rect id="Rectangle 58" o:spid="_x0000_s1034" style="position:absolute;top:1784;width:85058;height:3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YwQAAANsAAAAPAAAAZHJzL2Rvd25yZXYueG1sRE89b8Iw&#10;EN0r8R+sQ2IrDlRU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PKz+FjBAAAA2wAAAA8AAAAA&#10;AAAAAAAAAAAABwIAAGRycy9kb3ducmV2LnhtbFBLBQYAAAAAAwADALcAAAD1AgAAAAA=&#10;">
                  <v:textbox>
                    <w:txbxContent>
                      <w:p w14:paraId="3DF8E544" w14:textId="77777777" w:rsidR="00C56F59" w:rsidRPr="0097195A" w:rsidRDefault="00C56F59" w:rsidP="00C56F59">
                        <w:pPr>
                          <w:jc w:val="center"/>
                          <w:rPr>
                            <w:rFonts w:asciiTheme="minorHAnsi" w:hAnsiTheme="minorHAnsi" w:cstheme="minorHAnsi"/>
                            <w:sz w:val="28"/>
                            <w:szCs w:val="22"/>
                          </w:rPr>
                        </w:pPr>
                        <w:r w:rsidRPr="0097195A">
                          <w:rPr>
                            <w:rFonts w:asciiTheme="minorHAnsi" w:hAnsiTheme="minorHAnsi" w:cstheme="minorHAnsi"/>
                            <w:b/>
                            <w:bCs/>
                            <w:sz w:val="28"/>
                          </w:rPr>
                          <w:t xml:space="preserve">Section Head </w:t>
                        </w:r>
                        <w:r w:rsidRPr="0097195A">
                          <w:rPr>
                            <w:rFonts w:asciiTheme="minorHAnsi" w:hAnsiTheme="minorHAnsi" w:cstheme="minorHAnsi"/>
                            <w:color w:val="808000"/>
                            <w:sz w:val="28"/>
                          </w:rPr>
                          <w:t>–</w:t>
                        </w:r>
                        <w:r w:rsidRPr="0097195A">
                          <w:rPr>
                            <w:rFonts w:asciiTheme="minorHAnsi" w:hAnsiTheme="minorHAnsi" w:cstheme="minorHAnsi"/>
                            <w:sz w:val="28"/>
                            <w:szCs w:val="22"/>
                          </w:rPr>
                          <w:t xml:space="preserve"> Glenn Heistand </w:t>
                        </w:r>
                      </w:p>
                    </w:txbxContent>
                  </v:textbox>
                </v:rect>
                <v:rect id="Rectangle 59" o:spid="_x0000_s1035" style="position:absolute;left:22465;top:5696;width:19875;height:16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10803208" w14:textId="77777777" w:rsidR="00C56F59" w:rsidRPr="00C167AE" w:rsidRDefault="00C56F59" w:rsidP="00C56F59">
                        <w:pPr>
                          <w:jc w:val="center"/>
                          <w:rPr>
                            <w:rFonts w:asciiTheme="minorHAnsi" w:hAnsiTheme="minorHAnsi" w:cstheme="minorHAnsi"/>
                            <w:b/>
                            <w:bCs/>
                            <w:color w:val="2E74B5" w:themeColor="accent1" w:themeShade="BF"/>
                            <w:sz w:val="28"/>
                          </w:rPr>
                        </w:pPr>
                        <w:r w:rsidRPr="00C167AE">
                          <w:rPr>
                            <w:rFonts w:asciiTheme="minorHAnsi" w:hAnsiTheme="minorHAnsi" w:cstheme="minorHAnsi"/>
                            <w:b/>
                            <w:bCs/>
                            <w:color w:val="2E74B5" w:themeColor="accent1" w:themeShade="BF"/>
                            <w:sz w:val="28"/>
                          </w:rPr>
                          <w:t>GIS</w:t>
                        </w:r>
                      </w:p>
                      <w:p w14:paraId="210C0598" w14:textId="77777777" w:rsidR="00C56F59" w:rsidRDefault="00C56F59" w:rsidP="00C56F59">
                        <w:pPr>
                          <w:rPr>
                            <w:rFonts w:asciiTheme="minorHAnsi" w:hAnsiTheme="minorHAnsi" w:cstheme="minorHAnsi"/>
                            <w:szCs w:val="22"/>
                          </w:rPr>
                        </w:pPr>
                        <w:r w:rsidRPr="00FC17C6">
                          <w:rPr>
                            <w:rFonts w:asciiTheme="minorHAnsi" w:hAnsiTheme="minorHAnsi" w:cstheme="minorHAnsi"/>
                            <w:b/>
                            <w:bCs/>
                          </w:rPr>
                          <w:t>GIS Manager</w:t>
                        </w:r>
                        <w:r w:rsidRPr="00FC17C6">
                          <w:rPr>
                            <w:rFonts w:asciiTheme="minorHAnsi" w:hAnsiTheme="minorHAnsi" w:cstheme="minorHAnsi"/>
                          </w:rPr>
                          <w:t xml:space="preserve"> </w:t>
                        </w:r>
                        <w:r>
                          <w:rPr>
                            <w:rFonts w:asciiTheme="minorHAnsi" w:hAnsiTheme="minorHAnsi" w:cstheme="minorHAnsi"/>
                            <w:szCs w:val="22"/>
                          </w:rPr>
                          <w:t>– Ryan Meekma</w:t>
                        </w:r>
                      </w:p>
                      <w:p w14:paraId="653F63E5" w14:textId="77777777" w:rsidR="00C56F59" w:rsidRPr="00553E53" w:rsidRDefault="00C56F59" w:rsidP="00C56F59">
                        <w:pPr>
                          <w:rPr>
                            <w:rFonts w:asciiTheme="minorHAnsi" w:hAnsiTheme="minorHAnsi" w:cstheme="minorHAnsi"/>
                            <w:b/>
                            <w:szCs w:val="22"/>
                          </w:rPr>
                        </w:pPr>
                        <w:bookmarkStart w:id="426" w:name="_Hlk32075099"/>
                        <w:r>
                          <w:rPr>
                            <w:rFonts w:asciiTheme="minorHAnsi" w:hAnsiTheme="minorHAnsi" w:cstheme="minorHAnsi"/>
                            <w:b/>
                            <w:szCs w:val="22"/>
                          </w:rPr>
                          <w:t xml:space="preserve">  </w:t>
                        </w:r>
                        <w:bookmarkEnd w:id="426"/>
                        <w:r>
                          <w:rPr>
                            <w:rFonts w:asciiTheme="minorHAnsi" w:hAnsiTheme="minorHAnsi" w:cstheme="minorHAnsi"/>
                            <w:b/>
                            <w:szCs w:val="22"/>
                          </w:rPr>
                          <w:t xml:space="preserve">  </w:t>
                        </w:r>
                        <w:r w:rsidRPr="00553E53">
                          <w:rPr>
                            <w:rFonts w:asciiTheme="minorHAnsi" w:hAnsiTheme="minorHAnsi" w:cstheme="minorHAnsi"/>
                            <w:b/>
                            <w:szCs w:val="22"/>
                          </w:rPr>
                          <w:t xml:space="preserve">GIS Specialists </w:t>
                        </w:r>
                      </w:p>
                      <w:p w14:paraId="4BE83390" w14:textId="77777777" w:rsidR="00C56F59" w:rsidRPr="004B2613" w:rsidRDefault="00C56F59" w:rsidP="00C56F59">
                        <w:pPr>
                          <w:ind w:left="576"/>
                          <w:rPr>
                            <w:rFonts w:asciiTheme="minorHAnsi" w:hAnsiTheme="minorHAnsi" w:cstheme="minorHAnsi"/>
                            <w:szCs w:val="22"/>
                          </w:rPr>
                        </w:pPr>
                        <w:r w:rsidRPr="004B2613">
                          <w:rPr>
                            <w:rFonts w:asciiTheme="minorHAnsi" w:hAnsiTheme="minorHAnsi" w:cstheme="minorHAnsi"/>
                            <w:szCs w:val="22"/>
                          </w:rPr>
                          <w:t xml:space="preserve">Curt Abert </w:t>
                        </w:r>
                      </w:p>
                      <w:p w14:paraId="260F0051" w14:textId="77777777" w:rsidR="00C56F59" w:rsidRPr="007D360A" w:rsidRDefault="00C56F59" w:rsidP="00C56F59">
                        <w:pPr>
                          <w:ind w:left="576"/>
                          <w:rPr>
                            <w:rFonts w:asciiTheme="minorHAnsi" w:hAnsiTheme="minorHAnsi" w:cstheme="minorHAnsi"/>
                            <w:i/>
                            <w:iCs/>
                            <w:szCs w:val="22"/>
                          </w:rPr>
                        </w:pPr>
                        <w:r w:rsidRPr="004B2613">
                          <w:rPr>
                            <w:rFonts w:asciiTheme="minorHAnsi" w:hAnsiTheme="minorHAnsi" w:cstheme="minorHAnsi"/>
                            <w:szCs w:val="22"/>
                          </w:rPr>
                          <w:t xml:space="preserve">Matt Jefferson </w:t>
                        </w:r>
                        <w:r w:rsidRPr="007D360A">
                          <w:rPr>
                            <w:rFonts w:asciiTheme="minorHAnsi" w:hAnsiTheme="minorHAnsi" w:cstheme="minorHAnsi"/>
                            <w:i/>
                            <w:iCs/>
                            <w:szCs w:val="22"/>
                          </w:rPr>
                          <w:t>(Remote</w:t>
                        </w:r>
                      </w:p>
                      <w:p w14:paraId="288BF792" w14:textId="77777777" w:rsidR="00C56F59" w:rsidRPr="007D360A" w:rsidRDefault="00C56F59" w:rsidP="00C56F59">
                        <w:pPr>
                          <w:ind w:left="576"/>
                          <w:rPr>
                            <w:rFonts w:asciiTheme="minorHAnsi" w:hAnsiTheme="minorHAnsi" w:cstheme="minorHAnsi"/>
                            <w:i/>
                            <w:iCs/>
                            <w:szCs w:val="22"/>
                          </w:rPr>
                        </w:pPr>
                        <w:r w:rsidRPr="007D360A">
                          <w:rPr>
                            <w:rFonts w:asciiTheme="minorHAnsi" w:hAnsiTheme="minorHAnsi" w:cstheme="minorHAnsi"/>
                            <w:i/>
                            <w:iCs/>
                            <w:szCs w:val="22"/>
                          </w:rPr>
                          <w:t>Sensing Data Analyst)</w:t>
                        </w:r>
                      </w:p>
                      <w:p w14:paraId="1CA57535" w14:textId="77777777" w:rsidR="00C56F59" w:rsidRPr="004B2613" w:rsidRDefault="00C56F59" w:rsidP="00C56F59">
                        <w:pPr>
                          <w:ind w:left="576"/>
                          <w:rPr>
                            <w:rFonts w:asciiTheme="minorHAnsi" w:hAnsiTheme="minorHAnsi" w:cstheme="minorHAnsi"/>
                            <w:szCs w:val="22"/>
                          </w:rPr>
                        </w:pPr>
                        <w:r w:rsidRPr="004B2613">
                          <w:rPr>
                            <w:rFonts w:asciiTheme="minorHAnsi" w:hAnsiTheme="minorHAnsi" w:cstheme="minorHAnsi"/>
                            <w:szCs w:val="22"/>
                          </w:rPr>
                          <w:t xml:space="preserve">Marni Law </w:t>
                        </w:r>
                        <w:bookmarkStart w:id="427" w:name="_Hlk32075391"/>
                        <w:r w:rsidRPr="007D360A">
                          <w:rPr>
                            <w:rFonts w:asciiTheme="minorHAnsi" w:hAnsiTheme="minorHAnsi" w:cstheme="minorHAnsi"/>
                            <w:i/>
                            <w:iCs/>
                            <w:szCs w:val="22"/>
                          </w:rPr>
                          <w:t>(CNMS)</w:t>
                        </w:r>
                        <w:bookmarkEnd w:id="427"/>
                      </w:p>
                      <w:p w14:paraId="128E2B94" w14:textId="77777777" w:rsidR="00C56F59" w:rsidRDefault="00C56F59" w:rsidP="00C56F59">
                        <w:pPr>
                          <w:ind w:left="576"/>
                          <w:rPr>
                            <w:rFonts w:asciiTheme="minorHAnsi" w:hAnsiTheme="minorHAnsi" w:cstheme="minorHAnsi"/>
                            <w:color w:val="2E74B5" w:themeColor="accent1" w:themeShade="BF"/>
                            <w:szCs w:val="22"/>
                          </w:rPr>
                        </w:pPr>
                        <w:r w:rsidRPr="004B2613">
                          <w:rPr>
                            <w:rFonts w:asciiTheme="minorHAnsi" w:hAnsiTheme="minorHAnsi" w:cstheme="minorHAnsi"/>
                            <w:color w:val="2E74B5" w:themeColor="accent1" w:themeShade="BF"/>
                            <w:szCs w:val="22"/>
                          </w:rPr>
                          <w:t>Zoe Zaloudek</w:t>
                        </w:r>
                      </w:p>
                      <w:p w14:paraId="732A7E84" w14:textId="77777777" w:rsidR="00C56F59" w:rsidRDefault="00C56F59" w:rsidP="00C56F59">
                        <w:pPr>
                          <w:ind w:left="576"/>
                          <w:rPr>
                            <w:rFonts w:asciiTheme="minorHAnsi" w:hAnsiTheme="minorHAnsi" w:cstheme="minorHAnsi"/>
                            <w:szCs w:val="22"/>
                          </w:rPr>
                        </w:pPr>
                        <w:proofErr w:type="spellStart"/>
                        <w:r w:rsidRPr="00C47902">
                          <w:rPr>
                            <w:rFonts w:asciiTheme="minorHAnsi" w:hAnsiTheme="minorHAnsi" w:cstheme="minorHAnsi"/>
                            <w:szCs w:val="22"/>
                          </w:rPr>
                          <w:t>Samikshya</w:t>
                        </w:r>
                        <w:proofErr w:type="spellEnd"/>
                        <w:r w:rsidRPr="00C47902">
                          <w:rPr>
                            <w:rFonts w:asciiTheme="minorHAnsi" w:hAnsiTheme="minorHAnsi" w:cstheme="minorHAnsi"/>
                            <w:szCs w:val="22"/>
                          </w:rPr>
                          <w:t xml:space="preserve"> Pantha</w:t>
                        </w:r>
                      </w:p>
                      <w:p w14:paraId="40447F2C" w14:textId="77777777" w:rsidR="00C56F59" w:rsidRDefault="00C56F59" w:rsidP="00C56F59">
                        <w:pPr>
                          <w:ind w:left="576"/>
                          <w:rPr>
                            <w:rFonts w:asciiTheme="minorHAnsi" w:hAnsiTheme="minorHAnsi" w:cstheme="minorHAnsi"/>
                            <w:szCs w:val="22"/>
                          </w:rPr>
                        </w:pPr>
                        <w:r>
                          <w:rPr>
                            <w:rFonts w:asciiTheme="minorHAnsi" w:hAnsiTheme="minorHAnsi" w:cstheme="minorHAnsi"/>
                            <w:szCs w:val="22"/>
                          </w:rPr>
                          <w:t>Nazmul Huda</w:t>
                        </w:r>
                      </w:p>
                      <w:p w14:paraId="1ECF8025" w14:textId="77777777" w:rsidR="00C56F59" w:rsidRPr="00C47902" w:rsidRDefault="00C56F59" w:rsidP="00C56F59">
                        <w:pPr>
                          <w:ind w:left="576"/>
                          <w:rPr>
                            <w:rFonts w:asciiTheme="minorHAnsi" w:hAnsiTheme="minorHAnsi" w:cstheme="minorHAnsi"/>
                            <w:szCs w:val="22"/>
                          </w:rPr>
                        </w:pPr>
                        <w:r>
                          <w:rPr>
                            <w:rFonts w:asciiTheme="minorHAnsi" w:hAnsiTheme="minorHAnsi" w:cstheme="minorHAnsi"/>
                            <w:szCs w:val="22"/>
                          </w:rPr>
                          <w:t>Lena Makdah</w:t>
                        </w:r>
                      </w:p>
                      <w:p w14:paraId="1973D805" w14:textId="77777777" w:rsidR="00C56F59" w:rsidRPr="00C47902" w:rsidRDefault="00C56F59" w:rsidP="00C56F59">
                        <w:pPr>
                          <w:rPr>
                            <w:rFonts w:asciiTheme="minorHAnsi" w:hAnsiTheme="minorHAnsi" w:cstheme="minorHAnsi"/>
                            <w:szCs w:val="22"/>
                          </w:rPr>
                        </w:pPr>
                      </w:p>
                    </w:txbxContent>
                  </v:textbox>
                </v:rect>
                <v:rect id="Rectangle 60" o:spid="_x0000_s1036" style="position:absolute;left:42340;top:5696;width:20741;height:28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" filled="f">
                  <v:textbox>
                    <w:txbxContent>
                      <w:p w14:paraId="0C3303B9" w14:textId="77777777" w:rsidR="00C56F59" w:rsidRPr="00C167AE" w:rsidRDefault="00C56F59" w:rsidP="00C56F59">
                        <w:pPr>
                          <w:jc w:val="center"/>
                          <w:rPr>
                            <w:rFonts w:asciiTheme="minorHAnsi" w:hAnsiTheme="minorHAnsi" w:cstheme="minorHAnsi"/>
                            <w:b/>
                            <w:bCs/>
                            <w:color w:val="2E74B5" w:themeColor="accent1" w:themeShade="BF"/>
                            <w:sz w:val="28"/>
                            <w:szCs w:val="28"/>
                          </w:rPr>
                        </w:pPr>
                        <w:r>
                          <w:rPr>
                            <w:rFonts w:asciiTheme="minorHAnsi" w:hAnsiTheme="minorHAnsi" w:cstheme="minorHAnsi"/>
                            <w:b/>
                            <w:bCs/>
                            <w:color w:val="2E74B5" w:themeColor="accent1" w:themeShade="BF"/>
                            <w:sz w:val="28"/>
                            <w:szCs w:val="28"/>
                          </w:rPr>
                          <w:t>Mapping Program</w:t>
                        </w:r>
                        <w:r w:rsidRPr="0044660B">
                          <w:rPr>
                            <w:rFonts w:asciiTheme="minorHAnsi" w:hAnsiTheme="minorHAnsi" w:cstheme="minorHAnsi"/>
                            <w:b/>
                            <w:bCs/>
                            <w:color w:val="2E74B5" w:themeColor="accent1" w:themeShade="BF"/>
                            <w:sz w:val="28"/>
                            <w:szCs w:val="28"/>
                          </w:rPr>
                          <w:t xml:space="preserve"> </w:t>
                        </w:r>
                        <w:r>
                          <w:rPr>
                            <w:rFonts w:asciiTheme="minorHAnsi" w:hAnsiTheme="minorHAnsi" w:cstheme="minorHAnsi"/>
                            <w:b/>
                            <w:bCs/>
                            <w:color w:val="2E74B5" w:themeColor="accent1" w:themeShade="BF"/>
                            <w:sz w:val="28"/>
                            <w:szCs w:val="28"/>
                          </w:rPr>
                          <w:t>and Risk Communication</w:t>
                        </w:r>
                      </w:p>
                      <w:p w14:paraId="1C2283C3" w14:textId="77777777" w:rsidR="00C56F59" w:rsidRPr="004B2613" w:rsidRDefault="00C56F59" w:rsidP="00C56F59">
                        <w:pPr>
                          <w:rPr>
                            <w:rFonts w:asciiTheme="minorHAnsi" w:hAnsiTheme="minorHAnsi" w:cstheme="minorHAnsi"/>
                            <w:szCs w:val="22"/>
                          </w:rPr>
                        </w:pPr>
                        <w:r>
                          <w:rPr>
                            <w:rFonts w:asciiTheme="minorHAnsi" w:hAnsiTheme="minorHAnsi" w:cstheme="minorHAnsi"/>
                            <w:b/>
                            <w:bCs/>
                            <w:szCs w:val="22"/>
                          </w:rPr>
                          <w:t>Mapping Manager</w:t>
                        </w:r>
                        <w:r w:rsidRPr="004B2613">
                          <w:rPr>
                            <w:rFonts w:asciiTheme="minorHAnsi" w:hAnsiTheme="minorHAnsi" w:cstheme="minorHAnsi"/>
                            <w:b/>
                            <w:bCs/>
                            <w:szCs w:val="22"/>
                          </w:rPr>
                          <w:t xml:space="preserve"> -</w:t>
                        </w:r>
                        <w:r w:rsidRPr="004B2613">
                          <w:rPr>
                            <w:rFonts w:asciiTheme="minorHAnsi" w:hAnsiTheme="minorHAnsi" w:cstheme="minorHAnsi"/>
                            <w:szCs w:val="22"/>
                          </w:rPr>
                          <w:t xml:space="preserve"> Diana Davisson</w:t>
                        </w:r>
                      </w:p>
                      <w:p w14:paraId="7325821D" w14:textId="77777777" w:rsidR="00C56F59" w:rsidRPr="004B2613" w:rsidRDefault="00C56F59" w:rsidP="00C56F59">
                        <w:pPr>
                          <w:ind w:left="288"/>
                          <w:rPr>
                            <w:rFonts w:asciiTheme="minorHAnsi" w:hAnsiTheme="minorHAnsi" w:cstheme="minorHAnsi"/>
                            <w:szCs w:val="22"/>
                          </w:rPr>
                        </w:pPr>
                        <w:r>
                          <w:rPr>
                            <w:rFonts w:asciiTheme="minorHAnsi" w:hAnsiTheme="minorHAnsi" w:cstheme="minorHAnsi"/>
                            <w:szCs w:val="22"/>
                          </w:rPr>
                          <w:t>Brad McVay</w:t>
                        </w:r>
                        <w:r w:rsidRPr="004B2613">
                          <w:rPr>
                            <w:rFonts w:asciiTheme="minorHAnsi" w:hAnsiTheme="minorHAnsi" w:cstheme="minorHAnsi"/>
                            <w:szCs w:val="22"/>
                          </w:rPr>
                          <w:t xml:space="preserve"> </w:t>
                        </w:r>
                        <w:r w:rsidRPr="007D360A">
                          <w:rPr>
                            <w:rFonts w:asciiTheme="minorHAnsi" w:hAnsiTheme="minorHAnsi" w:cstheme="minorHAnsi"/>
                            <w:i/>
                            <w:iCs/>
                            <w:szCs w:val="22"/>
                          </w:rPr>
                          <w:t>(SOMA)</w:t>
                        </w:r>
                      </w:p>
                      <w:p w14:paraId="00FD8E2C"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 xml:space="preserve">Sarah Milton </w:t>
                        </w:r>
                        <w:r w:rsidRPr="007D360A">
                          <w:rPr>
                            <w:rFonts w:asciiTheme="minorHAnsi" w:hAnsiTheme="minorHAnsi" w:cstheme="minorHAnsi"/>
                            <w:i/>
                            <w:iCs/>
                            <w:szCs w:val="22"/>
                          </w:rPr>
                          <w:t>(MIP)</w:t>
                        </w:r>
                      </w:p>
                      <w:p w14:paraId="1A43D660" w14:textId="77777777" w:rsidR="00C56F59" w:rsidRPr="004B2613" w:rsidRDefault="00C56F59" w:rsidP="00C56F59">
                        <w:pPr>
                          <w:ind w:left="288"/>
                          <w:rPr>
                            <w:rFonts w:asciiTheme="minorHAnsi" w:hAnsiTheme="minorHAnsi" w:cstheme="minorHAnsi"/>
                            <w:szCs w:val="22"/>
                          </w:rPr>
                        </w:pPr>
                        <w:r w:rsidRPr="00FF47A2">
                          <w:rPr>
                            <w:rFonts w:asciiTheme="minorHAnsi" w:hAnsiTheme="minorHAnsi" w:cstheme="minorHAnsi"/>
                            <w:color w:val="0070C0"/>
                            <w:szCs w:val="22"/>
                          </w:rPr>
                          <w:t>Meirah Williamson</w:t>
                        </w:r>
                        <w:r>
                          <w:rPr>
                            <w:rFonts w:asciiTheme="minorHAnsi" w:hAnsiTheme="minorHAnsi" w:cstheme="minorHAnsi"/>
                            <w:i/>
                            <w:iCs/>
                            <w:szCs w:val="22"/>
                          </w:rPr>
                          <w:t xml:space="preserve"> </w:t>
                        </w:r>
                        <w:r w:rsidRPr="00FF47A2">
                          <w:rPr>
                            <w:rFonts w:asciiTheme="minorHAnsi" w:hAnsiTheme="minorHAnsi" w:cstheme="minorHAnsi"/>
                            <w:color w:val="0070C0"/>
                            <w:szCs w:val="22"/>
                          </w:rPr>
                          <w:t>(FIS)</w:t>
                        </w:r>
                      </w:p>
                      <w:p w14:paraId="3783D0AE"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 xml:space="preserve">GIS Specialists </w:t>
                        </w:r>
                      </w:p>
                      <w:p w14:paraId="56E98434" w14:textId="77777777" w:rsidR="00C56F59" w:rsidRDefault="00C56F59" w:rsidP="00C56F59">
                        <w:pPr>
                          <w:rPr>
                            <w:rFonts w:asciiTheme="minorHAnsi" w:hAnsiTheme="minorHAnsi" w:cstheme="minorHAnsi"/>
                            <w:szCs w:val="22"/>
                          </w:rPr>
                        </w:pPr>
                        <w:r>
                          <w:rPr>
                            <w:rFonts w:asciiTheme="minorHAnsi" w:hAnsiTheme="minorHAnsi" w:cstheme="minorHAnsi"/>
                            <w:szCs w:val="22"/>
                          </w:rPr>
                          <w:t xml:space="preserve">      </w:t>
                        </w:r>
                        <w:r w:rsidRPr="004B2613">
                          <w:rPr>
                            <w:rFonts w:asciiTheme="minorHAnsi" w:hAnsiTheme="minorHAnsi" w:cstheme="minorHAnsi"/>
                            <w:szCs w:val="22"/>
                          </w:rPr>
                          <w:t>Brad McVay</w:t>
                        </w:r>
                      </w:p>
                      <w:p w14:paraId="5781B115" w14:textId="77777777" w:rsidR="00C56F59" w:rsidRPr="004B2613" w:rsidRDefault="00C56F59" w:rsidP="00C56F59">
                        <w:pPr>
                          <w:rPr>
                            <w:rFonts w:asciiTheme="minorHAnsi" w:hAnsiTheme="minorHAnsi" w:cstheme="minorHAnsi"/>
                            <w:szCs w:val="22"/>
                          </w:rPr>
                        </w:pPr>
                        <w:r>
                          <w:rPr>
                            <w:rFonts w:asciiTheme="minorHAnsi" w:hAnsiTheme="minorHAnsi" w:cstheme="minorHAnsi"/>
                            <w:color w:val="0070C0"/>
                            <w:szCs w:val="22"/>
                          </w:rPr>
                          <w:t xml:space="preserve">      </w:t>
                        </w:r>
                        <w:r w:rsidRPr="004B2613">
                          <w:rPr>
                            <w:rFonts w:asciiTheme="minorHAnsi" w:hAnsiTheme="minorHAnsi" w:cstheme="minorHAnsi"/>
                            <w:color w:val="0070C0"/>
                            <w:szCs w:val="22"/>
                          </w:rPr>
                          <w:t>Marni Law</w:t>
                        </w:r>
                      </w:p>
                      <w:p w14:paraId="25734594" w14:textId="77777777" w:rsidR="00C56F59" w:rsidRPr="007D360A" w:rsidRDefault="00C56F59" w:rsidP="00C56F59">
                        <w:pPr>
                          <w:rPr>
                            <w:rFonts w:asciiTheme="minorHAnsi" w:hAnsiTheme="minorHAnsi" w:cstheme="minorHAnsi"/>
                            <w:i/>
                            <w:iCs/>
                            <w:szCs w:val="22"/>
                          </w:rPr>
                        </w:pPr>
                        <w:r>
                          <w:rPr>
                            <w:rFonts w:asciiTheme="minorHAnsi" w:hAnsiTheme="minorHAnsi" w:cstheme="minorHAnsi"/>
                            <w:szCs w:val="22"/>
                          </w:rPr>
                          <w:t xml:space="preserve">      </w:t>
                        </w:r>
                        <w:r w:rsidRPr="004B2613">
                          <w:rPr>
                            <w:rFonts w:asciiTheme="minorHAnsi" w:hAnsiTheme="minorHAnsi" w:cstheme="minorHAnsi"/>
                            <w:szCs w:val="22"/>
                          </w:rPr>
                          <w:t xml:space="preserve">Zoe Zaloudek </w:t>
                        </w:r>
                        <w:r w:rsidRPr="007D360A">
                          <w:rPr>
                            <w:rFonts w:asciiTheme="minorHAnsi" w:hAnsiTheme="minorHAnsi" w:cstheme="minorHAnsi"/>
                            <w:i/>
                            <w:iCs/>
                            <w:szCs w:val="22"/>
                          </w:rPr>
                          <w:t>(geospatial</w:t>
                        </w:r>
                      </w:p>
                      <w:p w14:paraId="5240F52A" w14:textId="77777777" w:rsidR="00C56F59" w:rsidRDefault="00C56F59" w:rsidP="00C56F59">
                        <w:pPr>
                          <w:rPr>
                            <w:rFonts w:asciiTheme="minorHAnsi" w:hAnsiTheme="minorHAnsi" w:cstheme="minorHAnsi"/>
                            <w:i/>
                            <w:iCs/>
                            <w:szCs w:val="22"/>
                          </w:rPr>
                        </w:pPr>
                        <w:r>
                          <w:rPr>
                            <w:rFonts w:asciiTheme="minorHAnsi" w:hAnsiTheme="minorHAnsi" w:cstheme="minorHAnsi"/>
                            <w:i/>
                            <w:iCs/>
                            <w:szCs w:val="22"/>
                          </w:rPr>
                          <w:t xml:space="preserve">        </w:t>
                        </w:r>
                        <w:r w:rsidRPr="007D360A">
                          <w:rPr>
                            <w:rFonts w:asciiTheme="minorHAnsi" w:hAnsiTheme="minorHAnsi" w:cstheme="minorHAnsi"/>
                            <w:i/>
                            <w:iCs/>
                            <w:szCs w:val="22"/>
                          </w:rPr>
                          <w:t>applications developer)</w:t>
                        </w:r>
                      </w:p>
                      <w:p w14:paraId="210A2127" w14:textId="77777777" w:rsidR="00C56F59" w:rsidRPr="00C47902" w:rsidRDefault="00C56F59" w:rsidP="00C56F59">
                        <w:pPr>
                          <w:rPr>
                            <w:rFonts w:asciiTheme="minorHAnsi" w:hAnsiTheme="minorHAnsi" w:cstheme="minorHAnsi"/>
                            <w:szCs w:val="22"/>
                          </w:rPr>
                        </w:pPr>
                        <w:r>
                          <w:rPr>
                            <w:rFonts w:asciiTheme="minorHAnsi" w:hAnsiTheme="minorHAnsi" w:cstheme="minorHAnsi"/>
                            <w:szCs w:val="22"/>
                          </w:rPr>
                          <w:t xml:space="preserve">      </w:t>
                        </w:r>
                        <w:r w:rsidRPr="00222D10">
                          <w:rPr>
                            <w:rFonts w:asciiTheme="minorHAnsi" w:hAnsiTheme="minorHAnsi" w:cstheme="minorHAnsi"/>
                            <w:color w:val="0070C0"/>
                            <w:szCs w:val="22"/>
                          </w:rPr>
                          <w:t>Meirah Williamson</w:t>
                        </w:r>
                      </w:p>
                      <w:p w14:paraId="1CA6A74B" w14:textId="77777777" w:rsidR="00C56F59" w:rsidRPr="004B2613" w:rsidRDefault="00C56F59" w:rsidP="00C56F59">
                        <w:pPr>
                          <w:rPr>
                            <w:rFonts w:asciiTheme="minorHAnsi" w:hAnsiTheme="minorHAnsi" w:cstheme="minorHAnsi"/>
                            <w:b/>
                            <w:szCs w:val="22"/>
                          </w:rPr>
                        </w:pPr>
                        <w:r w:rsidRPr="004B2613">
                          <w:rPr>
                            <w:rFonts w:asciiTheme="minorHAnsi" w:hAnsiTheme="minorHAnsi" w:cstheme="minorHAnsi"/>
                            <w:b/>
                            <w:szCs w:val="22"/>
                          </w:rPr>
                          <w:t>Post Processing</w:t>
                        </w:r>
                      </w:p>
                      <w:p w14:paraId="406C9EB8" w14:textId="77777777" w:rsidR="00C56F59" w:rsidRPr="004B2613" w:rsidRDefault="00C56F59" w:rsidP="00C56F59">
                        <w:pPr>
                          <w:ind w:left="288"/>
                          <w:rPr>
                            <w:rFonts w:asciiTheme="minorHAnsi" w:hAnsiTheme="minorHAnsi" w:cstheme="minorHAnsi"/>
                            <w:szCs w:val="22"/>
                          </w:rPr>
                        </w:pPr>
                        <w:r w:rsidRPr="004B2613">
                          <w:rPr>
                            <w:rFonts w:asciiTheme="minorHAnsi" w:hAnsiTheme="minorHAnsi" w:cstheme="minorHAnsi"/>
                            <w:szCs w:val="22"/>
                          </w:rPr>
                          <w:t xml:space="preserve">Michelle Fuller </w:t>
                        </w:r>
                      </w:p>
                      <w:p w14:paraId="2211D4B5" w14:textId="77777777" w:rsidR="00C56F59" w:rsidRDefault="00C56F59" w:rsidP="00C56F59"/>
                    </w:txbxContent>
                  </v:textbox>
                </v:rect>
                <v:rect id="Rectangle 61" o:spid="_x0000_s1037" style="position:absolute;left:42340;top:34329;width:20741;height:6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" filled="f">
                  <v:textbox>
                    <w:txbxContent>
                      <w:p w14:paraId="2119F1C2" w14:textId="77777777" w:rsidR="00C56F59" w:rsidRPr="000F3A1B" w:rsidRDefault="00C56F59" w:rsidP="00C56F59">
                        <w:pPr>
                          <w:rPr>
                            <w:rFonts w:asciiTheme="minorHAnsi" w:hAnsiTheme="minorHAnsi" w:cstheme="minorHAnsi"/>
                            <w:b/>
                            <w:bCs/>
                            <w:szCs w:val="22"/>
                          </w:rPr>
                        </w:pPr>
                        <w:r w:rsidRPr="000F3A1B">
                          <w:rPr>
                            <w:rFonts w:asciiTheme="minorHAnsi" w:hAnsiTheme="minorHAnsi" w:cstheme="minorHAnsi"/>
                            <w:b/>
                            <w:bCs/>
                            <w:szCs w:val="22"/>
                          </w:rPr>
                          <w:t xml:space="preserve">Quality Checks &amp; Quality Review </w:t>
                        </w:r>
                      </w:p>
                      <w:p w14:paraId="7B5C5652" w14:textId="77777777" w:rsidR="00C56F59" w:rsidRPr="009A64FA" w:rsidRDefault="00C56F59" w:rsidP="00C56F59">
                        <w:pPr>
                          <w:rPr>
                            <w:rFonts w:asciiTheme="minorHAnsi" w:hAnsiTheme="minorHAnsi" w:cstheme="minorHAnsi"/>
                            <w:bCs/>
                            <w:color w:val="2E74B5" w:themeColor="accent1" w:themeShade="BF"/>
                            <w:szCs w:val="22"/>
                          </w:rPr>
                        </w:pPr>
                        <w:r w:rsidRPr="00553E53">
                          <w:rPr>
                            <w:rFonts w:asciiTheme="minorHAnsi" w:hAnsiTheme="minorHAnsi" w:cstheme="minorHAnsi"/>
                            <w:b/>
                            <w:szCs w:val="22"/>
                          </w:rPr>
                          <w:t>GIS Specialist</w:t>
                        </w:r>
                        <w:r w:rsidRPr="00553E53">
                          <w:rPr>
                            <w:rFonts w:asciiTheme="minorHAnsi" w:hAnsiTheme="minorHAnsi" w:cstheme="minorHAnsi"/>
                            <w:szCs w:val="22"/>
                          </w:rPr>
                          <w:t xml:space="preserve"> </w:t>
                        </w:r>
                        <w:r w:rsidRPr="005701C2">
                          <w:rPr>
                            <w:rFonts w:asciiTheme="minorHAnsi" w:hAnsiTheme="minorHAnsi" w:cstheme="minorHAnsi"/>
                            <w:bCs/>
                            <w:color w:val="2E74B5" w:themeColor="accent1" w:themeShade="BF"/>
                            <w:szCs w:val="22"/>
                          </w:rPr>
                          <w:t xml:space="preserve">Sarah Milton </w:t>
                        </w:r>
                        <w:r w:rsidRPr="00D23FAF">
                          <w:rPr>
                            <w:rFonts w:asciiTheme="minorHAnsi" w:hAnsiTheme="minorHAnsi" w:cstheme="minorHAnsi"/>
                            <w:b/>
                            <w:bCs/>
                            <w:szCs w:val="22"/>
                          </w:rPr>
                          <w:t>Engineer</w:t>
                        </w:r>
                        <w:r>
                          <w:rPr>
                            <w:rFonts w:asciiTheme="minorHAnsi" w:hAnsiTheme="minorHAnsi" w:cstheme="minorHAnsi"/>
                            <w:bCs/>
                            <w:szCs w:val="22"/>
                          </w:rPr>
                          <w:t xml:space="preserve"> </w:t>
                        </w:r>
                        <w:r w:rsidRPr="009A64FA">
                          <w:rPr>
                            <w:rFonts w:asciiTheme="minorHAnsi" w:hAnsiTheme="minorHAnsi" w:cstheme="minorHAnsi"/>
                            <w:bCs/>
                            <w:color w:val="2E74B5" w:themeColor="accent1" w:themeShade="BF"/>
                            <w:szCs w:val="22"/>
                          </w:rPr>
                          <w:t>Diana Davisson</w:t>
                        </w:r>
                      </w:p>
                    </w:txbxContent>
                  </v:textbox>
                </v:rect>
                <v:shape id="Text Box 62" o:spid="_x0000_s1038" type="#_x0000_t202" style="position:absolute;top:-5780;width:85058;height:6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">
                  <v:textbox>
                    <w:txbxContent>
                      <w:p w14:paraId="2068867F" w14:textId="77777777" w:rsidR="00C56F59"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ISWS </w:t>
                        </w:r>
                        <w:r w:rsidRPr="00F828BA">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Coordinated Hazard Assessment and Mapping Program </w:t>
                        </w: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Section </w:t>
                        </w:r>
                        <w:r w:rsidRPr="00F828BA">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4FC6F9B" w14:textId="77777777" w:rsidR="00C56F59"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Subject Areas</w:t>
                        </w:r>
                      </w:p>
                      <w:p w14:paraId="4352735C" w14:textId="77777777" w:rsidR="00C56F59" w:rsidRPr="00F828BA" w:rsidRDefault="00C56F59" w:rsidP="00C56F59">
                        <w:pPr>
                          <w:jc w:val="cente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October 2023</w:t>
                        </w:r>
                      </w:p>
                    </w:txbxContent>
                  </v:textbox>
                </v:shape>
                <v:shape id="Text Box 63" o:spid="_x0000_s1039" type="#_x0000_t202" style="position:absolute;left:63081;top:33407;width:21820;height:7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" fillcolor="silver">
                  <v:textbox>
                    <w:txbxContent>
                      <w:p w14:paraId="4D207965" w14:textId="77777777" w:rsidR="00C56F59" w:rsidRPr="00757668" w:rsidRDefault="00C56F59" w:rsidP="00C56F59">
                        <w:pPr>
                          <w:rPr>
                            <w:rFonts w:asciiTheme="minorHAnsi" w:hAnsiTheme="minorHAnsi" w:cstheme="minorHAnsi"/>
                            <w:b/>
                          </w:rPr>
                        </w:pPr>
                        <w:r w:rsidRPr="00757668">
                          <w:rPr>
                            <w:rFonts w:asciiTheme="minorHAnsi" w:hAnsiTheme="minorHAnsi" w:cstheme="minorHAnsi"/>
                            <w:b/>
                          </w:rPr>
                          <w:t>Notes:</w:t>
                        </w:r>
                      </w:p>
                      <w:p w14:paraId="71DE03E3" w14:textId="77777777" w:rsidR="00C56F59" w:rsidRPr="00757668" w:rsidRDefault="00C56F59" w:rsidP="00C56F59">
                        <w:pPr>
                          <w:rPr>
                            <w:rFonts w:asciiTheme="minorHAnsi" w:hAnsiTheme="minorHAnsi" w:cstheme="minorHAnsi"/>
                          </w:rPr>
                        </w:pPr>
                        <w:r w:rsidRPr="00757668">
                          <w:rPr>
                            <w:rFonts w:asciiTheme="minorHAnsi" w:hAnsiTheme="minorHAnsi" w:cstheme="minorHAnsi"/>
                          </w:rPr>
                          <w:t>Black = primary assignment</w:t>
                        </w:r>
                      </w:p>
                      <w:p w14:paraId="6D480064" w14:textId="77777777" w:rsidR="00C56F59" w:rsidRDefault="00C56F59" w:rsidP="00C56F59">
                        <w:pPr>
                          <w:rPr>
                            <w:rFonts w:asciiTheme="minorHAnsi" w:hAnsiTheme="minorHAnsi" w:cstheme="minorHAnsi"/>
                            <w:color w:val="0070C0"/>
                          </w:rPr>
                        </w:pPr>
                        <w:r w:rsidRPr="00757668">
                          <w:rPr>
                            <w:rFonts w:asciiTheme="minorHAnsi" w:hAnsiTheme="minorHAnsi" w:cstheme="minorHAnsi"/>
                            <w:color w:val="0070C0"/>
                          </w:rPr>
                          <w:t>Blue = secondary assignment</w:t>
                        </w:r>
                      </w:p>
                    </w:txbxContent>
                  </v:textbox>
                </v:shape>
                <v:rect id="Rectangle 192" o:spid="_x0000_s1040" style="position:absolute;left:22465;top:22397;width:19875;height:18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" fillcolor="window" strokecolor="black [3213]">
                  <v:textbox>
                    <w:txbxContent>
                      <w:p w14:paraId="7E43EFF0" w14:textId="77777777" w:rsidR="00C56F59" w:rsidRPr="00C167AE" w:rsidRDefault="00C56F59" w:rsidP="00C56F59">
                        <w:pPr>
                          <w:rPr>
                            <w:rFonts w:asciiTheme="minorHAnsi" w:hAnsiTheme="minorHAnsi" w:cstheme="minorHAnsi"/>
                            <w:b/>
                            <w:color w:val="0070C0"/>
                            <w:sz w:val="28"/>
                            <w:szCs w:val="28"/>
                          </w:rPr>
                        </w:pPr>
                        <w:r w:rsidRPr="00C167AE">
                          <w:rPr>
                            <w:rFonts w:asciiTheme="minorHAnsi" w:hAnsiTheme="minorHAnsi" w:cstheme="minorHAnsi"/>
                            <w:b/>
                            <w:color w:val="0070C0"/>
                            <w:sz w:val="28"/>
                            <w:szCs w:val="28"/>
                          </w:rPr>
                          <w:t>MT</w:t>
                        </w:r>
                        <w:r>
                          <w:rPr>
                            <w:rFonts w:asciiTheme="minorHAnsi" w:hAnsiTheme="minorHAnsi" w:cstheme="minorHAnsi"/>
                            <w:b/>
                            <w:color w:val="0070C0"/>
                            <w:sz w:val="28"/>
                            <w:szCs w:val="28"/>
                          </w:rPr>
                          <w:t>-</w:t>
                        </w:r>
                        <w:r w:rsidRPr="00C167AE">
                          <w:rPr>
                            <w:rFonts w:asciiTheme="minorHAnsi" w:hAnsiTheme="minorHAnsi" w:cstheme="minorHAnsi"/>
                            <w:b/>
                            <w:color w:val="0070C0"/>
                            <w:sz w:val="28"/>
                            <w:szCs w:val="28"/>
                          </w:rPr>
                          <w:t>2 Review</w:t>
                        </w:r>
                        <w:r>
                          <w:rPr>
                            <w:rFonts w:asciiTheme="minorHAnsi" w:hAnsiTheme="minorHAnsi" w:cstheme="minorHAnsi"/>
                            <w:b/>
                            <w:color w:val="0070C0"/>
                            <w:sz w:val="28"/>
                            <w:szCs w:val="28"/>
                          </w:rPr>
                          <w:t xml:space="preserve"> &amp; </w:t>
                        </w:r>
                        <w:r w:rsidRPr="00C167AE">
                          <w:rPr>
                            <w:rFonts w:asciiTheme="minorHAnsi" w:hAnsiTheme="minorHAnsi" w:cstheme="minorHAnsi"/>
                            <w:b/>
                            <w:color w:val="0070C0"/>
                            <w:sz w:val="28"/>
                            <w:szCs w:val="28"/>
                          </w:rPr>
                          <w:t>Process</w:t>
                        </w:r>
                        <w:r>
                          <w:rPr>
                            <w:rFonts w:asciiTheme="minorHAnsi" w:hAnsiTheme="minorHAnsi" w:cstheme="minorHAnsi"/>
                            <w:b/>
                            <w:color w:val="0070C0"/>
                            <w:sz w:val="28"/>
                            <w:szCs w:val="28"/>
                          </w:rPr>
                          <w:t>ing</w:t>
                        </w:r>
                      </w:p>
                      <w:p w14:paraId="0F58D4E2" w14:textId="77777777" w:rsidR="00C56F59" w:rsidRPr="00C03593" w:rsidRDefault="00C56F59" w:rsidP="00C56F59">
                        <w:pPr>
                          <w:rPr>
                            <w:rFonts w:asciiTheme="minorHAnsi" w:hAnsiTheme="minorHAnsi" w:cstheme="minorHAnsi"/>
                            <w:szCs w:val="22"/>
                          </w:rPr>
                        </w:pPr>
                        <w:r w:rsidRPr="00553E53">
                          <w:rPr>
                            <w:rFonts w:asciiTheme="minorHAnsi" w:hAnsiTheme="minorHAnsi" w:cstheme="minorHAnsi"/>
                            <w:b/>
                            <w:szCs w:val="22"/>
                          </w:rPr>
                          <w:t>Lead</w:t>
                        </w:r>
                        <w:r w:rsidRPr="00553E53">
                          <w:rPr>
                            <w:rFonts w:asciiTheme="minorHAnsi" w:hAnsiTheme="minorHAnsi" w:cstheme="minorHAnsi"/>
                            <w:szCs w:val="22"/>
                          </w:rPr>
                          <w:t xml:space="preserve"> </w:t>
                        </w:r>
                        <w:r>
                          <w:rPr>
                            <w:rFonts w:asciiTheme="minorHAnsi" w:hAnsiTheme="minorHAnsi" w:cstheme="minorHAnsi"/>
                            <w:szCs w:val="22"/>
                          </w:rPr>
                          <w:t xml:space="preserve">- </w:t>
                        </w:r>
                        <w:r w:rsidRPr="00C03593">
                          <w:rPr>
                            <w:rFonts w:asciiTheme="minorHAnsi" w:hAnsiTheme="minorHAnsi" w:cstheme="minorHAnsi"/>
                            <w:color w:val="2E74B5" w:themeColor="accent1" w:themeShade="BF"/>
                            <w:szCs w:val="22"/>
                          </w:rPr>
                          <w:t xml:space="preserve">Chris Hanstad </w:t>
                        </w:r>
                      </w:p>
                      <w:p w14:paraId="5DEB9DF8"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Addison Jobe</w:t>
                        </w:r>
                      </w:p>
                      <w:p w14:paraId="331811F4"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Brian Chaille</w:t>
                        </w:r>
                      </w:p>
                      <w:p w14:paraId="3D7595D5" w14:textId="77777777" w:rsidR="00C56F59" w:rsidRPr="005D3119" w:rsidRDefault="00C56F59" w:rsidP="00C56F59">
                        <w:pPr>
                          <w:rPr>
                            <w:rFonts w:asciiTheme="minorHAnsi" w:hAnsiTheme="minorHAnsi" w:cstheme="minorHAnsi"/>
                            <w:szCs w:val="22"/>
                          </w:rPr>
                        </w:pPr>
                        <w:r>
                          <w:rPr>
                            <w:rFonts w:asciiTheme="minorHAnsi" w:hAnsiTheme="minorHAnsi" w:cstheme="minorHAnsi"/>
                            <w:szCs w:val="22"/>
                          </w:rPr>
                          <w:t xml:space="preserve">      </w:t>
                        </w:r>
                        <w:r w:rsidRPr="00BE28F9">
                          <w:rPr>
                            <w:rFonts w:asciiTheme="minorHAnsi" w:hAnsiTheme="minorHAnsi" w:cstheme="minorHAnsi"/>
                            <w:color w:val="2E74B5" w:themeColor="accent1" w:themeShade="BF"/>
                            <w:szCs w:val="22"/>
                          </w:rPr>
                          <w:t xml:space="preserve">Jimmy Powell </w:t>
                        </w:r>
                      </w:p>
                      <w:p w14:paraId="6301DE33" w14:textId="77777777" w:rsidR="00C56F59" w:rsidRPr="00FC17C6" w:rsidRDefault="00C56F59" w:rsidP="00C56F59">
                        <w:pPr>
                          <w:rPr>
                            <w:rFonts w:asciiTheme="minorHAnsi" w:hAnsiTheme="minorHAnsi" w:cstheme="minorHAnsi"/>
                            <w:b/>
                            <w:szCs w:val="22"/>
                          </w:rPr>
                        </w:pPr>
                        <w:r>
                          <w:rPr>
                            <w:rFonts w:asciiTheme="minorHAnsi" w:hAnsiTheme="minorHAnsi" w:cstheme="minorHAnsi"/>
                            <w:b/>
                            <w:szCs w:val="22"/>
                          </w:rPr>
                          <w:t xml:space="preserve">Mapping </w:t>
                        </w:r>
                        <w:r w:rsidRPr="00FC17C6">
                          <w:rPr>
                            <w:rFonts w:asciiTheme="minorHAnsi" w:hAnsiTheme="minorHAnsi" w:cstheme="minorHAnsi"/>
                            <w:b/>
                            <w:szCs w:val="22"/>
                          </w:rPr>
                          <w:t>&amp; Support</w:t>
                        </w:r>
                      </w:p>
                      <w:p w14:paraId="59B631DA" w14:textId="77777777" w:rsidR="00C56F59" w:rsidRPr="00553E53" w:rsidRDefault="00C56F59" w:rsidP="00C56F59">
                        <w:pPr>
                          <w:ind w:left="288"/>
                          <w:rPr>
                            <w:rFonts w:asciiTheme="minorHAnsi" w:hAnsiTheme="minorHAnsi" w:cstheme="minorHAnsi"/>
                            <w:szCs w:val="22"/>
                          </w:rPr>
                        </w:pPr>
                        <w:r w:rsidRPr="00553E53">
                          <w:rPr>
                            <w:rFonts w:asciiTheme="minorHAnsi" w:hAnsiTheme="minorHAnsi" w:cstheme="minorHAnsi"/>
                            <w:szCs w:val="22"/>
                          </w:rPr>
                          <w:t>Greta Buckley</w:t>
                        </w:r>
                      </w:p>
                      <w:p w14:paraId="3DA3648B" w14:textId="77777777" w:rsidR="00C56F59" w:rsidRPr="000F3A1B" w:rsidRDefault="00C56F59" w:rsidP="00C56F59">
                        <w:pPr>
                          <w:ind w:left="288"/>
                          <w:rPr>
                            <w:rFonts w:asciiTheme="minorHAnsi" w:hAnsiTheme="minorHAnsi" w:cstheme="minorHAnsi"/>
                            <w:color w:val="2E74B5" w:themeColor="accent1" w:themeShade="BF"/>
                            <w:szCs w:val="22"/>
                          </w:rPr>
                        </w:pPr>
                        <w:r>
                          <w:rPr>
                            <w:rFonts w:asciiTheme="minorHAnsi" w:hAnsiTheme="minorHAnsi" w:cstheme="minorHAnsi"/>
                            <w:color w:val="2E74B5" w:themeColor="accent1" w:themeShade="BF"/>
                            <w:szCs w:val="22"/>
                          </w:rPr>
                          <w:t>Brad McVay</w:t>
                        </w:r>
                      </w:p>
                      <w:p w14:paraId="4054F500" w14:textId="77777777" w:rsidR="00C56F59" w:rsidRDefault="00C56F59" w:rsidP="00C56F59">
                        <w:pPr>
                          <w:ind w:left="288"/>
                          <w:rPr>
                            <w:rFonts w:asciiTheme="minorHAnsi" w:hAnsiTheme="minorHAnsi" w:cstheme="minorHAnsi"/>
                            <w:color w:val="2E74B5" w:themeColor="accent1" w:themeShade="BF"/>
                            <w:szCs w:val="22"/>
                          </w:rPr>
                        </w:pPr>
                        <w:r w:rsidRPr="000F3A1B">
                          <w:rPr>
                            <w:rFonts w:asciiTheme="minorHAnsi" w:hAnsiTheme="minorHAnsi" w:cstheme="minorHAnsi"/>
                            <w:color w:val="2E74B5" w:themeColor="accent1" w:themeShade="BF"/>
                            <w:szCs w:val="22"/>
                          </w:rPr>
                          <w:t>Engineers &amp; GIS as needed</w:t>
                        </w:r>
                      </w:p>
                      <w:p w14:paraId="1647C5F0" w14:textId="77777777" w:rsidR="00C56F59" w:rsidRDefault="00C56F59" w:rsidP="00C56F59">
                        <w:pPr>
                          <w:rPr>
                            <w:rFonts w:asciiTheme="minorHAnsi" w:hAnsiTheme="minorHAnsi" w:cstheme="minorHAnsi"/>
                            <w:b/>
                            <w:szCs w:val="22"/>
                          </w:rPr>
                        </w:pPr>
                        <w:r>
                          <w:rPr>
                            <w:rFonts w:asciiTheme="minorHAnsi" w:hAnsiTheme="minorHAnsi" w:cstheme="minorHAnsi"/>
                            <w:b/>
                            <w:szCs w:val="22"/>
                          </w:rPr>
                          <w:t>Post Processing</w:t>
                        </w:r>
                      </w:p>
                      <w:p w14:paraId="5A813FDC" w14:textId="77777777" w:rsidR="00C56F59" w:rsidRPr="00BE28F9" w:rsidRDefault="00C56F59" w:rsidP="00C56F59">
                        <w:pPr>
                          <w:ind w:left="288"/>
                          <w:rPr>
                            <w:rFonts w:asciiTheme="minorHAnsi" w:hAnsiTheme="minorHAnsi" w:cstheme="minorHAnsi"/>
                            <w:szCs w:val="22"/>
                          </w:rPr>
                        </w:pPr>
                        <w:r w:rsidRPr="00BE28F9">
                          <w:rPr>
                            <w:rFonts w:asciiTheme="minorHAnsi" w:hAnsiTheme="minorHAnsi" w:cstheme="minorHAnsi"/>
                            <w:szCs w:val="22"/>
                          </w:rPr>
                          <w:t xml:space="preserve">Michelle Fuller </w:t>
                        </w:r>
                      </w:p>
                      <w:p w14:paraId="2B7BB330" w14:textId="77777777" w:rsidR="00C56F59" w:rsidRPr="000F3A1B" w:rsidRDefault="00C56F59" w:rsidP="00C56F59">
                        <w:pPr>
                          <w:ind w:left="288"/>
                          <w:rPr>
                            <w:rFonts w:asciiTheme="minorHAnsi" w:hAnsiTheme="minorHAnsi" w:cstheme="minorHAnsi"/>
                            <w:color w:val="2E74B5" w:themeColor="accent1" w:themeShade="BF"/>
                            <w:szCs w:val="22"/>
                          </w:rPr>
                        </w:pPr>
                      </w:p>
                    </w:txbxContent>
                  </v:textbox>
                </v:rect>
                <w10:wrap type="topAndBottom" anchorx="margin"/>
              </v:group>
            </w:pict>
          </mc:Fallback>
        </mc:AlternateContent>
      </w:r>
      <w:r>
        <w:rPr>
          <w:noProof/>
        </w:rPr>
        <mc:AlternateContent>
          <mc:Choice Requires="wps">
            <w:drawing>
              <wp:anchor distT="0" distB="0" distL="114300" distR="114300" simplePos="0" relativeHeight="251658251" behindDoc="1" locked="0" layoutInCell="1" allowOverlap="1" wp14:anchorId="28761E70" wp14:editId="567A7771">
                <wp:simplePos x="0" y="0"/>
                <wp:positionH relativeFrom="margin">
                  <wp:align>right</wp:align>
                </wp:positionH>
                <wp:positionV relativeFrom="paragraph">
                  <wp:posOffset>5828733</wp:posOffset>
                </wp:positionV>
                <wp:extent cx="8738870" cy="635"/>
                <wp:effectExtent l="0" t="0" r="5080" b="6350"/>
                <wp:wrapNone/>
                <wp:docPr id="38" name="Text Box 38"/>
                <wp:cNvGraphicFramePr/>
                <a:graphic xmlns:a="http://schemas.openxmlformats.org/drawingml/2006/main">
                  <a:graphicData uri="http://schemas.microsoft.com/office/word/2010/wordprocessingShape">
                    <wps:wsp>
                      <wps:cNvSpPr txBox="1"/>
                      <wps:spPr>
                        <a:xfrm>
                          <a:off x="0" y="0"/>
                          <a:ext cx="8738870" cy="635"/>
                        </a:xfrm>
                        <a:prstGeom prst="rect">
                          <a:avLst/>
                        </a:prstGeom>
                        <a:solidFill>
                          <a:prstClr val="white"/>
                        </a:solidFill>
                        <a:ln>
                          <a:noFill/>
                        </a:ln>
                      </wps:spPr>
                      <wps:txbx>
                        <w:txbxContent>
                          <w:p w14:paraId="4396113A" w14:textId="77777777" w:rsidR="00C56F59" w:rsidRPr="00745EAA" w:rsidRDefault="00C56F59" w:rsidP="00C56F59">
                            <w:pPr>
                              <w:pStyle w:val="Caption"/>
                              <w:rPr>
                                <w:noProof/>
                              </w:rPr>
                            </w:pPr>
                            <w:bookmarkStart w:id="428" w:name="_Toc146207547"/>
                            <w:r>
                              <w:t xml:space="preserve">Figure </w:t>
                            </w:r>
                            <w:r w:rsidR="00482FC2">
                              <w:fldChar w:fldCharType="begin"/>
                            </w:r>
                            <w:r w:rsidR="00482FC2">
                              <w:instrText xml:space="preserve"> SEQ Figure \* ARABIC </w:instrText>
                            </w:r>
                            <w:r w:rsidR="00482FC2">
                              <w:fldChar w:fldCharType="separate"/>
                            </w:r>
                            <w:r>
                              <w:rPr>
                                <w:noProof/>
                              </w:rPr>
                              <w:t>6</w:t>
                            </w:r>
                            <w:r w:rsidR="00482FC2">
                              <w:rPr>
                                <w:noProof/>
                              </w:rPr>
                              <w:fldChar w:fldCharType="end"/>
                            </w:r>
                            <w:r>
                              <w:t xml:space="preserve"> CHAMP Organizational Chart</w:t>
                            </w:r>
                            <w:bookmarkEnd w:id="4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61E70" id="Text Box 38" o:spid="_x0000_s1041" type="#_x0000_t202" style="position:absolute;margin-left:636.9pt;margin-top:458.95pt;width:688.1pt;height:.05pt;z-index:-25165822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" stroked="f">
                <v:textbox style="mso-fit-shape-to-text:t" inset="0,0,0,0">
                  <w:txbxContent>
                    <w:p w14:paraId="4396113A" w14:textId="77777777" w:rsidR="00C56F59" w:rsidRPr="00745EAA" w:rsidRDefault="00C56F59" w:rsidP="00C56F59">
                      <w:pPr>
                        <w:pStyle w:val="Caption"/>
                        <w:rPr>
                          <w:noProof/>
                        </w:rPr>
                      </w:pPr>
                      <w:bookmarkStart w:id="429" w:name="_Toc146207547"/>
                      <w:r>
                        <w:t xml:space="preserve">Figure </w:t>
                      </w:r>
                      <w:r w:rsidR="00482FC2">
                        <w:fldChar w:fldCharType="begin"/>
                      </w:r>
                      <w:r w:rsidR="00482FC2">
                        <w:instrText xml:space="preserve"> SEQ Figure \* ARABIC </w:instrText>
                      </w:r>
                      <w:r w:rsidR="00482FC2">
                        <w:fldChar w:fldCharType="separate"/>
                      </w:r>
                      <w:r>
                        <w:rPr>
                          <w:noProof/>
                        </w:rPr>
                        <w:t>6</w:t>
                      </w:r>
                      <w:r w:rsidR="00482FC2">
                        <w:rPr>
                          <w:noProof/>
                        </w:rPr>
                        <w:fldChar w:fldCharType="end"/>
                      </w:r>
                      <w:r>
                        <w:t xml:space="preserve"> CHAMP Organizational Chart</w:t>
                      </w:r>
                      <w:bookmarkEnd w:id="429"/>
                    </w:p>
                  </w:txbxContent>
                </v:textbox>
                <w10:wrap anchorx="margin"/>
              </v:shape>
            </w:pict>
          </mc:Fallback>
        </mc:AlternateContent>
      </w:r>
      <w:r w:rsidRPr="002131B4">
        <w:rPr>
          <w:noProof/>
        </w:rPr>
        <mc:AlternateContent>
          <mc:Choice Requires="wps">
            <w:drawing>
              <wp:anchor distT="45720" distB="45720" distL="114300" distR="114300" simplePos="0" relativeHeight="251658253" behindDoc="0" locked="0" layoutInCell="1" allowOverlap="1" wp14:anchorId="33451234" wp14:editId="7BD81ACC">
                <wp:simplePos x="0" y="0"/>
                <wp:positionH relativeFrom="column">
                  <wp:posOffset>6649085</wp:posOffset>
                </wp:positionH>
                <wp:positionV relativeFrom="page">
                  <wp:posOffset>2119630</wp:posOffset>
                </wp:positionV>
                <wp:extent cx="2309495" cy="2414905"/>
                <wp:effectExtent l="0" t="0" r="14605"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9495" cy="2414905"/>
                        </a:xfrm>
                        <a:prstGeom prst="rect">
                          <a:avLst/>
                        </a:prstGeom>
                        <a:solidFill>
                          <a:srgbClr val="FFFFFF"/>
                        </a:solidFill>
                        <a:ln w="9525">
                          <a:solidFill>
                            <a:srgbClr val="000000"/>
                          </a:solidFill>
                          <a:miter lim="800000"/>
                          <a:headEnd/>
                          <a:tailEnd/>
                        </a:ln>
                      </wps:spPr>
                      <wps:txbx>
                        <w:txbxContent>
                          <w:p w14:paraId="6F1FC146" w14:textId="77777777" w:rsidR="00C56F59" w:rsidRPr="00A40BA3" w:rsidRDefault="00C56F59" w:rsidP="00C56F59">
                            <w:pPr>
                              <w:rPr>
                                <w:rFonts w:asciiTheme="minorHAnsi" w:hAnsiTheme="minorHAnsi" w:cstheme="minorHAnsi"/>
                                <w:b/>
                                <w:color w:val="0070C0"/>
                                <w:sz w:val="28"/>
                                <w:szCs w:val="28"/>
                              </w:rPr>
                            </w:pPr>
                            <w:r w:rsidRPr="00A40BA3">
                              <w:rPr>
                                <w:rFonts w:asciiTheme="minorHAnsi" w:hAnsiTheme="minorHAnsi" w:cstheme="minorHAnsi"/>
                                <w:b/>
                                <w:color w:val="0070C0"/>
                                <w:sz w:val="28"/>
                                <w:szCs w:val="28"/>
                              </w:rPr>
                              <w:t xml:space="preserve">Community </w:t>
                            </w:r>
                            <w:r>
                              <w:rPr>
                                <w:rFonts w:asciiTheme="minorHAnsi" w:hAnsiTheme="minorHAnsi" w:cstheme="minorHAnsi"/>
                                <w:b/>
                                <w:color w:val="0070C0"/>
                                <w:sz w:val="28"/>
                                <w:szCs w:val="28"/>
                              </w:rPr>
                              <w:t>Resilience</w:t>
                            </w:r>
                            <w:r w:rsidRPr="00A40BA3">
                              <w:rPr>
                                <w:rFonts w:asciiTheme="minorHAnsi" w:hAnsiTheme="minorHAnsi" w:cstheme="minorHAnsi"/>
                                <w:b/>
                                <w:color w:val="0070C0"/>
                                <w:sz w:val="28"/>
                                <w:szCs w:val="28"/>
                              </w:rPr>
                              <w:t>, Mitigation, &amp; Planning</w:t>
                            </w:r>
                          </w:p>
                          <w:p w14:paraId="30468727" w14:textId="77777777" w:rsidR="00C56F59" w:rsidRPr="00BA5529" w:rsidRDefault="00C56F59" w:rsidP="00C56F59">
                            <w:pPr>
                              <w:rPr>
                                <w:rFonts w:asciiTheme="minorHAnsi" w:hAnsiTheme="minorHAnsi" w:cstheme="minorHAnsi"/>
                                <w:color w:val="2E74B5" w:themeColor="accent1" w:themeShade="BF"/>
                                <w:szCs w:val="22"/>
                              </w:rPr>
                            </w:pPr>
                            <w:r>
                              <w:rPr>
                                <w:rFonts w:asciiTheme="minorHAnsi" w:hAnsiTheme="minorHAnsi" w:cstheme="minorHAnsi"/>
                                <w:b/>
                                <w:szCs w:val="22"/>
                              </w:rPr>
                              <w:t xml:space="preserve">Mitigation Manager </w:t>
                            </w:r>
                            <w:r>
                              <w:rPr>
                                <w:rFonts w:asciiTheme="minorHAnsi" w:hAnsiTheme="minorHAnsi" w:cstheme="minorHAnsi"/>
                                <w:szCs w:val="22"/>
                              </w:rPr>
                              <w:t>–</w:t>
                            </w:r>
                            <w:r w:rsidRPr="00B97758">
                              <w:rPr>
                                <w:rFonts w:asciiTheme="minorHAnsi" w:hAnsiTheme="minorHAnsi" w:cstheme="minorHAnsi"/>
                                <w:szCs w:val="22"/>
                              </w:rPr>
                              <w:t xml:space="preserve"> </w:t>
                            </w:r>
                            <w:r w:rsidRPr="00BA5529">
                              <w:rPr>
                                <w:rFonts w:asciiTheme="minorHAnsi" w:hAnsiTheme="minorHAnsi" w:cstheme="minorHAnsi"/>
                                <w:color w:val="2E74B5" w:themeColor="accent1" w:themeShade="BF"/>
                                <w:szCs w:val="22"/>
                              </w:rPr>
                              <w:t>Glenn Heistand</w:t>
                            </w:r>
                          </w:p>
                          <w:p w14:paraId="1CBBAC3A"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Camden Arnold</w:t>
                            </w:r>
                          </w:p>
                          <w:p w14:paraId="66CAE45E" w14:textId="77777777" w:rsidR="00C56F59" w:rsidRDefault="00C56F59" w:rsidP="00C56F59">
                            <w:pPr>
                              <w:ind w:left="288"/>
                              <w:rPr>
                                <w:rFonts w:asciiTheme="minorHAnsi" w:hAnsiTheme="minorHAnsi" w:cstheme="minorHAnsi"/>
                                <w:szCs w:val="22"/>
                              </w:rPr>
                            </w:pPr>
                            <w:r w:rsidRPr="00222D10">
                              <w:rPr>
                                <w:rFonts w:asciiTheme="minorHAnsi" w:hAnsiTheme="minorHAnsi" w:cstheme="minorHAnsi"/>
                                <w:szCs w:val="22"/>
                              </w:rPr>
                              <w:t>Meirah Williamson</w:t>
                            </w:r>
                          </w:p>
                          <w:p w14:paraId="10A7C5F0" w14:textId="77777777" w:rsidR="00C56F59" w:rsidRPr="00BA5529" w:rsidRDefault="00C56F59" w:rsidP="00C56F59">
                            <w:pPr>
                              <w:ind w:left="288"/>
                              <w:rPr>
                                <w:rFonts w:asciiTheme="minorHAnsi" w:hAnsiTheme="minorHAnsi" w:cstheme="minorHAnsi"/>
                                <w:color w:val="2E74B5" w:themeColor="accent1" w:themeShade="BF"/>
                                <w:szCs w:val="22"/>
                              </w:rPr>
                            </w:pPr>
                            <w:r w:rsidRPr="00BA5529">
                              <w:rPr>
                                <w:rFonts w:asciiTheme="minorHAnsi" w:hAnsiTheme="minorHAnsi" w:cstheme="minorHAnsi"/>
                                <w:color w:val="2E74B5" w:themeColor="accent1" w:themeShade="BF"/>
                                <w:szCs w:val="22"/>
                              </w:rPr>
                              <w:t>Zoe Zaloudek</w:t>
                            </w:r>
                          </w:p>
                          <w:p w14:paraId="0F614F39" w14:textId="77777777" w:rsidR="00C56F59" w:rsidRPr="004C7156" w:rsidRDefault="00C56F59" w:rsidP="00C56F59">
                            <w:pPr>
                              <w:rPr>
                                <w:rFonts w:asciiTheme="minorHAnsi" w:hAnsiTheme="minorHAnsi" w:cstheme="minorHAnsi"/>
                                <w:color w:val="2E74B5" w:themeColor="accent1" w:themeShade="BF"/>
                                <w:szCs w:val="22"/>
                              </w:rPr>
                            </w:pPr>
                            <w:r>
                              <w:rPr>
                                <w:rFonts w:asciiTheme="minorHAnsi" w:hAnsiTheme="minorHAnsi" w:cstheme="minorHAnsi"/>
                                <w:szCs w:val="22"/>
                              </w:rPr>
                              <w:t xml:space="preserve">      </w:t>
                            </w:r>
                            <w:r w:rsidRPr="004C7156">
                              <w:rPr>
                                <w:rFonts w:asciiTheme="minorHAnsi" w:hAnsiTheme="minorHAnsi" w:cstheme="minorHAnsi"/>
                                <w:color w:val="2E74B5" w:themeColor="accent1" w:themeShade="BF"/>
                                <w:szCs w:val="22"/>
                              </w:rPr>
                              <w:t xml:space="preserve">Brad McVay </w:t>
                            </w:r>
                            <w:r w:rsidRPr="007D360A">
                              <w:rPr>
                                <w:rFonts w:asciiTheme="minorHAnsi" w:hAnsiTheme="minorHAnsi" w:cstheme="minorHAnsi"/>
                                <w:i/>
                                <w:iCs/>
                                <w:color w:val="2E74B5" w:themeColor="accent1" w:themeShade="BF"/>
                                <w:szCs w:val="22"/>
                              </w:rPr>
                              <w:t>(</w:t>
                            </w:r>
                            <w:proofErr w:type="spellStart"/>
                            <w:r w:rsidRPr="007D360A">
                              <w:rPr>
                                <w:rFonts w:asciiTheme="minorHAnsi" w:hAnsiTheme="minorHAnsi" w:cstheme="minorHAnsi"/>
                                <w:i/>
                                <w:iCs/>
                                <w:color w:val="2E74B5" w:themeColor="accent1" w:themeShade="BF"/>
                                <w:szCs w:val="22"/>
                              </w:rPr>
                              <w:t>Hazus</w:t>
                            </w:r>
                            <w:proofErr w:type="spellEnd"/>
                            <w:r w:rsidRPr="007D360A">
                              <w:rPr>
                                <w:rFonts w:asciiTheme="minorHAnsi" w:hAnsiTheme="minorHAnsi" w:cstheme="minorHAnsi"/>
                                <w:i/>
                                <w:iCs/>
                                <w:color w:val="2E74B5" w:themeColor="accent1" w:themeShade="BF"/>
                                <w:szCs w:val="22"/>
                              </w:rPr>
                              <w:t>)</w:t>
                            </w:r>
                          </w:p>
                          <w:p w14:paraId="2328F8AD" w14:textId="77777777" w:rsidR="00C56F59" w:rsidRDefault="00C56F59" w:rsidP="00C56F59">
                            <w:pPr>
                              <w:rPr>
                                <w:rFonts w:asciiTheme="minorHAnsi" w:hAnsiTheme="minorHAnsi" w:cstheme="minorHAnsi"/>
                                <w:color w:val="2E74B5" w:themeColor="accent1" w:themeShade="BF"/>
                                <w:szCs w:val="22"/>
                              </w:rPr>
                            </w:pPr>
                            <w:r w:rsidRPr="004C7156">
                              <w:rPr>
                                <w:rFonts w:asciiTheme="minorHAnsi" w:hAnsiTheme="minorHAnsi" w:cstheme="minorHAnsi"/>
                                <w:color w:val="2E74B5" w:themeColor="accent1" w:themeShade="BF"/>
                                <w:szCs w:val="22"/>
                              </w:rPr>
                              <w:t xml:space="preserve">      </w:t>
                            </w:r>
                            <w:r w:rsidRPr="009A64FA">
                              <w:rPr>
                                <w:rFonts w:asciiTheme="minorHAnsi" w:hAnsiTheme="minorHAnsi" w:cstheme="minorHAnsi"/>
                                <w:color w:val="2E74B5" w:themeColor="accent1" w:themeShade="BF"/>
                                <w:szCs w:val="22"/>
                              </w:rPr>
                              <w:t>Mary Richardson</w:t>
                            </w:r>
                            <w:r>
                              <w:rPr>
                                <w:rFonts w:asciiTheme="minorHAnsi" w:hAnsiTheme="minorHAnsi" w:cstheme="minorHAnsi"/>
                                <w:color w:val="2E74B5" w:themeColor="accent1" w:themeShade="BF"/>
                                <w:szCs w:val="22"/>
                              </w:rPr>
                              <w:t xml:space="preserve"> </w:t>
                            </w:r>
                          </w:p>
                          <w:p w14:paraId="75D8DCCF" w14:textId="77777777" w:rsidR="00C56F59" w:rsidRDefault="00C56F59" w:rsidP="00C56F59">
                            <w:pPr>
                              <w:rPr>
                                <w:rFonts w:asciiTheme="minorHAnsi" w:hAnsiTheme="minorHAnsi" w:cstheme="minorHAnsi"/>
                                <w:color w:val="2E74B5" w:themeColor="accent1" w:themeShade="BF"/>
                                <w:szCs w:val="22"/>
                              </w:rPr>
                            </w:pPr>
                          </w:p>
                          <w:p w14:paraId="1B9BFAD8" w14:textId="77777777" w:rsidR="00C56F59" w:rsidRDefault="00C56F59" w:rsidP="00C56F59">
                            <w:pPr>
                              <w:rPr>
                                <w:rFonts w:asciiTheme="minorHAnsi" w:hAnsiTheme="minorHAnsi" w:cstheme="minorHAnsi"/>
                                <w:color w:val="2E74B5" w:themeColor="accent1" w:themeShade="BF"/>
                                <w:szCs w:val="22"/>
                              </w:rPr>
                            </w:pPr>
                          </w:p>
                          <w:p w14:paraId="49F2FDDF" w14:textId="77777777" w:rsidR="00C56F59" w:rsidRPr="000A4A4E" w:rsidRDefault="00C56F59" w:rsidP="00C56F59">
                            <w:pPr>
                              <w:rPr>
                                <w:rFonts w:asciiTheme="minorHAnsi" w:hAnsiTheme="minorHAnsi" w:cstheme="minorHAnsi"/>
                                <w:color w:val="00B050"/>
                                <w:szCs w:val="22"/>
                              </w:rPr>
                            </w:pPr>
                            <w:r w:rsidRPr="000A4A4E">
                              <w:rPr>
                                <w:rFonts w:asciiTheme="minorHAnsi" w:hAnsiTheme="minorHAnsi" w:cstheme="minorHAnsi"/>
                                <w:color w:val="00B050"/>
                                <w:szCs w:val="22"/>
                              </w:rPr>
                              <w:t xml:space="preserve">  </w:t>
                            </w:r>
                          </w:p>
                          <w:p w14:paraId="0A021FD8" w14:textId="77777777" w:rsidR="00C56F59" w:rsidRPr="000644A5" w:rsidRDefault="00C56F59" w:rsidP="00C56F59">
                            <w:pPr>
                              <w:rPr>
                                <w:rFonts w:asciiTheme="minorHAnsi" w:hAnsiTheme="minorHAnsi" w:cstheme="minorHAnsi"/>
                                <w:color w:val="2E74B5" w:themeColor="accent1" w:themeShade="BF"/>
                                <w:szCs w:val="22"/>
                              </w:rPr>
                            </w:pPr>
                          </w:p>
                          <w:p w14:paraId="0E8C4E0E" w14:textId="77777777" w:rsidR="00C56F59" w:rsidRPr="000644A5" w:rsidRDefault="00C56F59" w:rsidP="00C56F59">
                            <w:pPr>
                              <w:ind w:left="288"/>
                              <w:rPr>
                                <w:rFonts w:asciiTheme="minorHAnsi" w:hAnsiTheme="minorHAnsi" w:cstheme="minorHAnsi"/>
                                <w:color w:val="2E74B5" w:themeColor="accent1" w:themeShade="BF"/>
                                <w:szCs w:val="22"/>
                              </w:rPr>
                            </w:pPr>
                          </w:p>
                          <w:p w14:paraId="379B257C" w14:textId="77777777" w:rsidR="00C56F59" w:rsidRPr="000F3A1B" w:rsidRDefault="00C56F59" w:rsidP="00C56F59">
                            <w:pPr>
                              <w:spacing w:after="120"/>
                              <w:rPr>
                                <w:rFonts w:cstheme="minorHAnsi"/>
                              </w:rPr>
                            </w:pPr>
                          </w:p>
                          <w:p w14:paraId="55F9DAF1" w14:textId="77777777" w:rsidR="00C56F59" w:rsidRDefault="00C56F59" w:rsidP="00C56F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51234" id="Text Box 217" o:spid="_x0000_s1042" type="#_x0000_t202" style="position:absolute;margin-left:523.55pt;margin-top:166.9pt;width:181.85pt;height:190.1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">
                <v:textbox>
                  <w:txbxContent>
                    <w:p w14:paraId="6F1FC146" w14:textId="77777777" w:rsidR="00C56F59" w:rsidRPr="00A40BA3" w:rsidRDefault="00C56F59" w:rsidP="00C56F59">
                      <w:pPr>
                        <w:rPr>
                          <w:rFonts w:asciiTheme="minorHAnsi" w:hAnsiTheme="minorHAnsi" w:cstheme="minorHAnsi"/>
                          <w:b/>
                          <w:color w:val="0070C0"/>
                          <w:sz w:val="28"/>
                          <w:szCs w:val="28"/>
                        </w:rPr>
                      </w:pPr>
                      <w:r w:rsidRPr="00A40BA3">
                        <w:rPr>
                          <w:rFonts w:asciiTheme="minorHAnsi" w:hAnsiTheme="minorHAnsi" w:cstheme="minorHAnsi"/>
                          <w:b/>
                          <w:color w:val="0070C0"/>
                          <w:sz w:val="28"/>
                          <w:szCs w:val="28"/>
                        </w:rPr>
                        <w:t xml:space="preserve">Community </w:t>
                      </w:r>
                      <w:r>
                        <w:rPr>
                          <w:rFonts w:asciiTheme="minorHAnsi" w:hAnsiTheme="minorHAnsi" w:cstheme="minorHAnsi"/>
                          <w:b/>
                          <w:color w:val="0070C0"/>
                          <w:sz w:val="28"/>
                          <w:szCs w:val="28"/>
                        </w:rPr>
                        <w:t>Resilience</w:t>
                      </w:r>
                      <w:r w:rsidRPr="00A40BA3">
                        <w:rPr>
                          <w:rFonts w:asciiTheme="minorHAnsi" w:hAnsiTheme="minorHAnsi" w:cstheme="minorHAnsi"/>
                          <w:b/>
                          <w:color w:val="0070C0"/>
                          <w:sz w:val="28"/>
                          <w:szCs w:val="28"/>
                        </w:rPr>
                        <w:t>, Mitigation, &amp; Planning</w:t>
                      </w:r>
                    </w:p>
                    <w:p w14:paraId="30468727" w14:textId="77777777" w:rsidR="00C56F59" w:rsidRPr="00BA5529" w:rsidRDefault="00C56F59" w:rsidP="00C56F59">
                      <w:pPr>
                        <w:rPr>
                          <w:rFonts w:asciiTheme="minorHAnsi" w:hAnsiTheme="minorHAnsi" w:cstheme="minorHAnsi"/>
                          <w:color w:val="2E74B5" w:themeColor="accent1" w:themeShade="BF"/>
                          <w:szCs w:val="22"/>
                        </w:rPr>
                      </w:pPr>
                      <w:r>
                        <w:rPr>
                          <w:rFonts w:asciiTheme="minorHAnsi" w:hAnsiTheme="minorHAnsi" w:cstheme="minorHAnsi"/>
                          <w:b/>
                          <w:szCs w:val="22"/>
                        </w:rPr>
                        <w:t xml:space="preserve">Mitigation Manager </w:t>
                      </w:r>
                      <w:r>
                        <w:rPr>
                          <w:rFonts w:asciiTheme="minorHAnsi" w:hAnsiTheme="minorHAnsi" w:cstheme="minorHAnsi"/>
                          <w:szCs w:val="22"/>
                        </w:rPr>
                        <w:t>–</w:t>
                      </w:r>
                      <w:r w:rsidRPr="00B97758">
                        <w:rPr>
                          <w:rFonts w:asciiTheme="minorHAnsi" w:hAnsiTheme="minorHAnsi" w:cstheme="minorHAnsi"/>
                          <w:szCs w:val="22"/>
                        </w:rPr>
                        <w:t xml:space="preserve"> </w:t>
                      </w:r>
                      <w:r w:rsidRPr="00BA5529">
                        <w:rPr>
                          <w:rFonts w:asciiTheme="minorHAnsi" w:hAnsiTheme="minorHAnsi" w:cstheme="minorHAnsi"/>
                          <w:color w:val="2E74B5" w:themeColor="accent1" w:themeShade="BF"/>
                          <w:szCs w:val="22"/>
                        </w:rPr>
                        <w:t>Glenn Heistand</w:t>
                      </w:r>
                    </w:p>
                    <w:p w14:paraId="1CBBAC3A" w14:textId="77777777" w:rsidR="00C56F59" w:rsidRDefault="00C56F59" w:rsidP="00C56F59">
                      <w:pPr>
                        <w:ind w:left="288"/>
                        <w:rPr>
                          <w:rFonts w:asciiTheme="minorHAnsi" w:hAnsiTheme="minorHAnsi" w:cstheme="minorHAnsi"/>
                          <w:szCs w:val="22"/>
                        </w:rPr>
                      </w:pPr>
                      <w:r>
                        <w:rPr>
                          <w:rFonts w:asciiTheme="minorHAnsi" w:hAnsiTheme="minorHAnsi" w:cstheme="minorHAnsi"/>
                          <w:szCs w:val="22"/>
                        </w:rPr>
                        <w:t>Camden Arnold</w:t>
                      </w:r>
                    </w:p>
                    <w:p w14:paraId="66CAE45E" w14:textId="77777777" w:rsidR="00C56F59" w:rsidRDefault="00C56F59" w:rsidP="00C56F59">
                      <w:pPr>
                        <w:ind w:left="288"/>
                        <w:rPr>
                          <w:rFonts w:asciiTheme="minorHAnsi" w:hAnsiTheme="minorHAnsi" w:cstheme="minorHAnsi"/>
                          <w:szCs w:val="22"/>
                        </w:rPr>
                      </w:pPr>
                      <w:r w:rsidRPr="00222D10">
                        <w:rPr>
                          <w:rFonts w:asciiTheme="minorHAnsi" w:hAnsiTheme="minorHAnsi" w:cstheme="minorHAnsi"/>
                          <w:szCs w:val="22"/>
                        </w:rPr>
                        <w:t>Meirah Williamson</w:t>
                      </w:r>
                    </w:p>
                    <w:p w14:paraId="10A7C5F0" w14:textId="77777777" w:rsidR="00C56F59" w:rsidRPr="00BA5529" w:rsidRDefault="00C56F59" w:rsidP="00C56F59">
                      <w:pPr>
                        <w:ind w:left="288"/>
                        <w:rPr>
                          <w:rFonts w:asciiTheme="minorHAnsi" w:hAnsiTheme="minorHAnsi" w:cstheme="minorHAnsi"/>
                          <w:color w:val="2E74B5" w:themeColor="accent1" w:themeShade="BF"/>
                          <w:szCs w:val="22"/>
                        </w:rPr>
                      </w:pPr>
                      <w:r w:rsidRPr="00BA5529">
                        <w:rPr>
                          <w:rFonts w:asciiTheme="minorHAnsi" w:hAnsiTheme="minorHAnsi" w:cstheme="minorHAnsi"/>
                          <w:color w:val="2E74B5" w:themeColor="accent1" w:themeShade="BF"/>
                          <w:szCs w:val="22"/>
                        </w:rPr>
                        <w:t>Zoe Zaloudek</w:t>
                      </w:r>
                    </w:p>
                    <w:p w14:paraId="0F614F39" w14:textId="77777777" w:rsidR="00C56F59" w:rsidRPr="004C7156" w:rsidRDefault="00C56F59" w:rsidP="00C56F59">
                      <w:pPr>
                        <w:rPr>
                          <w:rFonts w:asciiTheme="minorHAnsi" w:hAnsiTheme="minorHAnsi" w:cstheme="minorHAnsi"/>
                          <w:color w:val="2E74B5" w:themeColor="accent1" w:themeShade="BF"/>
                          <w:szCs w:val="22"/>
                        </w:rPr>
                      </w:pPr>
                      <w:r>
                        <w:rPr>
                          <w:rFonts w:asciiTheme="minorHAnsi" w:hAnsiTheme="minorHAnsi" w:cstheme="minorHAnsi"/>
                          <w:szCs w:val="22"/>
                        </w:rPr>
                        <w:t xml:space="preserve">      </w:t>
                      </w:r>
                      <w:r w:rsidRPr="004C7156">
                        <w:rPr>
                          <w:rFonts w:asciiTheme="minorHAnsi" w:hAnsiTheme="minorHAnsi" w:cstheme="minorHAnsi"/>
                          <w:color w:val="2E74B5" w:themeColor="accent1" w:themeShade="BF"/>
                          <w:szCs w:val="22"/>
                        </w:rPr>
                        <w:t xml:space="preserve">Brad McVay </w:t>
                      </w:r>
                      <w:r w:rsidRPr="007D360A">
                        <w:rPr>
                          <w:rFonts w:asciiTheme="minorHAnsi" w:hAnsiTheme="minorHAnsi" w:cstheme="minorHAnsi"/>
                          <w:i/>
                          <w:iCs/>
                          <w:color w:val="2E74B5" w:themeColor="accent1" w:themeShade="BF"/>
                          <w:szCs w:val="22"/>
                        </w:rPr>
                        <w:t>(</w:t>
                      </w:r>
                      <w:proofErr w:type="spellStart"/>
                      <w:r w:rsidRPr="007D360A">
                        <w:rPr>
                          <w:rFonts w:asciiTheme="minorHAnsi" w:hAnsiTheme="minorHAnsi" w:cstheme="minorHAnsi"/>
                          <w:i/>
                          <w:iCs/>
                          <w:color w:val="2E74B5" w:themeColor="accent1" w:themeShade="BF"/>
                          <w:szCs w:val="22"/>
                        </w:rPr>
                        <w:t>Hazus</w:t>
                      </w:r>
                      <w:proofErr w:type="spellEnd"/>
                      <w:r w:rsidRPr="007D360A">
                        <w:rPr>
                          <w:rFonts w:asciiTheme="minorHAnsi" w:hAnsiTheme="minorHAnsi" w:cstheme="minorHAnsi"/>
                          <w:i/>
                          <w:iCs/>
                          <w:color w:val="2E74B5" w:themeColor="accent1" w:themeShade="BF"/>
                          <w:szCs w:val="22"/>
                        </w:rPr>
                        <w:t>)</w:t>
                      </w:r>
                    </w:p>
                    <w:p w14:paraId="2328F8AD" w14:textId="77777777" w:rsidR="00C56F59" w:rsidRDefault="00C56F59" w:rsidP="00C56F59">
                      <w:pPr>
                        <w:rPr>
                          <w:rFonts w:asciiTheme="minorHAnsi" w:hAnsiTheme="minorHAnsi" w:cstheme="minorHAnsi"/>
                          <w:color w:val="2E74B5" w:themeColor="accent1" w:themeShade="BF"/>
                          <w:szCs w:val="22"/>
                        </w:rPr>
                      </w:pPr>
                      <w:r w:rsidRPr="004C7156">
                        <w:rPr>
                          <w:rFonts w:asciiTheme="minorHAnsi" w:hAnsiTheme="minorHAnsi" w:cstheme="minorHAnsi"/>
                          <w:color w:val="2E74B5" w:themeColor="accent1" w:themeShade="BF"/>
                          <w:szCs w:val="22"/>
                        </w:rPr>
                        <w:t xml:space="preserve">      </w:t>
                      </w:r>
                      <w:r w:rsidRPr="009A64FA">
                        <w:rPr>
                          <w:rFonts w:asciiTheme="minorHAnsi" w:hAnsiTheme="minorHAnsi" w:cstheme="minorHAnsi"/>
                          <w:color w:val="2E74B5" w:themeColor="accent1" w:themeShade="BF"/>
                          <w:szCs w:val="22"/>
                        </w:rPr>
                        <w:t>Mary Richardson</w:t>
                      </w:r>
                      <w:r>
                        <w:rPr>
                          <w:rFonts w:asciiTheme="minorHAnsi" w:hAnsiTheme="minorHAnsi" w:cstheme="minorHAnsi"/>
                          <w:color w:val="2E74B5" w:themeColor="accent1" w:themeShade="BF"/>
                          <w:szCs w:val="22"/>
                        </w:rPr>
                        <w:t xml:space="preserve"> </w:t>
                      </w:r>
                    </w:p>
                    <w:p w14:paraId="75D8DCCF" w14:textId="77777777" w:rsidR="00C56F59" w:rsidRDefault="00C56F59" w:rsidP="00C56F59">
                      <w:pPr>
                        <w:rPr>
                          <w:rFonts w:asciiTheme="minorHAnsi" w:hAnsiTheme="minorHAnsi" w:cstheme="minorHAnsi"/>
                          <w:color w:val="2E74B5" w:themeColor="accent1" w:themeShade="BF"/>
                          <w:szCs w:val="22"/>
                        </w:rPr>
                      </w:pPr>
                    </w:p>
                    <w:p w14:paraId="1B9BFAD8" w14:textId="77777777" w:rsidR="00C56F59" w:rsidRDefault="00C56F59" w:rsidP="00C56F59">
                      <w:pPr>
                        <w:rPr>
                          <w:rFonts w:asciiTheme="minorHAnsi" w:hAnsiTheme="minorHAnsi" w:cstheme="minorHAnsi"/>
                          <w:color w:val="2E74B5" w:themeColor="accent1" w:themeShade="BF"/>
                          <w:szCs w:val="22"/>
                        </w:rPr>
                      </w:pPr>
                    </w:p>
                    <w:p w14:paraId="49F2FDDF" w14:textId="77777777" w:rsidR="00C56F59" w:rsidRPr="000A4A4E" w:rsidRDefault="00C56F59" w:rsidP="00C56F59">
                      <w:pPr>
                        <w:rPr>
                          <w:rFonts w:asciiTheme="minorHAnsi" w:hAnsiTheme="minorHAnsi" w:cstheme="minorHAnsi"/>
                          <w:color w:val="00B050"/>
                          <w:szCs w:val="22"/>
                        </w:rPr>
                      </w:pPr>
                      <w:r w:rsidRPr="000A4A4E">
                        <w:rPr>
                          <w:rFonts w:asciiTheme="minorHAnsi" w:hAnsiTheme="minorHAnsi" w:cstheme="minorHAnsi"/>
                          <w:color w:val="00B050"/>
                          <w:szCs w:val="22"/>
                        </w:rPr>
                        <w:t xml:space="preserve">  </w:t>
                      </w:r>
                    </w:p>
                    <w:p w14:paraId="0A021FD8" w14:textId="77777777" w:rsidR="00C56F59" w:rsidRPr="000644A5" w:rsidRDefault="00C56F59" w:rsidP="00C56F59">
                      <w:pPr>
                        <w:rPr>
                          <w:rFonts w:asciiTheme="minorHAnsi" w:hAnsiTheme="minorHAnsi" w:cstheme="minorHAnsi"/>
                          <w:color w:val="2E74B5" w:themeColor="accent1" w:themeShade="BF"/>
                          <w:szCs w:val="22"/>
                        </w:rPr>
                      </w:pPr>
                    </w:p>
                    <w:p w14:paraId="0E8C4E0E" w14:textId="77777777" w:rsidR="00C56F59" w:rsidRPr="000644A5" w:rsidRDefault="00C56F59" w:rsidP="00C56F59">
                      <w:pPr>
                        <w:ind w:left="288"/>
                        <w:rPr>
                          <w:rFonts w:asciiTheme="minorHAnsi" w:hAnsiTheme="minorHAnsi" w:cstheme="minorHAnsi"/>
                          <w:color w:val="2E74B5" w:themeColor="accent1" w:themeShade="BF"/>
                          <w:szCs w:val="22"/>
                        </w:rPr>
                      </w:pPr>
                    </w:p>
                    <w:p w14:paraId="379B257C" w14:textId="77777777" w:rsidR="00C56F59" w:rsidRPr="000F3A1B" w:rsidRDefault="00C56F59" w:rsidP="00C56F59">
                      <w:pPr>
                        <w:spacing w:after="120"/>
                        <w:rPr>
                          <w:rFonts w:cstheme="minorHAnsi"/>
                        </w:rPr>
                      </w:pPr>
                    </w:p>
                    <w:p w14:paraId="55F9DAF1" w14:textId="77777777" w:rsidR="00C56F59" w:rsidRDefault="00C56F59" w:rsidP="00C56F59"/>
                  </w:txbxContent>
                </v:textbox>
                <w10:wrap type="square" anchory="page"/>
              </v:shape>
            </w:pict>
          </mc:Fallback>
        </mc:AlternateContent>
      </w:r>
      <w:r w:rsidRPr="002131B4">
        <w:rPr>
          <w:noProof/>
        </w:rPr>
        <mc:AlternateContent>
          <mc:Choice Requires="wps">
            <w:drawing>
              <wp:anchor distT="0" distB="0" distL="114300" distR="114300" simplePos="0" relativeHeight="251658254" behindDoc="0" locked="0" layoutInCell="1" allowOverlap="1" wp14:anchorId="2C88F002" wp14:editId="1C6C45C9">
                <wp:simplePos x="0" y="0"/>
                <wp:positionH relativeFrom="margin">
                  <wp:posOffset>6649719</wp:posOffset>
                </wp:positionH>
                <wp:positionV relativeFrom="paragraph">
                  <wp:posOffset>3803650</wp:posOffset>
                </wp:positionV>
                <wp:extent cx="2309495" cy="790575"/>
                <wp:effectExtent l="0" t="0" r="14605" b="2857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9495" cy="790575"/>
                        </a:xfrm>
                        <a:prstGeom prst="rect">
                          <a:avLst/>
                        </a:prstGeom>
                        <a:solidFill>
                          <a:srgbClr val="FFFFFF"/>
                        </a:solidFill>
                        <a:ln w="9525">
                          <a:solidFill>
                            <a:srgbClr val="000000"/>
                          </a:solidFill>
                          <a:miter lim="800000"/>
                          <a:headEnd/>
                          <a:tailEnd/>
                        </a:ln>
                      </wps:spPr>
                      <wps:txbx>
                        <w:txbxContent>
                          <w:p w14:paraId="6D5121AB" w14:textId="77777777" w:rsidR="00C56F59" w:rsidRPr="00B02945" w:rsidRDefault="00C56F59" w:rsidP="00C56F59">
                            <w:pPr>
                              <w:rPr>
                                <w:rFonts w:asciiTheme="minorHAnsi" w:hAnsiTheme="minorHAnsi" w:cstheme="minorHAnsi"/>
                                <w:b/>
                                <w:bCs/>
                                <w:szCs w:val="22"/>
                              </w:rPr>
                            </w:pPr>
                            <w:r w:rsidRPr="00553E53">
                              <w:rPr>
                                <w:rFonts w:asciiTheme="minorHAnsi" w:hAnsiTheme="minorHAnsi" w:cstheme="minorHAnsi"/>
                                <w:b/>
                                <w:bCs/>
                                <w:szCs w:val="22"/>
                              </w:rPr>
                              <w:t xml:space="preserve">Web Page </w:t>
                            </w:r>
                          </w:p>
                          <w:p w14:paraId="5C85A052" w14:textId="77777777" w:rsidR="00C56F59" w:rsidRDefault="00C56F59" w:rsidP="00C56F59">
                            <w:pPr>
                              <w:ind w:left="288"/>
                              <w:rPr>
                                <w:rFonts w:asciiTheme="minorHAnsi" w:hAnsiTheme="minorHAnsi" w:cstheme="minorHAnsi"/>
                                <w:bCs/>
                                <w:color w:val="0070C0"/>
                                <w:szCs w:val="22"/>
                              </w:rPr>
                            </w:pPr>
                            <w:r>
                              <w:rPr>
                                <w:rFonts w:asciiTheme="minorHAnsi" w:hAnsiTheme="minorHAnsi" w:cstheme="minorHAnsi"/>
                                <w:bCs/>
                                <w:color w:val="0070C0"/>
                                <w:szCs w:val="22"/>
                              </w:rPr>
                              <w:t>Sarah Milton</w:t>
                            </w:r>
                          </w:p>
                          <w:p w14:paraId="0D6445BB" w14:textId="77777777" w:rsidR="00C56F59" w:rsidRPr="00553E53" w:rsidRDefault="00C56F59" w:rsidP="00C56F59">
                            <w:pPr>
                              <w:ind w:left="288"/>
                              <w:rPr>
                                <w:rFonts w:asciiTheme="minorHAnsi" w:hAnsiTheme="minorHAnsi" w:cstheme="minorHAnsi"/>
                                <w:bCs/>
                                <w:szCs w:val="22"/>
                              </w:rPr>
                            </w:pPr>
                            <w:r>
                              <w:rPr>
                                <w:rFonts w:asciiTheme="minorHAnsi" w:hAnsiTheme="minorHAnsi" w:cstheme="minorHAnsi"/>
                                <w:bCs/>
                                <w:color w:val="0070C0"/>
                                <w:szCs w:val="22"/>
                              </w:rPr>
                              <w:t>Zoe Zaloudek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C88F002" id="Rectangle 31" o:spid="_x0000_s1043" style="position:absolute;margin-left:523.6pt;margin-top:299.5pt;width:181.85pt;height:62.2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">
                <v:textbox>
                  <w:txbxContent>
                    <w:p w14:paraId="6D5121AB" w14:textId="77777777" w:rsidR="00C56F59" w:rsidRPr="00B02945" w:rsidRDefault="00C56F59" w:rsidP="00C56F59">
                      <w:pPr>
                        <w:rPr>
                          <w:rFonts w:asciiTheme="minorHAnsi" w:hAnsiTheme="minorHAnsi" w:cstheme="minorHAnsi"/>
                          <w:b/>
                          <w:bCs/>
                          <w:szCs w:val="22"/>
                        </w:rPr>
                      </w:pPr>
                      <w:r w:rsidRPr="00553E53">
                        <w:rPr>
                          <w:rFonts w:asciiTheme="minorHAnsi" w:hAnsiTheme="minorHAnsi" w:cstheme="minorHAnsi"/>
                          <w:b/>
                          <w:bCs/>
                          <w:szCs w:val="22"/>
                        </w:rPr>
                        <w:t xml:space="preserve">Web Page </w:t>
                      </w:r>
                    </w:p>
                    <w:p w14:paraId="5C85A052" w14:textId="77777777" w:rsidR="00C56F59" w:rsidRDefault="00C56F59" w:rsidP="00C56F59">
                      <w:pPr>
                        <w:ind w:left="288"/>
                        <w:rPr>
                          <w:rFonts w:asciiTheme="minorHAnsi" w:hAnsiTheme="minorHAnsi" w:cstheme="minorHAnsi"/>
                          <w:bCs/>
                          <w:color w:val="0070C0"/>
                          <w:szCs w:val="22"/>
                        </w:rPr>
                      </w:pPr>
                      <w:r>
                        <w:rPr>
                          <w:rFonts w:asciiTheme="minorHAnsi" w:hAnsiTheme="minorHAnsi" w:cstheme="minorHAnsi"/>
                          <w:bCs/>
                          <w:color w:val="0070C0"/>
                          <w:szCs w:val="22"/>
                        </w:rPr>
                        <w:t>Sarah Milton</w:t>
                      </w:r>
                    </w:p>
                    <w:p w14:paraId="0D6445BB" w14:textId="77777777" w:rsidR="00C56F59" w:rsidRPr="00553E53" w:rsidRDefault="00C56F59" w:rsidP="00C56F59">
                      <w:pPr>
                        <w:ind w:left="288"/>
                        <w:rPr>
                          <w:rFonts w:asciiTheme="minorHAnsi" w:hAnsiTheme="minorHAnsi" w:cstheme="minorHAnsi"/>
                          <w:bCs/>
                          <w:szCs w:val="22"/>
                        </w:rPr>
                      </w:pPr>
                      <w:r>
                        <w:rPr>
                          <w:rFonts w:asciiTheme="minorHAnsi" w:hAnsiTheme="minorHAnsi" w:cstheme="minorHAnsi"/>
                          <w:bCs/>
                          <w:color w:val="0070C0"/>
                          <w:szCs w:val="22"/>
                        </w:rPr>
                        <w:t>Zoe Zaloudek</w:t>
                      </w:r>
                    </w:p>
                  </w:txbxContent>
                </v:textbox>
                <w10:wrap anchorx="margin"/>
              </v:rect>
            </w:pict>
          </mc:Fallback>
        </mc:AlternateContent>
      </w:r>
      <w:bookmarkEnd w:id="420"/>
      <w:bookmarkEnd w:id="421"/>
    </w:p>
    <w:p w14:paraId="094E183A" w14:textId="77777777" w:rsidR="00C56F59" w:rsidRPr="002F6E52" w:rsidRDefault="00C56F59" w:rsidP="00C56F59">
      <w:pPr>
        <w:pStyle w:val="Heading2"/>
        <w:spacing w:after="120"/>
      </w:pPr>
    </w:p>
    <w:p w14:paraId="1BBFAE4E" w14:textId="447E118D" w:rsidR="00D82690" w:rsidRPr="00D82690" w:rsidRDefault="00543651" w:rsidP="00D82690">
      <w:pPr>
        <w:pStyle w:val="Heading2"/>
        <w:spacing w:after="120"/>
      </w:pPr>
      <w:r w:rsidRPr="00C2481A">
        <w:t>IDNR/OWR and ISWS Local, State, and National Associations</w:t>
      </w:r>
      <w:bookmarkStart w:id="430" w:name="_Toc465344400"/>
    </w:p>
    <w:p w14:paraId="4C72C242" w14:textId="77777777" w:rsidR="00543651" w:rsidRPr="00C2481A" w:rsidRDefault="00543651" w:rsidP="000F5DF6">
      <w:pPr>
        <w:pStyle w:val="Heading3"/>
        <w:spacing w:after="120"/>
        <w:rPr>
          <w:rFonts w:cs="Arial"/>
        </w:rPr>
      </w:pPr>
      <w:r w:rsidRPr="00C2481A">
        <w:rPr>
          <w:rFonts w:cs="Arial"/>
        </w:rPr>
        <w:t xml:space="preserve">Illinois Association for Floodplain and Stormwater Management (IAFSM) </w:t>
      </w:r>
    </w:p>
    <w:p w14:paraId="6FCF75F7" w14:textId="5723B7AB" w:rsidR="00C97526" w:rsidRPr="00C2481A" w:rsidRDefault="00543651" w:rsidP="00A045F8">
      <w:pPr>
        <w:spacing w:line="276" w:lineRule="auto"/>
        <w:jc w:val="both"/>
        <w:rPr>
          <w:rFonts w:cs="Arial"/>
          <w:szCs w:val="22"/>
        </w:rPr>
      </w:pPr>
      <w:r w:rsidRPr="00C2481A">
        <w:rPr>
          <w:rFonts w:cs="Arial"/>
          <w:szCs w:val="22"/>
        </w:rPr>
        <w:t xml:space="preserve">ISWS and IDNR/OWR staff </w:t>
      </w:r>
      <w:r w:rsidR="00354DC2">
        <w:rPr>
          <w:rFonts w:cs="Arial"/>
          <w:szCs w:val="22"/>
        </w:rPr>
        <w:t xml:space="preserve">routinely </w:t>
      </w:r>
      <w:r w:rsidRPr="00C2481A">
        <w:rPr>
          <w:rFonts w:cs="Arial"/>
          <w:szCs w:val="22"/>
        </w:rPr>
        <w:t>hold officer and board positions.</w:t>
      </w:r>
      <w:r w:rsidR="00B25EA9">
        <w:rPr>
          <w:rFonts w:cs="Arial"/>
          <w:szCs w:val="22"/>
        </w:rPr>
        <w:t xml:space="preserve"> IAFSM is a state chapter of the ASFPM.</w:t>
      </w:r>
      <w:r w:rsidR="004F1AEA">
        <w:rPr>
          <w:rFonts w:cs="Arial"/>
          <w:szCs w:val="22"/>
        </w:rPr>
        <w:t xml:space="preserve"> </w:t>
      </w:r>
      <w:r w:rsidR="00A045F8">
        <w:rPr>
          <w:rFonts w:cs="Arial"/>
          <w:szCs w:val="22"/>
        </w:rPr>
        <w:t>Its objective is to p</w:t>
      </w:r>
      <w:r w:rsidR="00A045F8" w:rsidRPr="00A045F8">
        <w:rPr>
          <w:rFonts w:cs="Arial"/>
          <w:szCs w:val="22"/>
        </w:rPr>
        <w:t>romote the common interest in floodplain and stormwater management</w:t>
      </w:r>
      <w:r w:rsidR="00A045F8">
        <w:rPr>
          <w:rFonts w:cs="Arial"/>
          <w:szCs w:val="22"/>
        </w:rPr>
        <w:t>, e</w:t>
      </w:r>
      <w:r w:rsidR="00A045F8" w:rsidRPr="00A045F8">
        <w:rPr>
          <w:rFonts w:cs="Arial"/>
          <w:szCs w:val="22"/>
        </w:rPr>
        <w:t>nhance cooperation among various local, state, and federal agencies</w:t>
      </w:r>
      <w:r w:rsidR="00A045F8">
        <w:rPr>
          <w:rFonts w:cs="Arial"/>
          <w:szCs w:val="22"/>
        </w:rPr>
        <w:t>, and e</w:t>
      </w:r>
      <w:r w:rsidR="00A045F8" w:rsidRPr="00A045F8">
        <w:rPr>
          <w:rFonts w:cs="Arial"/>
          <w:szCs w:val="22"/>
        </w:rPr>
        <w:t>ncourage effective and innovative approaches to managing the State's floodplain and stormwater management systems</w:t>
      </w:r>
      <w:r w:rsidR="00A045F8">
        <w:rPr>
          <w:rFonts w:cs="Arial"/>
          <w:szCs w:val="22"/>
        </w:rPr>
        <w:t>.</w:t>
      </w:r>
      <w:r w:rsidRPr="00C2481A">
        <w:rPr>
          <w:rFonts w:cs="Arial"/>
          <w:szCs w:val="22"/>
        </w:rPr>
        <w:t xml:space="preserve"> The IAFSM annual conference, which attracts approximately 500 attendees each year, provides an effective venue for floodplain and stormwater training, continuing education, FEMA messaging, and professi</w:t>
      </w:r>
      <w:r w:rsidR="00AE127F">
        <w:rPr>
          <w:rFonts w:cs="Arial"/>
          <w:szCs w:val="22"/>
        </w:rPr>
        <w:t xml:space="preserve">onal collaboration statewide. </w:t>
      </w:r>
      <w:r w:rsidR="00B25EA9">
        <w:rPr>
          <w:rFonts w:cs="Arial"/>
          <w:szCs w:val="22"/>
        </w:rPr>
        <w:t>Outside of the conference</w:t>
      </w:r>
      <w:r w:rsidR="00FD113C">
        <w:rPr>
          <w:rFonts w:cs="Arial"/>
          <w:szCs w:val="22"/>
        </w:rPr>
        <w:t xml:space="preserve">, </w:t>
      </w:r>
      <w:r w:rsidR="001C71A0">
        <w:rPr>
          <w:rFonts w:cs="Arial"/>
          <w:szCs w:val="22"/>
        </w:rPr>
        <w:t>IAFSM</w:t>
      </w:r>
      <w:r w:rsidR="00A045F8">
        <w:rPr>
          <w:rFonts w:cs="Arial"/>
          <w:szCs w:val="22"/>
        </w:rPr>
        <w:t xml:space="preserve"> </w:t>
      </w:r>
      <w:r w:rsidR="00FD113C">
        <w:rPr>
          <w:rFonts w:cs="Arial"/>
          <w:szCs w:val="22"/>
        </w:rPr>
        <w:t xml:space="preserve">facilitates and promotes education and outreach around the state </w:t>
      </w:r>
      <w:r w:rsidR="00FD113C" w:rsidRPr="00A37D68">
        <w:rPr>
          <w:rFonts w:cs="Arial"/>
          <w:noProof/>
          <w:szCs w:val="22"/>
        </w:rPr>
        <w:t>for</w:t>
      </w:r>
      <w:r w:rsidR="00FD113C">
        <w:rPr>
          <w:rFonts w:cs="Arial"/>
          <w:szCs w:val="22"/>
        </w:rPr>
        <w:t xml:space="preserve"> the CRS program, </w:t>
      </w:r>
      <w:r w:rsidR="00A045F8">
        <w:rPr>
          <w:rFonts w:cs="Arial"/>
          <w:szCs w:val="22"/>
        </w:rPr>
        <w:t xml:space="preserve">effective </w:t>
      </w:r>
      <w:r w:rsidR="00FD113C">
        <w:rPr>
          <w:rFonts w:cs="Arial"/>
          <w:szCs w:val="22"/>
        </w:rPr>
        <w:t xml:space="preserve">floodplain and stormwater management, legislative awareness, hazard mitigation, </w:t>
      </w:r>
      <w:r w:rsidR="00A045F8">
        <w:rPr>
          <w:rFonts w:cs="Arial"/>
          <w:szCs w:val="22"/>
        </w:rPr>
        <w:t xml:space="preserve">collaborative community assistance, </w:t>
      </w:r>
      <w:r w:rsidR="00FD113C">
        <w:rPr>
          <w:rFonts w:cs="Arial"/>
          <w:szCs w:val="22"/>
        </w:rPr>
        <w:t>the State of Illinois CFM certification</w:t>
      </w:r>
      <w:r w:rsidR="00A045F8">
        <w:rPr>
          <w:rFonts w:cs="Arial"/>
          <w:szCs w:val="22"/>
        </w:rPr>
        <w:t>, and local official support</w:t>
      </w:r>
      <w:r w:rsidR="00FD113C">
        <w:rPr>
          <w:rFonts w:cs="Arial"/>
          <w:szCs w:val="22"/>
        </w:rPr>
        <w:t>.</w:t>
      </w:r>
      <w:r w:rsidR="00EE460B">
        <w:rPr>
          <w:rFonts w:cs="Arial"/>
          <w:szCs w:val="22"/>
        </w:rPr>
        <w:t xml:space="preserve">  </w:t>
      </w:r>
      <w:r w:rsidR="00EE460B" w:rsidRPr="00EE460B">
        <w:rPr>
          <w:rFonts w:cs="Arial"/>
          <w:szCs w:val="22"/>
        </w:rPr>
        <w:t>Members of IAFSM gain the ability to communicate a uniform position on current concerns, rule changes, local programs</w:t>
      </w:r>
      <w:r w:rsidR="00D77918">
        <w:rPr>
          <w:rFonts w:cs="Arial"/>
          <w:szCs w:val="22"/>
        </w:rPr>
        <w:t>,</w:t>
      </w:r>
      <w:r w:rsidR="00EE460B" w:rsidRPr="00EE460B">
        <w:rPr>
          <w:rFonts w:cs="Arial"/>
          <w:szCs w:val="22"/>
        </w:rPr>
        <w:t xml:space="preserve"> and other issues impacting floodplain</w:t>
      </w:r>
      <w:r w:rsidR="00EE460B">
        <w:rPr>
          <w:rFonts w:cs="Arial"/>
          <w:szCs w:val="22"/>
        </w:rPr>
        <w:t xml:space="preserve"> and stormwater</w:t>
      </w:r>
      <w:r w:rsidR="00EE460B" w:rsidRPr="00EE460B">
        <w:rPr>
          <w:rFonts w:cs="Arial"/>
          <w:szCs w:val="22"/>
        </w:rPr>
        <w:t xml:space="preserve"> management. </w:t>
      </w:r>
    </w:p>
    <w:p w14:paraId="67042DC0" w14:textId="77777777" w:rsidR="00AE127F" w:rsidRDefault="00AE127F" w:rsidP="00537AB7">
      <w:pPr>
        <w:pStyle w:val="Heading3"/>
        <w:spacing w:line="240" w:lineRule="auto"/>
        <w:rPr>
          <w:rFonts w:cs="Arial"/>
        </w:rPr>
      </w:pPr>
    </w:p>
    <w:p w14:paraId="4E07CD6A" w14:textId="0E8C9DC4" w:rsidR="00C13F0C" w:rsidRPr="00C2481A" w:rsidRDefault="00C13F0C" w:rsidP="000F5DF6">
      <w:pPr>
        <w:pStyle w:val="Heading3"/>
        <w:spacing w:after="120"/>
        <w:rPr>
          <w:rFonts w:cs="Arial"/>
        </w:rPr>
      </w:pPr>
      <w:r>
        <w:rPr>
          <w:rFonts w:cs="Arial"/>
        </w:rPr>
        <w:t xml:space="preserve">IAFSM </w:t>
      </w:r>
      <w:r w:rsidRPr="00C2481A">
        <w:rPr>
          <w:rFonts w:cs="Arial"/>
        </w:rPr>
        <w:t>Rapi</w:t>
      </w:r>
      <w:r>
        <w:rPr>
          <w:rFonts w:cs="Arial"/>
        </w:rPr>
        <w:t>d Assistance Flood Team (RAFT)</w:t>
      </w:r>
    </w:p>
    <w:p w14:paraId="1C604AEE" w14:textId="3D4D74F6" w:rsidR="00C13F0C" w:rsidRPr="00C2481A" w:rsidRDefault="00C13F0C" w:rsidP="00C13F0C">
      <w:pPr>
        <w:spacing w:line="276" w:lineRule="auto"/>
        <w:jc w:val="both"/>
        <w:rPr>
          <w:rFonts w:cs="Arial"/>
          <w:szCs w:val="22"/>
        </w:rPr>
      </w:pPr>
      <w:r w:rsidRPr="00C2481A">
        <w:rPr>
          <w:rFonts w:cs="Arial"/>
          <w:szCs w:val="22"/>
        </w:rPr>
        <w:t xml:space="preserve">Following flooding in 2013, 2015, </w:t>
      </w:r>
      <w:r>
        <w:rPr>
          <w:rFonts w:cs="Arial"/>
          <w:szCs w:val="22"/>
        </w:rPr>
        <w:t>2017</w:t>
      </w:r>
      <w:r w:rsidR="00866D0F">
        <w:rPr>
          <w:rFonts w:cs="Arial"/>
          <w:szCs w:val="22"/>
        </w:rPr>
        <w:t>, and 2018</w:t>
      </w:r>
      <w:r>
        <w:rPr>
          <w:rFonts w:cs="Arial"/>
          <w:szCs w:val="22"/>
        </w:rPr>
        <w:t xml:space="preserve"> </w:t>
      </w:r>
      <w:r w:rsidRPr="00C2481A">
        <w:rPr>
          <w:rFonts w:cs="Arial"/>
          <w:szCs w:val="22"/>
        </w:rPr>
        <w:t>the IAFSM RAFT team was assembled to assist the local floodplain managers in Watseka</w:t>
      </w:r>
      <w:r w:rsidR="00AE127F">
        <w:rPr>
          <w:rFonts w:cs="Arial"/>
          <w:szCs w:val="22"/>
        </w:rPr>
        <w:t>,</w:t>
      </w:r>
      <w:r w:rsidRPr="00C2481A">
        <w:rPr>
          <w:rFonts w:cs="Arial"/>
          <w:szCs w:val="22"/>
        </w:rPr>
        <w:t xml:space="preserve"> Mason County</w:t>
      </w:r>
      <w:r w:rsidR="00D77918">
        <w:rPr>
          <w:rFonts w:cs="Arial"/>
          <w:szCs w:val="22"/>
        </w:rPr>
        <w:t>,</w:t>
      </w:r>
      <w:r w:rsidRPr="00C2481A">
        <w:rPr>
          <w:rFonts w:cs="Arial"/>
          <w:szCs w:val="22"/>
        </w:rPr>
        <w:t xml:space="preserve"> and </w:t>
      </w:r>
      <w:r>
        <w:rPr>
          <w:rFonts w:cs="Arial"/>
          <w:szCs w:val="22"/>
        </w:rPr>
        <w:t xml:space="preserve">Fox Lake, respectively, </w:t>
      </w:r>
      <w:r w:rsidRPr="00C2481A">
        <w:rPr>
          <w:rFonts w:cs="Arial"/>
          <w:szCs w:val="22"/>
        </w:rPr>
        <w:t>with damage assessments. Staff from ISWS, IDNR</w:t>
      </w:r>
      <w:r>
        <w:rPr>
          <w:rFonts w:cs="Arial"/>
          <w:szCs w:val="22"/>
        </w:rPr>
        <w:t>/OWR</w:t>
      </w:r>
      <w:r w:rsidRPr="00C2481A">
        <w:rPr>
          <w:rFonts w:cs="Arial"/>
          <w:szCs w:val="22"/>
        </w:rPr>
        <w:t>, and several local communities participated in the</w:t>
      </w:r>
      <w:r>
        <w:rPr>
          <w:rFonts w:cs="Arial"/>
          <w:szCs w:val="22"/>
        </w:rPr>
        <w:t>se</w:t>
      </w:r>
      <w:r w:rsidRPr="00C2481A">
        <w:rPr>
          <w:rFonts w:cs="Arial"/>
          <w:szCs w:val="22"/>
        </w:rPr>
        <w:t xml:space="preserve"> </w:t>
      </w:r>
      <w:r w:rsidR="00AE127F" w:rsidRPr="00C2481A">
        <w:rPr>
          <w:rFonts w:cs="Arial"/>
          <w:szCs w:val="22"/>
        </w:rPr>
        <w:t>effort</w:t>
      </w:r>
      <w:r w:rsidR="00AE127F">
        <w:rPr>
          <w:rFonts w:cs="Arial"/>
          <w:szCs w:val="22"/>
        </w:rPr>
        <w:t>s</w:t>
      </w:r>
      <w:r w:rsidR="00E169B1">
        <w:rPr>
          <w:rFonts w:cs="Arial"/>
          <w:szCs w:val="22"/>
        </w:rPr>
        <w:t>,</w:t>
      </w:r>
      <w:r w:rsidR="00AE127F">
        <w:rPr>
          <w:rFonts w:cs="Arial"/>
          <w:szCs w:val="22"/>
        </w:rPr>
        <w:t xml:space="preserve"> </w:t>
      </w:r>
      <w:r w:rsidR="00AE127F" w:rsidRPr="00C2481A">
        <w:rPr>
          <w:rFonts w:cs="Arial"/>
          <w:szCs w:val="22"/>
        </w:rPr>
        <w:t>which</w:t>
      </w:r>
      <w:r w:rsidRPr="00C2481A">
        <w:rPr>
          <w:rFonts w:cs="Arial"/>
          <w:szCs w:val="22"/>
        </w:rPr>
        <w:t xml:space="preserve"> resulted in well over 200 damage assessments. Many of those damaged structures have since been elevated or demolished</w:t>
      </w:r>
      <w:r w:rsidR="00AE127F">
        <w:rPr>
          <w:rFonts w:cs="Arial"/>
          <w:szCs w:val="22"/>
        </w:rPr>
        <w:t>,</w:t>
      </w:r>
      <w:r w:rsidRPr="00C2481A">
        <w:rPr>
          <w:rFonts w:cs="Arial"/>
          <w:szCs w:val="22"/>
        </w:rPr>
        <w:t xml:space="preserve"> thereby minimizing future flood damages.</w:t>
      </w:r>
    </w:p>
    <w:p w14:paraId="352743C2" w14:textId="77777777" w:rsidR="00C13F0C" w:rsidRPr="00C2481A" w:rsidRDefault="00C13F0C" w:rsidP="00C13F0C">
      <w:pPr>
        <w:rPr>
          <w:rFonts w:cs="Arial"/>
          <w:sz w:val="24"/>
        </w:rPr>
      </w:pPr>
    </w:p>
    <w:p w14:paraId="779CD62E" w14:textId="77777777" w:rsidR="00203D2C" w:rsidRPr="00C2481A" w:rsidRDefault="00203D2C" w:rsidP="000F5DF6">
      <w:pPr>
        <w:pStyle w:val="Heading3"/>
        <w:spacing w:after="120"/>
        <w:rPr>
          <w:rFonts w:cs="Arial"/>
        </w:rPr>
      </w:pPr>
      <w:r w:rsidRPr="00C2481A">
        <w:rPr>
          <w:rFonts w:cs="Arial"/>
        </w:rPr>
        <w:t>Association of State Floodplain Managers (ASFPM)</w:t>
      </w:r>
    </w:p>
    <w:p w14:paraId="56D18DDB" w14:textId="001111A0" w:rsidR="00203D2C" w:rsidRPr="00C2481A" w:rsidRDefault="00203D2C" w:rsidP="00203D2C">
      <w:pPr>
        <w:spacing w:line="276" w:lineRule="auto"/>
        <w:jc w:val="both"/>
        <w:rPr>
          <w:rFonts w:cs="Arial"/>
          <w:szCs w:val="22"/>
        </w:rPr>
      </w:pPr>
      <w:r w:rsidRPr="00C2481A">
        <w:rPr>
          <w:rFonts w:cs="Arial"/>
          <w:szCs w:val="22"/>
        </w:rPr>
        <w:t xml:space="preserve">The </w:t>
      </w:r>
      <w:r w:rsidR="00E16038" w:rsidRPr="00C2481A">
        <w:rPr>
          <w:rFonts w:cs="Arial"/>
          <w:szCs w:val="22"/>
        </w:rPr>
        <w:t>20</w:t>
      </w:r>
      <w:r w:rsidR="00950E4B">
        <w:rPr>
          <w:rFonts w:cs="Arial"/>
          <w:szCs w:val="22"/>
        </w:rPr>
        <w:t>2</w:t>
      </w:r>
      <w:r w:rsidR="009C480C">
        <w:rPr>
          <w:rFonts w:cs="Arial"/>
          <w:szCs w:val="22"/>
        </w:rPr>
        <w:t>2</w:t>
      </w:r>
      <w:r w:rsidR="00E16038" w:rsidRPr="00C2481A">
        <w:rPr>
          <w:rFonts w:cs="Arial"/>
          <w:szCs w:val="22"/>
        </w:rPr>
        <w:t xml:space="preserve"> </w:t>
      </w:r>
      <w:r w:rsidRPr="00C2481A">
        <w:rPr>
          <w:rFonts w:cs="Arial"/>
          <w:szCs w:val="22"/>
        </w:rPr>
        <w:t xml:space="preserve">Annual National Conference was held </w:t>
      </w:r>
      <w:r w:rsidR="009C480C">
        <w:rPr>
          <w:rFonts w:cs="Arial"/>
          <w:szCs w:val="22"/>
        </w:rPr>
        <w:t>in-person in Orlando, FL, including a virtual attendance option</w:t>
      </w:r>
      <w:r>
        <w:rPr>
          <w:rFonts w:cs="Arial"/>
          <w:szCs w:val="22"/>
        </w:rPr>
        <w:t xml:space="preserve">. </w:t>
      </w:r>
      <w:r w:rsidR="00B95A69">
        <w:rPr>
          <w:rFonts w:cs="Arial"/>
          <w:szCs w:val="22"/>
        </w:rPr>
        <w:t>Glenn Heistand</w:t>
      </w:r>
      <w:r w:rsidR="00E16038">
        <w:rPr>
          <w:rFonts w:cs="Arial"/>
          <w:szCs w:val="22"/>
        </w:rPr>
        <w:t xml:space="preserve"> (ISWS)</w:t>
      </w:r>
      <w:r w:rsidR="00B95A69">
        <w:rPr>
          <w:rFonts w:cs="Arial"/>
          <w:szCs w:val="22"/>
        </w:rPr>
        <w:t xml:space="preserve"> </w:t>
      </w:r>
      <w:r w:rsidR="00950E4B">
        <w:rPr>
          <w:rFonts w:cs="Arial"/>
          <w:szCs w:val="22"/>
        </w:rPr>
        <w:t>served two terms as</w:t>
      </w:r>
      <w:r w:rsidR="00B95A69">
        <w:rPr>
          <w:rFonts w:cs="Arial"/>
          <w:szCs w:val="22"/>
        </w:rPr>
        <w:t xml:space="preserve"> Treasurer </w:t>
      </w:r>
      <w:r w:rsidR="00950E4B">
        <w:rPr>
          <w:rFonts w:cs="Arial"/>
          <w:szCs w:val="22"/>
        </w:rPr>
        <w:t>in 2019 and 2020.  Glenn also served one term as Secretary in 2021</w:t>
      </w:r>
      <w:r w:rsidR="00807A90">
        <w:rPr>
          <w:rFonts w:cs="Arial"/>
          <w:szCs w:val="22"/>
        </w:rPr>
        <w:t xml:space="preserve"> and has been elected Chair in 2022</w:t>
      </w:r>
      <w:r w:rsidR="00B95A69">
        <w:rPr>
          <w:rFonts w:cs="Arial"/>
          <w:szCs w:val="22"/>
        </w:rPr>
        <w:t xml:space="preserve">. </w:t>
      </w:r>
    </w:p>
    <w:p w14:paraId="32509E56" w14:textId="77777777" w:rsidR="00543651" w:rsidRPr="00C2481A" w:rsidRDefault="00543651" w:rsidP="00543651">
      <w:pPr>
        <w:rPr>
          <w:rFonts w:cs="Arial"/>
          <w:szCs w:val="22"/>
        </w:rPr>
      </w:pPr>
    </w:p>
    <w:p w14:paraId="59D71FD9" w14:textId="106DD4A0" w:rsidR="00543651" w:rsidRPr="00C2481A" w:rsidRDefault="00543651" w:rsidP="000F5DF6">
      <w:pPr>
        <w:pStyle w:val="Heading3"/>
        <w:spacing w:after="120"/>
        <w:rPr>
          <w:rFonts w:cs="Arial"/>
        </w:rPr>
      </w:pPr>
      <w:r w:rsidRPr="00C2481A">
        <w:rPr>
          <w:rFonts w:cs="Arial"/>
        </w:rPr>
        <w:t>Illinois Geographic Information Systems Association</w:t>
      </w:r>
      <w:r w:rsidR="00874797">
        <w:rPr>
          <w:rFonts w:cs="Arial"/>
        </w:rPr>
        <w:t xml:space="preserve"> (ILGISA)</w:t>
      </w:r>
    </w:p>
    <w:p w14:paraId="2CEDB7E4" w14:textId="5F84A0CE" w:rsidR="00543651" w:rsidRDefault="00B103A6" w:rsidP="003A623E">
      <w:pPr>
        <w:spacing w:line="276" w:lineRule="auto"/>
        <w:jc w:val="both"/>
        <w:rPr>
          <w:rFonts w:cs="Arial"/>
        </w:rPr>
      </w:pPr>
      <w:r>
        <w:rPr>
          <w:rFonts w:cs="Arial"/>
        </w:rPr>
        <w:t>The Illinois GIS Association is the only statewide organization of GIS/geospatial professionals in Illinois. ILGISA advances the understanding, communication, and effectiveness of geospatial technology in Illinois.  ILGISA connects over 500 members working in local, regional, state</w:t>
      </w:r>
      <w:r w:rsidR="00D77918">
        <w:rPr>
          <w:rFonts w:cs="Arial"/>
        </w:rPr>
        <w:t>,</w:t>
      </w:r>
      <w:r>
        <w:rPr>
          <w:rFonts w:cs="Arial"/>
        </w:rPr>
        <w:t xml:space="preserve"> and federal government, higher educational instit</w:t>
      </w:r>
      <w:r w:rsidR="00E169B1">
        <w:rPr>
          <w:rFonts w:cs="Arial"/>
        </w:rPr>
        <w:t xml:space="preserve">utions, and private industries. ILGISA offers a wide </w:t>
      </w:r>
      <w:r>
        <w:rPr>
          <w:rFonts w:cs="Arial"/>
        </w:rPr>
        <w:t>variety of programs that e</w:t>
      </w:r>
      <w:r w:rsidR="00E169B1">
        <w:rPr>
          <w:rFonts w:cs="Arial"/>
        </w:rPr>
        <w:t xml:space="preserve">ducate and inform the members. </w:t>
      </w:r>
      <w:r>
        <w:rPr>
          <w:rFonts w:cs="Arial"/>
        </w:rPr>
        <w:t>Training programs include an annual conference, regional meetings, training events, and webinars that address the ever-evolving geospatial technologie</w:t>
      </w:r>
      <w:r w:rsidR="00706252">
        <w:rPr>
          <w:rFonts w:cs="Arial"/>
        </w:rPr>
        <w:t>s, applications</w:t>
      </w:r>
      <w:r w:rsidR="004B3308">
        <w:rPr>
          <w:rFonts w:cs="Arial"/>
        </w:rPr>
        <w:t>,</w:t>
      </w:r>
      <w:r w:rsidR="00706252">
        <w:rPr>
          <w:rFonts w:cs="Arial"/>
        </w:rPr>
        <w:t xml:space="preserve"> </w:t>
      </w:r>
      <w:r w:rsidR="00706252" w:rsidRPr="00A37D68">
        <w:rPr>
          <w:rFonts w:cs="Arial"/>
          <w:noProof/>
        </w:rPr>
        <w:t>and</w:t>
      </w:r>
      <w:r w:rsidR="00706252">
        <w:rPr>
          <w:rFonts w:cs="Arial"/>
        </w:rPr>
        <w:t xml:space="preserve"> standards. </w:t>
      </w:r>
      <w:r w:rsidR="00543651" w:rsidRPr="00C2481A">
        <w:rPr>
          <w:rFonts w:cs="Arial"/>
        </w:rPr>
        <w:t xml:space="preserve">ISWS staff </w:t>
      </w:r>
      <w:r>
        <w:rPr>
          <w:rFonts w:cs="Arial"/>
        </w:rPr>
        <w:t xml:space="preserve">have </w:t>
      </w:r>
      <w:r w:rsidR="00543651" w:rsidRPr="00C2481A">
        <w:rPr>
          <w:rFonts w:cs="Arial"/>
        </w:rPr>
        <w:t>serve</w:t>
      </w:r>
      <w:r>
        <w:rPr>
          <w:rFonts w:cs="Arial"/>
        </w:rPr>
        <w:t>d</w:t>
      </w:r>
      <w:r w:rsidR="00543651" w:rsidRPr="00C2481A">
        <w:rPr>
          <w:rFonts w:cs="Arial"/>
        </w:rPr>
        <w:t xml:space="preserve"> on the Board of Directors</w:t>
      </w:r>
      <w:r>
        <w:rPr>
          <w:rFonts w:cs="Arial"/>
        </w:rPr>
        <w:t xml:space="preserve"> and currently serve on committees</w:t>
      </w:r>
      <w:r w:rsidR="00543651" w:rsidRPr="00C2481A">
        <w:rPr>
          <w:rFonts w:cs="Arial"/>
        </w:rPr>
        <w:t xml:space="preserve">.  </w:t>
      </w:r>
      <w:r w:rsidR="00273DA2">
        <w:rPr>
          <w:rFonts w:cs="Arial"/>
        </w:rPr>
        <w:t xml:space="preserve">Involvement with ILGISA earns CEUs to maintain the GISP Certification. </w:t>
      </w:r>
      <w:r w:rsidR="00543651" w:rsidRPr="00C2481A">
        <w:rPr>
          <w:rFonts w:cs="Arial"/>
        </w:rPr>
        <w:t xml:space="preserve"> ISWS </w:t>
      </w:r>
      <w:r w:rsidR="00E169B1">
        <w:rPr>
          <w:rFonts w:cs="Arial"/>
        </w:rPr>
        <w:t xml:space="preserve">information </w:t>
      </w:r>
      <w:r w:rsidR="00543651" w:rsidRPr="00C2481A">
        <w:rPr>
          <w:rFonts w:cs="Arial"/>
        </w:rPr>
        <w:t>booths at the</w:t>
      </w:r>
      <w:r w:rsidR="00E169B1">
        <w:rPr>
          <w:rFonts w:cs="Arial"/>
        </w:rPr>
        <w:t xml:space="preserve"> annual</w:t>
      </w:r>
      <w:r w:rsidR="00543651" w:rsidRPr="00C2481A">
        <w:rPr>
          <w:rFonts w:cs="Arial"/>
        </w:rPr>
        <w:t xml:space="preserve"> conference provide education about flooding and how GIS is used to identify and communicate the hazard and determine the risk. </w:t>
      </w:r>
    </w:p>
    <w:p w14:paraId="5CA94A27" w14:textId="15FF7737" w:rsidR="00A23E1E" w:rsidRDefault="00A23E1E" w:rsidP="008D3179">
      <w:pPr>
        <w:pStyle w:val="Heading3"/>
        <w:spacing w:after="120"/>
        <w:rPr>
          <w:rFonts w:cs="Arial"/>
        </w:rPr>
      </w:pPr>
      <w:r>
        <w:rPr>
          <w:rFonts w:cs="Arial"/>
        </w:rPr>
        <w:lastRenderedPageBreak/>
        <w:t>American Planning Association (APA)</w:t>
      </w:r>
    </w:p>
    <w:p w14:paraId="769ECE90" w14:textId="7A68FAF7" w:rsidR="00A23E1E" w:rsidRPr="00A23E1E" w:rsidRDefault="00A23E1E" w:rsidP="00AF716A">
      <w:pPr>
        <w:spacing w:line="276" w:lineRule="auto"/>
      </w:pPr>
      <w:r>
        <w:t xml:space="preserve">ISWS CHAMP planners are members of both the national APA and state association. APA strives to inform, provide continuing education opportunities, and build peer relationships among practicing planners. CHAMP planners are certified </w:t>
      </w:r>
      <w:r w:rsidR="00B079CC">
        <w:t>professionals (AICP) through APA</w:t>
      </w:r>
      <w:r>
        <w:t xml:space="preserve"> and participate in the Hazard Mitigation and Disaster Recovery Planning Division</w:t>
      </w:r>
      <w:r w:rsidR="00B079CC">
        <w:t>, a membership division dedicated to fostering professional communications on the topics of natural and man-made hazards and in planning recovery. ISWS will host information booths at future conferences in addition to participating in workshops.</w:t>
      </w:r>
    </w:p>
    <w:p w14:paraId="6892E260" w14:textId="68A6A8DE" w:rsidR="007B096F" w:rsidRPr="00C2481A" w:rsidRDefault="007B096F" w:rsidP="00AF716A">
      <w:pPr>
        <w:pStyle w:val="Heading3"/>
        <w:spacing w:before="240" w:after="120"/>
        <w:rPr>
          <w:rFonts w:cs="Arial"/>
        </w:rPr>
      </w:pPr>
      <w:r w:rsidRPr="00C2481A">
        <w:rPr>
          <w:rFonts w:cs="Arial"/>
        </w:rPr>
        <w:t>Associat</w:t>
      </w:r>
      <w:r>
        <w:rPr>
          <w:rFonts w:cs="Arial"/>
        </w:rPr>
        <w:t>ion of State Dam Safety Officials (ASDSO</w:t>
      </w:r>
      <w:r w:rsidRPr="00C2481A">
        <w:rPr>
          <w:rFonts w:cs="Arial"/>
        </w:rPr>
        <w:t>)</w:t>
      </w:r>
    </w:p>
    <w:p w14:paraId="660362B3" w14:textId="4E9A2E0E" w:rsidR="007B096F" w:rsidRPr="00C2481A" w:rsidRDefault="007B096F" w:rsidP="007B096F">
      <w:pPr>
        <w:spacing w:line="276" w:lineRule="auto"/>
        <w:jc w:val="both"/>
        <w:rPr>
          <w:rFonts w:cs="Arial"/>
          <w:szCs w:val="22"/>
        </w:rPr>
      </w:pPr>
      <w:r>
        <w:rPr>
          <w:rFonts w:cs="Arial"/>
          <w:szCs w:val="22"/>
        </w:rPr>
        <w:t>IDNR Dam Safety Section engineers participate in ASDSO activities, conferences, and training to improve the condition and safety of dams through education, support for state dam safety programs</w:t>
      </w:r>
      <w:r w:rsidR="00D77918">
        <w:rPr>
          <w:rFonts w:cs="Arial"/>
          <w:szCs w:val="22"/>
        </w:rPr>
        <w:t>,</w:t>
      </w:r>
      <w:r>
        <w:rPr>
          <w:rFonts w:cs="Arial"/>
          <w:szCs w:val="22"/>
        </w:rPr>
        <w:t xml:space="preserve"> and fostering a unified dam safety community. </w:t>
      </w:r>
    </w:p>
    <w:p w14:paraId="36B45EC6" w14:textId="1208AED2" w:rsidR="00543651" w:rsidRPr="00C2481A" w:rsidRDefault="00543651" w:rsidP="00543651">
      <w:pPr>
        <w:rPr>
          <w:rFonts w:cs="Arial"/>
          <w:szCs w:val="22"/>
        </w:rPr>
      </w:pPr>
    </w:p>
    <w:p w14:paraId="72EB572B" w14:textId="77777777" w:rsidR="00301728" w:rsidRPr="00301728" w:rsidRDefault="00301728" w:rsidP="008D3179">
      <w:pPr>
        <w:keepNext/>
        <w:keepLines/>
        <w:spacing w:after="120" w:line="276" w:lineRule="auto"/>
        <w:jc w:val="both"/>
        <w:outlineLvl w:val="2"/>
        <w:rPr>
          <w:rFonts w:eastAsiaTheme="majorEastAsia" w:cstheme="majorBidi"/>
          <w:b/>
          <w:bCs/>
          <w:color w:val="1F4E79" w:themeColor="accent1" w:themeShade="80"/>
          <w:sz w:val="24"/>
          <w:szCs w:val="22"/>
        </w:rPr>
      </w:pPr>
      <w:r w:rsidRPr="00301728">
        <w:rPr>
          <w:rFonts w:eastAsiaTheme="majorEastAsia" w:cstheme="majorBidi"/>
          <w:b/>
          <w:bCs/>
          <w:color w:val="1F4E79" w:themeColor="accent1" w:themeShade="80"/>
          <w:sz w:val="24"/>
          <w:szCs w:val="22"/>
        </w:rPr>
        <w:t xml:space="preserve">Flood Resilience Alliances </w:t>
      </w:r>
    </w:p>
    <w:p w14:paraId="497C1451" w14:textId="60E69DCF" w:rsidR="00301728" w:rsidRPr="00301728" w:rsidRDefault="00301728" w:rsidP="00301728">
      <w:pPr>
        <w:spacing w:line="276" w:lineRule="auto"/>
        <w:jc w:val="both"/>
        <w:rPr>
          <w:rFonts w:cs="Arial"/>
          <w:szCs w:val="22"/>
        </w:rPr>
      </w:pPr>
      <w:r w:rsidRPr="00301728">
        <w:rPr>
          <w:rFonts w:cs="Arial"/>
          <w:szCs w:val="22"/>
        </w:rPr>
        <w:t>Starting with the formation of the Illinois Valley Flood Resilience Alliance IDNR/OWR</w:t>
      </w:r>
      <w:r w:rsidRPr="00301728" w:rsidDel="00EF43F5">
        <w:rPr>
          <w:rFonts w:cs="Arial"/>
          <w:szCs w:val="22"/>
        </w:rPr>
        <w:t xml:space="preserve"> </w:t>
      </w:r>
      <w:r w:rsidRPr="00301728">
        <w:rPr>
          <w:rFonts w:cs="Arial"/>
          <w:szCs w:val="22"/>
        </w:rPr>
        <w:t xml:space="preserve">and ISWS staff have supported the formation and continuation of these </w:t>
      </w:r>
      <w:r w:rsidRPr="00A37D68">
        <w:rPr>
          <w:rFonts w:cs="Arial"/>
          <w:noProof/>
          <w:szCs w:val="22"/>
        </w:rPr>
        <w:t>grass</w:t>
      </w:r>
      <w:r w:rsidRPr="00BC100A">
        <w:rPr>
          <w:rFonts w:cs="Arial"/>
          <w:noProof/>
          <w:szCs w:val="22"/>
        </w:rPr>
        <w:t>roots</w:t>
      </w:r>
      <w:r w:rsidRPr="00301728">
        <w:rPr>
          <w:rFonts w:cs="Arial"/>
          <w:szCs w:val="22"/>
        </w:rPr>
        <w:t xml:space="preserve"> alliances to build local capabilities to reduce the impact of flooding. IDNR/OWR</w:t>
      </w:r>
      <w:r w:rsidRPr="00301728" w:rsidDel="00EF43F5">
        <w:rPr>
          <w:rFonts w:cs="Arial"/>
          <w:szCs w:val="22"/>
        </w:rPr>
        <w:t xml:space="preserve"> </w:t>
      </w:r>
      <w:r w:rsidRPr="00301728">
        <w:rPr>
          <w:rFonts w:cs="Arial"/>
          <w:szCs w:val="22"/>
        </w:rPr>
        <w:t>and ISWS staff attend quarterly meetings and present on topics as requested. Below currently operating</w:t>
      </w:r>
      <w:r w:rsidR="00D95101" w:rsidRPr="00D95101">
        <w:rPr>
          <w:rFonts w:cs="Arial"/>
          <w:szCs w:val="22"/>
        </w:rPr>
        <w:t xml:space="preserve"> </w:t>
      </w:r>
      <w:r w:rsidR="00D95101" w:rsidRPr="00301728">
        <w:rPr>
          <w:rFonts w:cs="Arial"/>
          <w:szCs w:val="22"/>
        </w:rPr>
        <w:t>alliances in Illinois</w:t>
      </w:r>
      <w:r w:rsidR="00F36F7F">
        <w:rPr>
          <w:rFonts w:cs="Arial"/>
          <w:szCs w:val="22"/>
        </w:rPr>
        <w:t>.</w:t>
      </w:r>
      <w:r w:rsidRPr="00301728">
        <w:rPr>
          <w:rFonts w:cs="Arial"/>
          <w:szCs w:val="22"/>
        </w:rPr>
        <w:t xml:space="preserve"> </w:t>
      </w:r>
    </w:p>
    <w:p w14:paraId="61A3A27A" w14:textId="77777777" w:rsidR="00301728" w:rsidRPr="00301728" w:rsidRDefault="00301728" w:rsidP="004F3E39">
      <w:pPr>
        <w:spacing w:line="276" w:lineRule="auto"/>
        <w:ind w:left="720"/>
        <w:jc w:val="both"/>
        <w:rPr>
          <w:rFonts w:cs="Arial"/>
          <w:szCs w:val="22"/>
        </w:rPr>
      </w:pPr>
      <w:r w:rsidRPr="00301728">
        <w:rPr>
          <w:rFonts w:cs="Arial"/>
          <w:szCs w:val="22"/>
        </w:rPr>
        <w:t>Illinois Valley Flood Resilience Alliance (2013)</w:t>
      </w:r>
    </w:p>
    <w:p w14:paraId="6DC41D0F" w14:textId="77777777" w:rsidR="00301728" w:rsidRPr="00301728" w:rsidRDefault="00301728" w:rsidP="004F3E39">
      <w:pPr>
        <w:spacing w:line="276" w:lineRule="auto"/>
        <w:ind w:left="720"/>
        <w:jc w:val="both"/>
        <w:rPr>
          <w:rFonts w:cs="Arial"/>
          <w:szCs w:val="22"/>
        </w:rPr>
      </w:pPr>
      <w:r w:rsidRPr="00301728">
        <w:rPr>
          <w:rFonts w:cs="Arial"/>
          <w:szCs w:val="22"/>
        </w:rPr>
        <w:t>Quad-Cities Flood Resiliency Alliance (October 2018)</w:t>
      </w:r>
    </w:p>
    <w:p w14:paraId="1936C9AF" w14:textId="65E0874E" w:rsidR="00301728" w:rsidRDefault="00301728" w:rsidP="004F3E39">
      <w:pPr>
        <w:ind w:left="720"/>
        <w:rPr>
          <w:rFonts w:cs="Arial"/>
        </w:rPr>
      </w:pPr>
      <w:r>
        <w:rPr>
          <w:rFonts w:cs="Arial"/>
        </w:rPr>
        <w:t>Fox Watershed Flood Commission (Feb 2019)</w:t>
      </w:r>
    </w:p>
    <w:p w14:paraId="0184C8EE" w14:textId="77777777" w:rsidR="00543651" w:rsidRPr="00C2481A" w:rsidRDefault="00543651" w:rsidP="00543651">
      <w:pPr>
        <w:rPr>
          <w:rFonts w:cs="Arial"/>
          <w:b/>
          <w:szCs w:val="22"/>
        </w:rPr>
      </w:pPr>
    </w:p>
    <w:p w14:paraId="6F8D7FC6" w14:textId="4E8A9A95" w:rsidR="00AF0A67" w:rsidRPr="00C2481A" w:rsidRDefault="00AF0A67" w:rsidP="008D3179">
      <w:pPr>
        <w:pStyle w:val="Heading3"/>
        <w:spacing w:after="120"/>
        <w:rPr>
          <w:rFonts w:cs="Arial"/>
        </w:rPr>
      </w:pPr>
      <w:r w:rsidRPr="00C2481A">
        <w:rPr>
          <w:rFonts w:cs="Arial"/>
        </w:rPr>
        <w:t>Illinois Silver Jackets</w:t>
      </w:r>
      <w:r w:rsidR="008D3179">
        <w:rPr>
          <w:rFonts w:cs="Arial"/>
        </w:rPr>
        <w:t xml:space="preserve"> / </w:t>
      </w:r>
      <w:r w:rsidR="008D3179" w:rsidRPr="00B84EEB">
        <w:rPr>
          <w:rFonts w:cs="Arial"/>
          <w:szCs w:val="22"/>
        </w:rPr>
        <w:t>Illinois Flood Ri</w:t>
      </w:r>
      <w:r w:rsidR="008D3179">
        <w:rPr>
          <w:rFonts w:cs="Arial"/>
          <w:szCs w:val="22"/>
        </w:rPr>
        <w:t>sk Management Team</w:t>
      </w:r>
    </w:p>
    <w:p w14:paraId="226BBF8D" w14:textId="77777777" w:rsidR="00AF0A67" w:rsidRDefault="00AF0A67" w:rsidP="00AF0A67">
      <w:pPr>
        <w:spacing w:line="276" w:lineRule="auto"/>
        <w:jc w:val="both"/>
        <w:rPr>
          <w:rFonts w:cs="Arial"/>
          <w:szCs w:val="22"/>
        </w:rPr>
      </w:pPr>
      <w:r w:rsidRPr="00C2481A">
        <w:rPr>
          <w:rFonts w:cs="Arial"/>
          <w:szCs w:val="22"/>
        </w:rPr>
        <w:t>IDNR/OWR hosts the teleconference and in</w:t>
      </w:r>
      <w:r>
        <w:rPr>
          <w:rFonts w:cs="Arial"/>
          <w:szCs w:val="22"/>
        </w:rPr>
        <w:t>-</w:t>
      </w:r>
      <w:r w:rsidRPr="00C2481A">
        <w:rPr>
          <w:rFonts w:cs="Arial"/>
          <w:szCs w:val="22"/>
        </w:rPr>
        <w:t>person meetings of the Illinois</w:t>
      </w:r>
      <w:r w:rsidRPr="00B84EEB">
        <w:rPr>
          <w:rFonts w:cs="Arial"/>
          <w:szCs w:val="22"/>
        </w:rPr>
        <w:t xml:space="preserve"> Flood Risk Management Team</w:t>
      </w:r>
      <w:r>
        <w:rPr>
          <w:rFonts w:cs="Arial"/>
          <w:szCs w:val="22"/>
        </w:rPr>
        <w:t xml:space="preserve"> (</w:t>
      </w:r>
      <w:r w:rsidRPr="00C2481A">
        <w:rPr>
          <w:rFonts w:cs="Arial"/>
          <w:szCs w:val="22"/>
        </w:rPr>
        <w:t>Silver Jackets</w:t>
      </w:r>
      <w:r>
        <w:rPr>
          <w:rFonts w:cs="Arial"/>
          <w:szCs w:val="22"/>
        </w:rPr>
        <w:t>)</w:t>
      </w:r>
      <w:r w:rsidRPr="00C2481A">
        <w:rPr>
          <w:rFonts w:cs="Arial"/>
          <w:szCs w:val="22"/>
        </w:rPr>
        <w:t>.  ISWS and IDNR/OWR staff attend quarterly meetings and present on topics as requested.</w:t>
      </w:r>
      <w:r>
        <w:rPr>
          <w:rFonts w:cs="Arial"/>
          <w:szCs w:val="22"/>
        </w:rPr>
        <w:t xml:space="preserve">  </w:t>
      </w:r>
    </w:p>
    <w:p w14:paraId="1AA03800" w14:textId="77777777" w:rsidR="00AF0A67" w:rsidRDefault="00AF0A67" w:rsidP="00AF0A67">
      <w:pPr>
        <w:jc w:val="both"/>
        <w:rPr>
          <w:rFonts w:cs="Arial"/>
          <w:szCs w:val="22"/>
        </w:rPr>
      </w:pPr>
    </w:p>
    <w:p w14:paraId="0F911F2F" w14:textId="05EC744B" w:rsidR="00AF0A67" w:rsidRDefault="00AF0A67" w:rsidP="00AF0A67">
      <w:pPr>
        <w:spacing w:line="276" w:lineRule="auto"/>
        <w:jc w:val="both"/>
        <w:rPr>
          <w:rFonts w:cs="Arial"/>
          <w:szCs w:val="22"/>
        </w:rPr>
      </w:pPr>
      <w:r>
        <w:rPr>
          <w:rFonts w:cs="Arial"/>
          <w:szCs w:val="22"/>
        </w:rPr>
        <w:t xml:space="preserve">The </w:t>
      </w:r>
      <w:r w:rsidR="008D3179">
        <w:rPr>
          <w:rFonts w:cs="Arial"/>
          <w:szCs w:val="22"/>
        </w:rPr>
        <w:t>team</w:t>
      </w:r>
      <w:r>
        <w:rPr>
          <w:rFonts w:cs="Arial"/>
          <w:szCs w:val="22"/>
        </w:rPr>
        <w:t xml:space="preserve"> </w:t>
      </w:r>
      <w:r w:rsidRPr="00B84EEB">
        <w:rPr>
          <w:rFonts w:cs="Arial"/>
          <w:szCs w:val="22"/>
        </w:rPr>
        <w:t>bring</w:t>
      </w:r>
      <w:r>
        <w:rPr>
          <w:rFonts w:cs="Arial"/>
          <w:szCs w:val="22"/>
        </w:rPr>
        <w:t>s</w:t>
      </w:r>
      <w:r w:rsidRPr="00B84EEB">
        <w:rPr>
          <w:rFonts w:cs="Arial"/>
          <w:szCs w:val="22"/>
        </w:rPr>
        <w:t xml:space="preserve"> together Federal and State Agencies to focus on four themes to reduce flood risk in Illinois: hazard mitigation, emergency response, structural flood reduction measures, a</w:t>
      </w:r>
      <w:r>
        <w:rPr>
          <w:rFonts w:cs="Arial"/>
          <w:szCs w:val="22"/>
        </w:rPr>
        <w:t xml:space="preserve">nd policy evaluation. The IFRMT </w:t>
      </w:r>
      <w:r w:rsidRPr="00B84EEB">
        <w:rPr>
          <w:rFonts w:cs="Arial"/>
          <w:szCs w:val="22"/>
        </w:rPr>
        <w:t>strengthen</w:t>
      </w:r>
      <w:r>
        <w:rPr>
          <w:rFonts w:cs="Arial"/>
          <w:szCs w:val="22"/>
        </w:rPr>
        <w:t>s</w:t>
      </w:r>
      <w:r w:rsidRPr="00B84EEB">
        <w:rPr>
          <w:rFonts w:cs="Arial"/>
          <w:szCs w:val="22"/>
        </w:rPr>
        <w:t xml:space="preserve"> intergovernmental partnerships with</w:t>
      </w:r>
      <w:r>
        <w:rPr>
          <w:rFonts w:cs="Arial"/>
          <w:szCs w:val="22"/>
        </w:rPr>
        <w:t xml:space="preserve">in the State of Illinois </w:t>
      </w:r>
      <w:r w:rsidR="00D77918">
        <w:rPr>
          <w:rFonts w:cs="Arial"/>
          <w:szCs w:val="22"/>
        </w:rPr>
        <w:t>and</w:t>
      </w:r>
      <w:r w:rsidRPr="00B84EEB">
        <w:rPr>
          <w:rFonts w:cs="Arial"/>
          <w:szCs w:val="22"/>
        </w:rPr>
        <w:t xml:space="preserve"> </w:t>
      </w:r>
      <w:r w:rsidR="00D77918">
        <w:rPr>
          <w:rFonts w:cs="Arial"/>
          <w:szCs w:val="22"/>
        </w:rPr>
        <w:t xml:space="preserve">promotes the </w:t>
      </w:r>
      <w:r w:rsidRPr="00B84EEB">
        <w:rPr>
          <w:rFonts w:cs="Arial"/>
          <w:szCs w:val="22"/>
        </w:rPr>
        <w:t>develop</w:t>
      </w:r>
      <w:r w:rsidR="00D77918">
        <w:rPr>
          <w:rFonts w:cs="Arial"/>
          <w:szCs w:val="22"/>
        </w:rPr>
        <w:t>ment</w:t>
      </w:r>
      <w:r w:rsidRPr="00B84EEB">
        <w:rPr>
          <w:rFonts w:cs="Arial"/>
          <w:szCs w:val="22"/>
        </w:rPr>
        <w:t xml:space="preserve"> and implement</w:t>
      </w:r>
      <w:r w:rsidR="00D77918">
        <w:rPr>
          <w:rFonts w:cs="Arial"/>
          <w:szCs w:val="22"/>
        </w:rPr>
        <w:t>ation of</w:t>
      </w:r>
      <w:r w:rsidRPr="00B84EEB">
        <w:rPr>
          <w:rFonts w:cs="Arial"/>
          <w:szCs w:val="22"/>
        </w:rPr>
        <w:t xml:space="preserve"> comprehensive and sustainable solutions to flood hazard challenges in Illinois.</w:t>
      </w:r>
    </w:p>
    <w:p w14:paraId="693C2B03" w14:textId="444B1451" w:rsidR="009633F9" w:rsidRDefault="009633F9" w:rsidP="00AF0A67">
      <w:pPr>
        <w:spacing w:line="276" w:lineRule="auto"/>
        <w:jc w:val="both"/>
        <w:rPr>
          <w:rFonts w:cs="Arial"/>
          <w:szCs w:val="22"/>
        </w:rPr>
      </w:pPr>
    </w:p>
    <w:p w14:paraId="0F57356E" w14:textId="396044BC" w:rsidR="009633F9" w:rsidRDefault="009633F9" w:rsidP="00AF0A67">
      <w:pPr>
        <w:spacing w:line="276" w:lineRule="auto"/>
        <w:jc w:val="both"/>
        <w:rPr>
          <w:rFonts w:cs="Arial"/>
          <w:szCs w:val="22"/>
        </w:rPr>
      </w:pPr>
      <w:r>
        <w:rPr>
          <w:rFonts w:cs="Arial"/>
          <w:szCs w:val="22"/>
        </w:rPr>
        <w:t>Structure-Specific Risk Assessments in Illinois have been funded through the Silver Jackets program</w:t>
      </w:r>
      <w:r w:rsidR="006A7DC3">
        <w:rPr>
          <w:rFonts w:cs="Arial"/>
          <w:szCs w:val="22"/>
        </w:rPr>
        <w:t xml:space="preserve"> in Rock Island County and along the Mississippi River.</w:t>
      </w:r>
    </w:p>
    <w:p w14:paraId="3D39AB27" w14:textId="77777777" w:rsidR="00D95101" w:rsidRPr="00B84EEB" w:rsidRDefault="00D95101" w:rsidP="00AF0A67">
      <w:pPr>
        <w:spacing w:line="276" w:lineRule="auto"/>
        <w:jc w:val="both"/>
        <w:rPr>
          <w:rFonts w:cs="Arial"/>
          <w:szCs w:val="22"/>
        </w:rPr>
      </w:pPr>
    </w:p>
    <w:p w14:paraId="608C6AE8" w14:textId="6D35BE52" w:rsidR="00AF0A67" w:rsidRPr="00B84EEB" w:rsidRDefault="008D3179" w:rsidP="00AF0A67">
      <w:pPr>
        <w:spacing w:line="276" w:lineRule="auto"/>
        <w:jc w:val="both"/>
        <w:rPr>
          <w:rFonts w:cs="Arial"/>
          <w:szCs w:val="22"/>
        </w:rPr>
      </w:pPr>
      <w:r>
        <w:rPr>
          <w:rFonts w:cs="Arial"/>
          <w:szCs w:val="22"/>
        </w:rPr>
        <w:t xml:space="preserve">There are </w:t>
      </w:r>
      <w:r w:rsidR="00AF0A67" w:rsidRPr="00B84EEB">
        <w:rPr>
          <w:rFonts w:cs="Arial"/>
          <w:szCs w:val="22"/>
        </w:rPr>
        <w:t>four focus themes:</w:t>
      </w:r>
    </w:p>
    <w:p w14:paraId="05EE2A50" w14:textId="77777777" w:rsidR="00AF0A67" w:rsidRPr="00DB4A9F" w:rsidRDefault="00AF0A67" w:rsidP="00191B3F">
      <w:pPr>
        <w:pStyle w:val="ListParagraph"/>
        <w:numPr>
          <w:ilvl w:val="0"/>
          <w:numId w:val="16"/>
        </w:numPr>
        <w:spacing w:line="276" w:lineRule="auto"/>
        <w:ind w:left="360"/>
        <w:contextualSpacing w:val="0"/>
        <w:jc w:val="both"/>
        <w:rPr>
          <w:rFonts w:cs="Arial"/>
          <w:szCs w:val="22"/>
        </w:rPr>
      </w:pPr>
      <w:r w:rsidRPr="00DB4A9F">
        <w:rPr>
          <w:rFonts w:cs="Arial"/>
          <w:szCs w:val="22"/>
        </w:rPr>
        <w:t>Illinois Mitigation Advisory Group (IMAG) – non-structural solutions,</w:t>
      </w:r>
    </w:p>
    <w:p w14:paraId="1CDA055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Flood Management Group (IFMG) – structural solutions to flood reduction,</w:t>
      </w:r>
    </w:p>
    <w:p w14:paraId="730BE957"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Emergency Response Group (IERG) – emergency response and preparedness, and</w:t>
      </w:r>
    </w:p>
    <w:p w14:paraId="2B03AFC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Policy Advisory Group (IPAG) – policy analysis.</w:t>
      </w:r>
    </w:p>
    <w:p w14:paraId="477B6B31" w14:textId="77777777" w:rsidR="00AF0A67" w:rsidRDefault="00AF0A67" w:rsidP="00AF0A67">
      <w:pPr>
        <w:pStyle w:val="Heading4"/>
        <w:jc w:val="both"/>
      </w:pPr>
    </w:p>
    <w:p w14:paraId="0B66A09E" w14:textId="655BC82B" w:rsidR="00784834" w:rsidRPr="00784834" w:rsidRDefault="00784834" w:rsidP="00784834">
      <w:pPr>
        <w:rPr>
          <w:rFonts w:eastAsiaTheme="majorEastAsia" w:cs="Arial"/>
          <w:b/>
          <w:bCs/>
          <w:color w:val="1F4E79" w:themeColor="accent1" w:themeShade="80"/>
          <w:sz w:val="28"/>
          <w:szCs w:val="28"/>
        </w:rPr>
      </w:pPr>
      <w:r w:rsidRPr="00784834">
        <w:rPr>
          <w:rFonts w:eastAsiaTheme="majorEastAsia" w:cs="Arial"/>
          <w:b/>
          <w:bCs/>
          <w:color w:val="1F4E79" w:themeColor="accent1" w:themeShade="80"/>
          <w:sz w:val="28"/>
          <w:szCs w:val="28"/>
        </w:rPr>
        <w:t>Section 4:  Community Outreach and Mitigation Strategies</w:t>
      </w:r>
    </w:p>
    <w:p w14:paraId="781EE31A" w14:textId="77777777" w:rsidR="00784834" w:rsidRDefault="00784834" w:rsidP="00784834"/>
    <w:p w14:paraId="5765DC2B" w14:textId="437F432A" w:rsidR="003C1FAF" w:rsidRPr="003C1FAF" w:rsidRDefault="003C1FAF" w:rsidP="00784834">
      <w:pPr>
        <w:rPr>
          <w:rFonts w:cs="Arial"/>
          <w:szCs w:val="22"/>
        </w:rPr>
      </w:pPr>
      <w:bookmarkStart w:id="431" w:name="_Hlk146201544"/>
      <w:r w:rsidRPr="003C1FAF">
        <w:rPr>
          <w:rFonts w:cs="Arial"/>
          <w:szCs w:val="22"/>
        </w:rPr>
        <w:t xml:space="preserve">The COMS Engagement Plan outlines the outreach activities of the Illinois State Water Survey (ISWS) and the Coordinated Hazard Assessment and Mapping Program (CHAMP) in the context of the Federal Emergency Management Agency's (FEMA) Risk Mapping, Assessment, and Planning (Risk MAP) program. </w:t>
      </w:r>
    </w:p>
    <w:p w14:paraId="460FCB60" w14:textId="77777777" w:rsidR="003C1FAF" w:rsidRDefault="003C1FAF" w:rsidP="00784834"/>
    <w:p w14:paraId="74A4E1BF" w14:textId="6C1C1AEE" w:rsidR="003C1FAF" w:rsidRPr="003C1FAF" w:rsidRDefault="003C1FAF" w:rsidP="003C1FAF">
      <w:pPr>
        <w:rPr>
          <w:rFonts w:ascii="Calibri" w:hAnsi="Calibri"/>
          <w:szCs w:val="22"/>
        </w:rPr>
      </w:pPr>
      <w:r w:rsidRPr="003C1FAF">
        <w:rPr>
          <w:rFonts w:asciiTheme="minorHAnsi" w:hAnsiTheme="minorHAnsi"/>
          <w:b/>
          <w:bCs/>
        </w:rPr>
        <w:t xml:space="preserve">Current outreach meetings and process </w:t>
      </w:r>
      <w:r>
        <w:rPr>
          <w:rFonts w:asciiTheme="minorHAnsi" w:hAnsiTheme="minorHAnsi"/>
          <w:b/>
          <w:bCs/>
        </w:rPr>
        <w:t>in the context of FEMA’s three primary funding phases (Discovery, Data Development, Regulatory):</w:t>
      </w:r>
      <w:r w:rsidRPr="003C1FAF">
        <w:rPr>
          <w:rFonts w:asciiTheme="minorHAnsi" w:hAnsiTheme="minorHAnsi"/>
          <w:b/>
          <w:bCs/>
        </w:rPr>
        <w:t xml:space="preserve"> </w:t>
      </w:r>
    </w:p>
    <w:p w14:paraId="73F0CC5E" w14:textId="77777777" w:rsidR="003C1FAF" w:rsidRDefault="003C1FAF" w:rsidP="003C1FAF">
      <w:pPr>
        <w:ind w:firstLine="720"/>
        <w:rPr>
          <w:rFonts w:eastAsiaTheme="minorEastAsia"/>
          <w:b/>
          <w:bCs/>
          <w:u w:val="single"/>
        </w:rPr>
      </w:pPr>
    </w:p>
    <w:p w14:paraId="52BBFDA4" w14:textId="6107666A" w:rsidR="003C1FAF" w:rsidRDefault="003C1FAF" w:rsidP="003C1FAF">
      <w:pPr>
        <w:ind w:firstLine="720"/>
        <w:rPr>
          <w:rFonts w:ascii="Calibri" w:eastAsia="Calibri" w:hAnsi="Calibri" w:cs="Calibri"/>
          <w:b/>
          <w:u w:val="single"/>
        </w:rPr>
      </w:pPr>
      <w:r>
        <w:rPr>
          <w:rFonts w:eastAsiaTheme="minorEastAsia"/>
          <w:b/>
          <w:bCs/>
          <w:u w:val="single"/>
        </w:rPr>
        <w:t>Discovery Phase</w:t>
      </w:r>
    </w:p>
    <w:p w14:paraId="10FE549F"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Stakeholder Coordination Call/Meeting</w:t>
      </w:r>
    </w:p>
    <w:p w14:paraId="08011BA7"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Data Collection &amp; Analysis</w:t>
      </w:r>
    </w:p>
    <w:p w14:paraId="2D8E7883" w14:textId="77777777" w:rsidR="003C1FAF" w:rsidRDefault="003C1FAF" w:rsidP="003C1FAF">
      <w:pPr>
        <w:pStyle w:val="ListParagraph"/>
        <w:numPr>
          <w:ilvl w:val="2"/>
          <w:numId w:val="32"/>
        </w:numPr>
        <w:rPr>
          <w:rFonts w:ascii="Calibri" w:hAnsi="Calibri" w:cs="Calibri"/>
        </w:rPr>
      </w:pPr>
      <w:r>
        <w:rPr>
          <w:rFonts w:eastAsia="Calibri"/>
        </w:rPr>
        <w:t>Produce Discovery Products</w:t>
      </w:r>
    </w:p>
    <w:p w14:paraId="4DB1FED3"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Discovery Call/Meeting</w:t>
      </w:r>
    </w:p>
    <w:p w14:paraId="4089B833"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30-day Community Review of draft Discovery products</w:t>
      </w:r>
    </w:p>
    <w:p w14:paraId="7E6C444E"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Comment Resolution</w:t>
      </w:r>
    </w:p>
    <w:p w14:paraId="1A8564FE" w14:textId="77777777" w:rsidR="003C1FAF" w:rsidRDefault="003C1FAF" w:rsidP="003C1FAF">
      <w:pPr>
        <w:pStyle w:val="ListParagraph"/>
        <w:numPr>
          <w:ilvl w:val="2"/>
          <w:numId w:val="32"/>
        </w:numPr>
        <w:rPr>
          <w:rFonts w:ascii="Calibri" w:hAnsi="Calibri" w:cs="Calibri"/>
        </w:rPr>
      </w:pPr>
      <w:r>
        <w:rPr>
          <w:rFonts w:eastAsia="Calibri"/>
        </w:rPr>
        <w:t>Prepare proposed data development scope</w:t>
      </w:r>
    </w:p>
    <w:p w14:paraId="0A80131B"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Follow-up Call/Meeting to clarify data development scope</w:t>
      </w:r>
    </w:p>
    <w:p w14:paraId="6E69BA70" w14:textId="77777777" w:rsidR="003C1FAF" w:rsidRDefault="003C1FAF" w:rsidP="003C1FAF">
      <w:pPr>
        <w:pStyle w:val="ListParagraph"/>
        <w:numPr>
          <w:ilvl w:val="2"/>
          <w:numId w:val="32"/>
        </w:numPr>
        <w:rPr>
          <w:rFonts w:ascii="Calibri" w:hAnsi="Calibri" w:cs="Calibri"/>
        </w:rPr>
      </w:pPr>
      <w:r>
        <w:rPr>
          <w:rFonts w:eastAsia="Calibri"/>
        </w:rPr>
        <w:t>MIP Deliverables</w:t>
      </w:r>
    </w:p>
    <w:p w14:paraId="69224D67" w14:textId="77777777" w:rsidR="003C1FAF" w:rsidRDefault="003C1FAF" w:rsidP="003C1FAF">
      <w:pPr>
        <w:pStyle w:val="ListParagraph"/>
        <w:numPr>
          <w:ilvl w:val="2"/>
          <w:numId w:val="32"/>
        </w:numPr>
      </w:pPr>
      <w:r>
        <w:rPr>
          <w:rFonts w:eastAsia="Calibri"/>
        </w:rPr>
        <w:t>KDP1</w:t>
      </w:r>
    </w:p>
    <w:p w14:paraId="640045DA" w14:textId="77777777" w:rsidR="003C1FAF" w:rsidRDefault="003C1FAF" w:rsidP="003C1FAF">
      <w:pPr>
        <w:ind w:left="1440"/>
        <w:rPr>
          <w:rFonts w:eastAsia="Calibri"/>
        </w:rPr>
      </w:pPr>
    </w:p>
    <w:p w14:paraId="71652771" w14:textId="77777777" w:rsidR="003C1FAF" w:rsidRDefault="003C1FAF" w:rsidP="003C1FAF">
      <w:pPr>
        <w:pStyle w:val="ListParagraph"/>
        <w:ind w:firstLine="720"/>
        <w:rPr>
          <w:rFonts w:ascii="Calibri" w:eastAsia="Calibri" w:hAnsi="Calibri" w:cs="Calibri"/>
          <w:u w:val="single"/>
        </w:rPr>
      </w:pPr>
      <w:r>
        <w:rPr>
          <w:rFonts w:eastAsia="Calibri"/>
          <w:b/>
          <w:bCs/>
          <w:u w:val="single"/>
        </w:rPr>
        <w:t>Data Development Phase</w:t>
      </w:r>
    </w:p>
    <w:p w14:paraId="50A720B2"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Project Initiation Coordination Call/Meeting</w:t>
      </w:r>
    </w:p>
    <w:p w14:paraId="369E363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FEMA 620 Letter &amp; 30-day Review Proposed Study Areas &amp; Modeling Methods</w:t>
      </w:r>
    </w:p>
    <w:p w14:paraId="6E939960"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2F6FE23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New Floodplain Studies</w:t>
      </w:r>
    </w:p>
    <w:p w14:paraId="72458EC6"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Draft Floodplain Delineations</w:t>
      </w:r>
    </w:p>
    <w:p w14:paraId="7183305F"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Flood Risk Review Call/Meeting</w:t>
      </w:r>
    </w:p>
    <w:p w14:paraId="50E3A2D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30-day Community Review of draft delineations</w:t>
      </w:r>
    </w:p>
    <w:p w14:paraId="47EA4B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025789D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State Review</w:t>
      </w:r>
    </w:p>
    <w:p w14:paraId="7350A2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776F3498"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FEMA 621 Letter &amp; 30-day Review of Draft Database</w:t>
      </w:r>
    </w:p>
    <w:p w14:paraId="0041AD39" w14:textId="77777777" w:rsidR="003C1FAF" w:rsidRDefault="003C1FAF" w:rsidP="003C1FAF">
      <w:pPr>
        <w:pStyle w:val="ListParagraph"/>
        <w:numPr>
          <w:ilvl w:val="2"/>
          <w:numId w:val="33"/>
        </w:numPr>
        <w:rPr>
          <w:rFonts w:ascii="Calibri" w:hAnsi="Calibri" w:cs="Calibri"/>
        </w:rPr>
      </w:pPr>
      <w:r>
        <w:rPr>
          <w:rFonts w:eastAsia="Calibri"/>
        </w:rPr>
        <w:t>Comment resolution</w:t>
      </w:r>
    </w:p>
    <w:p w14:paraId="729F1CE0" w14:textId="77777777" w:rsidR="003C1FAF" w:rsidRDefault="003C1FAF" w:rsidP="003C1FAF">
      <w:pPr>
        <w:pStyle w:val="ListParagraph"/>
        <w:numPr>
          <w:ilvl w:val="2"/>
          <w:numId w:val="33"/>
        </w:numPr>
      </w:pPr>
      <w:r>
        <w:rPr>
          <w:rFonts w:eastAsia="Calibri"/>
        </w:rPr>
        <w:t>MIP Deliverables</w:t>
      </w:r>
    </w:p>
    <w:p w14:paraId="5D23ADEB" w14:textId="77777777" w:rsidR="003C1FAF" w:rsidRDefault="003C1FAF" w:rsidP="003C1FAF">
      <w:pPr>
        <w:pStyle w:val="ListParagraph"/>
        <w:numPr>
          <w:ilvl w:val="2"/>
          <w:numId w:val="33"/>
        </w:numPr>
      </w:pPr>
      <w:r>
        <w:rPr>
          <w:rFonts w:eastAsia="Calibri"/>
        </w:rPr>
        <w:t xml:space="preserve">KDP2 </w:t>
      </w:r>
    </w:p>
    <w:p w14:paraId="3CD3F1DA" w14:textId="77777777" w:rsidR="003C1FAF" w:rsidRDefault="003C1FAF" w:rsidP="003C1FAF">
      <w:pPr>
        <w:ind w:left="1440"/>
        <w:rPr>
          <w:rFonts w:eastAsia="Calibri"/>
        </w:rPr>
      </w:pPr>
      <w:r>
        <w:rPr>
          <w:rFonts w:eastAsia="Calibri"/>
        </w:rPr>
        <w:t xml:space="preserve">  </w:t>
      </w:r>
    </w:p>
    <w:p w14:paraId="4879801F" w14:textId="77777777" w:rsidR="003C1FAF" w:rsidRDefault="003C1FAF" w:rsidP="003C1FAF">
      <w:pPr>
        <w:pStyle w:val="ListParagraph"/>
        <w:ind w:firstLine="720"/>
        <w:rPr>
          <w:rFonts w:ascii="Calibri" w:eastAsia="Calibri" w:hAnsi="Calibri" w:cs="Calibri"/>
          <w:b/>
          <w:bCs/>
          <w:u w:val="single"/>
        </w:rPr>
      </w:pPr>
      <w:r>
        <w:rPr>
          <w:rFonts w:eastAsia="Calibri"/>
          <w:b/>
          <w:bCs/>
          <w:u w:val="single"/>
        </w:rPr>
        <w:t>Regulatory Phase</w:t>
      </w:r>
    </w:p>
    <w:p w14:paraId="7834F355"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Produce County-based Digital Products (FIRM, FIS, Database) plus project SOMA</w:t>
      </w:r>
    </w:p>
    <w:p w14:paraId="22680E6C" w14:textId="77777777" w:rsidR="003C1FAF" w:rsidRDefault="003C1FAF" w:rsidP="003C1FAF">
      <w:pPr>
        <w:pStyle w:val="ListParagraph"/>
        <w:numPr>
          <w:ilvl w:val="2"/>
          <w:numId w:val="32"/>
        </w:numPr>
        <w:rPr>
          <w:rFonts w:ascii="Calibri" w:hAnsi="Calibri" w:cs="Calibri"/>
        </w:rPr>
      </w:pPr>
      <w:r>
        <w:rPr>
          <w:rFonts w:eastAsia="Calibri"/>
        </w:rPr>
        <w:t>QR1 – QR3 (Preliminary Products Review)</w:t>
      </w:r>
    </w:p>
    <w:p w14:paraId="0CFE1988" w14:textId="77777777" w:rsidR="003C1FAF" w:rsidRDefault="003C1FAF" w:rsidP="003C1FAF">
      <w:pPr>
        <w:pStyle w:val="ListParagraph"/>
        <w:numPr>
          <w:ilvl w:val="2"/>
          <w:numId w:val="32"/>
        </w:numPr>
      </w:pPr>
      <w:r>
        <w:rPr>
          <w:rFonts w:eastAsia="Calibri"/>
        </w:rPr>
        <w:t>KDP3</w:t>
      </w:r>
    </w:p>
    <w:p w14:paraId="0B263726"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Release Preliminary Products for Public Review &amp; Comment</w:t>
      </w:r>
    </w:p>
    <w:p w14:paraId="541E5DE2" w14:textId="77777777" w:rsidR="003C1FAF" w:rsidRDefault="003C1FAF" w:rsidP="003C1FAF">
      <w:pPr>
        <w:pStyle w:val="ListParagraph"/>
        <w:numPr>
          <w:ilvl w:val="1"/>
          <w:numId w:val="34"/>
        </w:numPr>
        <w:rPr>
          <w:rFonts w:asciiTheme="minorHAnsi" w:eastAsiaTheme="minorEastAsia" w:hAnsiTheme="minorHAnsi" w:cstheme="minorBidi"/>
        </w:rPr>
      </w:pPr>
      <w:r>
        <w:t>CCO Call/Meeting (aka Officials meeting)</w:t>
      </w:r>
    </w:p>
    <w:p w14:paraId="2C047FF8"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 xml:space="preserve">Accept Comments </w:t>
      </w:r>
    </w:p>
    <w:p w14:paraId="43AE10E7" w14:textId="77777777" w:rsidR="003C1FAF" w:rsidRDefault="003C1FAF" w:rsidP="003C1FAF">
      <w:pPr>
        <w:pStyle w:val="ListParagraph"/>
        <w:numPr>
          <w:ilvl w:val="1"/>
          <w:numId w:val="34"/>
        </w:numPr>
        <w:rPr>
          <w:rFonts w:asciiTheme="minorHAnsi" w:eastAsiaTheme="minorEastAsia" w:hAnsiTheme="minorHAnsi" w:cstheme="minorBidi"/>
        </w:rPr>
      </w:pPr>
      <w:r>
        <w:t>Public Open House Call/Meeting</w:t>
      </w:r>
    </w:p>
    <w:p w14:paraId="07CB5686"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Comments</w:t>
      </w:r>
    </w:p>
    <w:p w14:paraId="1EC2F5A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lastRenderedPageBreak/>
        <w:t>Determine if Revised Preliminary products are necessary</w:t>
      </w:r>
    </w:p>
    <w:p w14:paraId="38579AA8" w14:textId="77777777" w:rsidR="003C1FAF" w:rsidRDefault="003C1FAF" w:rsidP="003C1FAF">
      <w:pPr>
        <w:pStyle w:val="ListParagraph"/>
        <w:numPr>
          <w:ilvl w:val="2"/>
          <w:numId w:val="34"/>
        </w:numPr>
        <w:rPr>
          <w:rFonts w:ascii="Calibri" w:hAnsi="Calibri" w:cs="Calibri"/>
        </w:rPr>
      </w:pPr>
      <w:r>
        <w:rPr>
          <w:rFonts w:eastAsia="Calibri"/>
        </w:rPr>
        <w:t>Comment Resolution</w:t>
      </w:r>
    </w:p>
    <w:p w14:paraId="13D4EA56"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 xml:space="preserve">Initiate </w:t>
      </w:r>
      <w:r>
        <w:t>Due Process Procedures</w:t>
      </w:r>
    </w:p>
    <w:p w14:paraId="6A2EADC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 xml:space="preserve">QR4 </w:t>
      </w:r>
    </w:p>
    <w:p w14:paraId="1BCD582D" w14:textId="77777777" w:rsidR="003C1FAF" w:rsidRDefault="003C1FAF" w:rsidP="003C1FAF">
      <w:pPr>
        <w:pStyle w:val="ListParagraph"/>
        <w:numPr>
          <w:ilvl w:val="2"/>
          <w:numId w:val="34"/>
        </w:numPr>
        <w:rPr>
          <w:rFonts w:ascii="Calibri" w:hAnsi="Calibri" w:cs="Calibri"/>
        </w:rPr>
      </w:pPr>
      <w:r>
        <w:rPr>
          <w:rFonts w:eastAsia="Calibri"/>
        </w:rPr>
        <w:t>KDP4</w:t>
      </w:r>
    </w:p>
    <w:p w14:paraId="2FBC889F" w14:textId="77777777" w:rsidR="003C1FAF" w:rsidRDefault="003C1FAF" w:rsidP="003C1FAF">
      <w:pPr>
        <w:pStyle w:val="ListParagraph"/>
        <w:numPr>
          <w:ilvl w:val="2"/>
          <w:numId w:val="34"/>
        </w:numPr>
      </w:pPr>
      <w:r>
        <w:rPr>
          <w:rFonts w:eastAsia="Calibri"/>
        </w:rPr>
        <w:t>Federal Register Publication</w:t>
      </w:r>
    </w:p>
    <w:p w14:paraId="6ED2002B"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Appeal Start Letters</w:t>
      </w:r>
    </w:p>
    <w:p w14:paraId="095D6B9C" w14:textId="77777777" w:rsidR="003C1FAF" w:rsidRDefault="003C1FAF" w:rsidP="003C1FAF">
      <w:pPr>
        <w:pStyle w:val="ListParagraph"/>
        <w:numPr>
          <w:ilvl w:val="2"/>
          <w:numId w:val="34"/>
        </w:numPr>
        <w:rPr>
          <w:rFonts w:ascii="Calibri" w:hAnsi="Calibri" w:cs="Calibri"/>
        </w:rPr>
      </w:pPr>
      <w:r>
        <w:rPr>
          <w:rFonts w:eastAsia="Calibri"/>
        </w:rPr>
        <w:t>Newspaper Publications</w:t>
      </w:r>
    </w:p>
    <w:p w14:paraId="5FF5E80E" w14:textId="77777777" w:rsidR="003C1FAF" w:rsidRDefault="003C1FAF" w:rsidP="003C1FAF">
      <w:pPr>
        <w:pStyle w:val="ListParagraph"/>
        <w:numPr>
          <w:ilvl w:val="1"/>
          <w:numId w:val="34"/>
        </w:numPr>
        <w:rPr>
          <w:rFonts w:asciiTheme="minorHAnsi" w:eastAsiaTheme="minorEastAsia" w:hAnsiTheme="minorHAnsi" w:cstheme="minorBidi"/>
        </w:rPr>
      </w:pPr>
      <w:r>
        <w:t>Implement 90-day Appeals Process</w:t>
      </w:r>
    </w:p>
    <w:p w14:paraId="77D45D9D"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Appeals and additional Comments</w:t>
      </w:r>
    </w:p>
    <w:p w14:paraId="29184BE5" w14:textId="77777777" w:rsidR="003C1FAF" w:rsidRDefault="003C1FAF" w:rsidP="003C1FAF">
      <w:pPr>
        <w:pStyle w:val="ListParagraph"/>
        <w:numPr>
          <w:ilvl w:val="2"/>
          <w:numId w:val="34"/>
        </w:numPr>
        <w:rPr>
          <w:rFonts w:ascii="Calibri" w:hAnsi="Calibri" w:cs="Calibri"/>
        </w:rPr>
      </w:pPr>
      <w:r>
        <w:rPr>
          <w:rFonts w:eastAsia="Calibri"/>
        </w:rPr>
        <w:t>Resolve Appeals and additional Comments</w:t>
      </w:r>
    </w:p>
    <w:p w14:paraId="24244D69" w14:textId="77777777" w:rsidR="003C1FAF" w:rsidRDefault="003C1FAF" w:rsidP="003C1FAF">
      <w:pPr>
        <w:pStyle w:val="ListParagraph"/>
        <w:numPr>
          <w:ilvl w:val="2"/>
          <w:numId w:val="34"/>
        </w:numPr>
      </w:pPr>
      <w:r>
        <w:rPr>
          <w:rFonts w:eastAsia="Calibri"/>
        </w:rPr>
        <w:t>KDP5</w:t>
      </w:r>
    </w:p>
    <w:p w14:paraId="1FBA77F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QR5-7 (Final Products Review)</w:t>
      </w:r>
    </w:p>
    <w:p w14:paraId="4F99B2EC"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Letter of Final Determination (LFD)</w:t>
      </w:r>
    </w:p>
    <w:p w14:paraId="5671E04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QR8 (MSC Review)</w:t>
      </w:r>
    </w:p>
    <w:p w14:paraId="69B6B84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Community Adoption of Study, Maps, &amp; Floodplain Management Ordinance</w:t>
      </w:r>
    </w:p>
    <w:p w14:paraId="21C82827" w14:textId="77777777" w:rsidR="003C1FAF" w:rsidRDefault="003C1FAF" w:rsidP="003C1FAF">
      <w:pPr>
        <w:pStyle w:val="ListParagraph"/>
        <w:numPr>
          <w:ilvl w:val="1"/>
          <w:numId w:val="34"/>
        </w:numPr>
        <w:rPr>
          <w:rFonts w:ascii="Calibri" w:hAnsi="Calibri" w:cs="Calibri"/>
        </w:rPr>
      </w:pPr>
      <w:r>
        <w:rPr>
          <w:rFonts w:eastAsia="Calibri"/>
        </w:rPr>
        <w:t>Effective Products</w:t>
      </w:r>
    </w:p>
    <w:p w14:paraId="16B92807"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Revalidation Letters</w:t>
      </w:r>
    </w:p>
    <w:p w14:paraId="58414F6F" w14:textId="77777777" w:rsidR="003C1FAF" w:rsidRDefault="003C1FAF" w:rsidP="003C1FAF">
      <w:pPr>
        <w:rPr>
          <w:rFonts w:ascii="Calibri" w:eastAsia="Calibri" w:hAnsi="Calibri" w:cs="Calibri"/>
        </w:rPr>
      </w:pPr>
    </w:p>
    <w:p w14:paraId="2A300E08" w14:textId="77777777" w:rsidR="005477D7" w:rsidRDefault="005477D7" w:rsidP="005477D7">
      <w:pPr>
        <w:rPr>
          <w:rFonts w:asciiTheme="minorHAnsi" w:hAnsiTheme="minorHAnsi"/>
          <w:b/>
          <w:bCs/>
        </w:rPr>
      </w:pPr>
    </w:p>
    <w:p w14:paraId="29A8B9BC" w14:textId="742553FD" w:rsidR="005477D7" w:rsidRPr="003C1FAF" w:rsidRDefault="00554EC5" w:rsidP="00B06B69">
      <w:pPr>
        <w:ind w:firstLine="720"/>
        <w:rPr>
          <w:rFonts w:ascii="Calibri" w:hAnsi="Calibri"/>
        </w:rPr>
      </w:pPr>
      <w:r w:rsidRPr="00554EC5">
        <w:rPr>
          <w:rFonts w:asciiTheme="minorHAnsi" w:hAnsiTheme="minorHAnsi"/>
          <w:b/>
          <w:bCs/>
          <w:highlight w:val="yellow"/>
        </w:rPr>
        <w:t>l</w:t>
      </w:r>
      <w:r w:rsidR="005477D7" w:rsidRPr="39A90CFF">
        <w:rPr>
          <w:rFonts w:asciiTheme="minorHAnsi" w:hAnsiTheme="minorHAnsi"/>
          <w:b/>
          <w:bCs/>
        </w:rPr>
        <w:t xml:space="preserve"> </w:t>
      </w:r>
      <w:r w:rsidR="00B06B69">
        <w:rPr>
          <w:rFonts w:asciiTheme="minorHAnsi" w:hAnsiTheme="minorHAnsi"/>
          <w:b/>
          <w:bCs/>
        </w:rPr>
        <w:t>S</w:t>
      </w:r>
      <w:r w:rsidR="005477D7" w:rsidRPr="39A90CFF">
        <w:rPr>
          <w:rFonts w:asciiTheme="minorHAnsi" w:hAnsiTheme="minorHAnsi"/>
          <w:b/>
          <w:bCs/>
        </w:rPr>
        <w:t xml:space="preserve">trategies to enhance Community Outreach and Mitigation: </w:t>
      </w:r>
    </w:p>
    <w:p w14:paraId="1F8A7E38" w14:textId="77777777" w:rsidR="005477D7" w:rsidRDefault="005477D7" w:rsidP="003C1FAF">
      <w:pPr>
        <w:tabs>
          <w:tab w:val="left" w:pos="-1080"/>
          <w:tab w:val="left" w:pos="-720"/>
          <w:tab w:val="left" w:pos="0"/>
          <w:tab w:val="left" w:pos="720"/>
          <w:tab w:val="left" w:pos="2160"/>
        </w:tabs>
        <w:rPr>
          <w:b/>
          <w:bCs/>
          <w:sz w:val="24"/>
        </w:rPr>
      </w:pPr>
    </w:p>
    <w:p w14:paraId="19F6BC76" w14:textId="77777777" w:rsidR="005477D7" w:rsidRDefault="005477D7" w:rsidP="003C1FAF">
      <w:pPr>
        <w:tabs>
          <w:tab w:val="left" w:pos="-1080"/>
          <w:tab w:val="left" w:pos="-720"/>
          <w:tab w:val="left" w:pos="0"/>
          <w:tab w:val="left" w:pos="720"/>
          <w:tab w:val="left" w:pos="2160"/>
        </w:tabs>
        <w:rPr>
          <w:b/>
          <w:bCs/>
          <w:sz w:val="24"/>
        </w:rPr>
      </w:pPr>
    </w:p>
    <w:p w14:paraId="5C914CAF" w14:textId="5466EF73" w:rsidR="003C1FAF" w:rsidRPr="005477D7" w:rsidRDefault="005477D7" w:rsidP="003C1FAF">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Strategic Planning for Community Engagement</w:t>
      </w:r>
    </w:p>
    <w:p w14:paraId="4D37BCFA" w14:textId="64D581EF" w:rsidR="003C1FAF" w:rsidRPr="00C06216" w:rsidRDefault="003C1FAF" w:rsidP="003C1FAF">
      <w:pPr>
        <w:pStyle w:val="ListParagraph"/>
        <w:numPr>
          <w:ilvl w:val="1"/>
          <w:numId w:val="35"/>
        </w:numPr>
        <w:tabs>
          <w:tab w:val="left" w:pos="720"/>
          <w:tab w:val="left" w:pos="2160"/>
        </w:tabs>
        <w:rPr>
          <w:rFonts w:asciiTheme="minorHAnsi" w:eastAsiaTheme="minorEastAsia" w:hAnsiTheme="minorHAnsi" w:cstheme="minorBidi"/>
          <w:sz w:val="24"/>
        </w:rPr>
      </w:pPr>
      <w:r>
        <w:t>Update website and other digital platforms - Updating and maintaining a digital presence is critical to convey information to stakeholders and to keep all partners at the State, Federal and local levels informed of current floodplain mapping, engineering, and mitigation efforts.</w:t>
      </w:r>
    </w:p>
    <w:p w14:paraId="4F971DCB" w14:textId="77777777" w:rsidR="00C06216" w:rsidRDefault="00C06216" w:rsidP="00C06216">
      <w:pPr>
        <w:pStyle w:val="ListParagraph"/>
        <w:tabs>
          <w:tab w:val="left" w:pos="720"/>
          <w:tab w:val="left" w:pos="2160"/>
        </w:tabs>
        <w:ind w:left="1440"/>
        <w:rPr>
          <w:rFonts w:asciiTheme="minorHAnsi" w:eastAsiaTheme="minorEastAsia" w:hAnsiTheme="minorHAnsi" w:cstheme="minorBidi"/>
          <w:sz w:val="24"/>
        </w:rPr>
      </w:pPr>
    </w:p>
    <w:p w14:paraId="6E598FC5" w14:textId="0BFCF97B"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Meetings and Process Facilitation</w:t>
      </w:r>
    </w:p>
    <w:p w14:paraId="7CED674F" w14:textId="77777777" w:rsidR="003C1FAF" w:rsidRDefault="003C1FAF" w:rsidP="003C1FAF">
      <w:pPr>
        <w:pStyle w:val="ListParagraph"/>
        <w:numPr>
          <w:ilvl w:val="1"/>
          <w:numId w:val="36"/>
        </w:numPr>
        <w:rPr>
          <w:rFonts w:asciiTheme="minorHAnsi" w:eastAsiaTheme="minorEastAsia" w:hAnsiTheme="minorHAnsi" w:cstheme="minorBidi"/>
          <w:szCs w:val="22"/>
        </w:rPr>
      </w:pPr>
      <w:r>
        <w:t>Meeting minutes, attendee lists, and actions discussed/identified are provided to FEMA Region within 2 weeks of the meeting.</w:t>
      </w:r>
    </w:p>
    <w:p w14:paraId="743F3BDF" w14:textId="77777777" w:rsidR="005477D7" w:rsidRPr="005477D7" w:rsidRDefault="003C1FAF" w:rsidP="00916735">
      <w:pPr>
        <w:pStyle w:val="ListParagraph"/>
        <w:numPr>
          <w:ilvl w:val="1"/>
          <w:numId w:val="36"/>
        </w:numPr>
        <w:rPr>
          <w:rFonts w:asciiTheme="minorHAnsi" w:eastAsiaTheme="minorEastAsia" w:hAnsiTheme="minorHAnsi" w:cstheme="minorBidi"/>
        </w:rPr>
      </w:pPr>
      <w:r>
        <w:t>Additional outreach, meetings, or process facilitation to support existing Risk MAP projects that fall outside current outreach, meetings, and process</w:t>
      </w:r>
      <w:r w:rsidR="005477D7">
        <w:t>.</w:t>
      </w:r>
    </w:p>
    <w:p w14:paraId="15F49001" w14:textId="2FDAB42F" w:rsidR="00C06216" w:rsidRPr="005477D7" w:rsidRDefault="003C1FAF" w:rsidP="005477D7">
      <w:pPr>
        <w:pStyle w:val="ListParagraph"/>
        <w:ind w:left="1440"/>
        <w:rPr>
          <w:rFonts w:asciiTheme="minorHAnsi" w:eastAsiaTheme="minorEastAsia" w:hAnsiTheme="minorHAnsi" w:cstheme="minorBidi"/>
        </w:rPr>
      </w:pPr>
      <w:r>
        <w:t xml:space="preserve"> </w:t>
      </w:r>
    </w:p>
    <w:p w14:paraId="545C2FD7" w14:textId="02FB89FA"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Mitigation Support</w:t>
      </w:r>
    </w:p>
    <w:p w14:paraId="6FA433DA" w14:textId="613CB200" w:rsidR="003C1FAF" w:rsidRPr="00067252" w:rsidRDefault="00067252" w:rsidP="003C1FAF">
      <w:pPr>
        <w:pStyle w:val="ListParagraph"/>
        <w:numPr>
          <w:ilvl w:val="1"/>
          <w:numId w:val="37"/>
        </w:numPr>
        <w:rPr>
          <w:rFonts w:asciiTheme="minorHAnsi" w:eastAsiaTheme="minorEastAsia" w:hAnsiTheme="minorHAnsi" w:cstheme="minorBidi"/>
          <w:szCs w:val="22"/>
        </w:rPr>
      </w:pPr>
      <w:r>
        <w:t xml:space="preserve">Potential </w:t>
      </w:r>
      <w:r w:rsidR="003C1FAF" w:rsidRPr="00067252">
        <w:t>Action</w:t>
      </w:r>
      <w:r>
        <w:t>s</w:t>
      </w:r>
      <w:r w:rsidR="003C1FAF" w:rsidRPr="00067252">
        <w:t xml:space="preserve"> Identifi</w:t>
      </w:r>
      <w:r>
        <w:t>ed:</w:t>
      </w:r>
      <w:r w:rsidR="003C1FAF" w:rsidRPr="00067252">
        <w:t xml:space="preserve"> </w:t>
      </w:r>
    </w:p>
    <w:p w14:paraId="12A47B2B" w14:textId="05550088" w:rsidR="00067252" w:rsidRPr="00067252" w:rsidRDefault="00962E3C" w:rsidP="00067252">
      <w:pPr>
        <w:pStyle w:val="ListParagraph"/>
        <w:numPr>
          <w:ilvl w:val="2"/>
          <w:numId w:val="37"/>
        </w:numPr>
        <w:rPr>
          <w:rFonts w:asciiTheme="minorHAnsi" w:eastAsiaTheme="minorEastAsia" w:hAnsiTheme="minorHAnsi" w:cstheme="minorBidi"/>
          <w:szCs w:val="22"/>
        </w:rPr>
      </w:pPr>
      <w:r w:rsidRPr="00067252">
        <w:t>Workshops and Training</w:t>
      </w:r>
    </w:p>
    <w:p w14:paraId="515DA2F6" w14:textId="22500FC4"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Partnerships and Collaboration</w:t>
      </w:r>
    </w:p>
    <w:p w14:paraId="793D4583" w14:textId="05D3DF71"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Community Resilience Planning</w:t>
      </w:r>
    </w:p>
    <w:p w14:paraId="152BCEB5" w14:textId="77777777" w:rsidR="00C06216" w:rsidRDefault="00C06216" w:rsidP="00C06216">
      <w:pPr>
        <w:pStyle w:val="ListParagraph"/>
        <w:ind w:left="1440"/>
        <w:rPr>
          <w:rFonts w:asciiTheme="minorHAnsi" w:eastAsiaTheme="minorEastAsia" w:hAnsiTheme="minorHAnsi" w:cstheme="minorBidi"/>
        </w:rPr>
      </w:pPr>
    </w:p>
    <w:p w14:paraId="1D0A3C8D" w14:textId="06E8E855"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Communication and Outreach to Communities</w:t>
      </w:r>
    </w:p>
    <w:p w14:paraId="534ACCFC" w14:textId="77777777" w:rsidR="00067252" w:rsidRPr="00067252" w:rsidRDefault="00067252" w:rsidP="00067252">
      <w:pPr>
        <w:pStyle w:val="ListParagraph"/>
        <w:numPr>
          <w:ilvl w:val="1"/>
          <w:numId w:val="38"/>
        </w:numPr>
      </w:pPr>
      <w:r w:rsidRPr="00067252">
        <w:t xml:space="preserve">Potential Actions Identified: </w:t>
      </w:r>
    </w:p>
    <w:p w14:paraId="2CC1AA97" w14:textId="3615827A" w:rsidR="003C1FAF" w:rsidRPr="00067252" w:rsidRDefault="00067252" w:rsidP="00067252">
      <w:pPr>
        <w:pStyle w:val="ListParagraph"/>
        <w:numPr>
          <w:ilvl w:val="2"/>
          <w:numId w:val="38"/>
        </w:numPr>
        <w:rPr>
          <w:rFonts w:asciiTheme="minorHAnsi" w:eastAsiaTheme="minorEastAsia" w:hAnsiTheme="minorHAnsi" w:cstheme="minorBidi"/>
          <w:szCs w:val="22"/>
        </w:rPr>
      </w:pPr>
      <w:r w:rsidRPr="00067252">
        <w:t>D</w:t>
      </w:r>
      <w:r w:rsidR="003C1FAF" w:rsidRPr="00067252">
        <w:t>evelop messaging and outreach materials that frame flood risk in an accessible way for communities.</w:t>
      </w:r>
    </w:p>
    <w:p w14:paraId="1CBA33A1" w14:textId="6909BFF1" w:rsidR="003C1FAF" w:rsidRPr="00067252" w:rsidRDefault="00067252" w:rsidP="00067252">
      <w:pPr>
        <w:pStyle w:val="ListParagraph"/>
        <w:numPr>
          <w:ilvl w:val="2"/>
          <w:numId w:val="38"/>
        </w:numPr>
        <w:rPr>
          <w:rFonts w:asciiTheme="minorHAnsi" w:eastAsiaTheme="minorEastAsia" w:hAnsiTheme="minorHAnsi" w:cstheme="minorBidi"/>
        </w:rPr>
      </w:pPr>
      <w:r w:rsidRPr="00067252">
        <w:t>D</w:t>
      </w:r>
      <w:r w:rsidR="003C1FAF" w:rsidRPr="00067252">
        <w:t>evelop outreach materials that help community officials’ outreach to their constituents to inform them of flood risk and ways to reduce their risk.</w:t>
      </w:r>
    </w:p>
    <w:p w14:paraId="0C59B717" w14:textId="77777777" w:rsidR="00C06216" w:rsidRDefault="00C06216" w:rsidP="00C06216">
      <w:pPr>
        <w:pStyle w:val="ListParagraph"/>
        <w:ind w:left="1440"/>
        <w:rPr>
          <w:rFonts w:asciiTheme="minorHAnsi" w:eastAsiaTheme="minorEastAsia" w:hAnsiTheme="minorHAnsi" w:cstheme="minorBidi"/>
        </w:rPr>
      </w:pPr>
    </w:p>
    <w:p w14:paraId="066391DE" w14:textId="7FC77185" w:rsidR="003C1FAF" w:rsidRPr="002B1FD6" w:rsidRDefault="002B1FD6" w:rsidP="004820A9">
      <w:pPr>
        <w:tabs>
          <w:tab w:val="left" w:pos="-1080"/>
          <w:tab w:val="left" w:pos="-720"/>
          <w:tab w:val="left" w:pos="0"/>
          <w:tab w:val="left" w:pos="720"/>
          <w:tab w:val="left" w:pos="2160"/>
        </w:tabs>
        <w:rPr>
          <w:rFonts w:eastAsia="Calibri"/>
          <w:b/>
          <w:bCs/>
          <w:u w:val="single"/>
        </w:rPr>
      </w:pPr>
      <w:r>
        <w:rPr>
          <w:rFonts w:eastAsia="Calibri"/>
          <w:b/>
          <w:bCs/>
        </w:rPr>
        <w:tab/>
      </w:r>
      <w:r w:rsidR="003C1FAF" w:rsidRPr="002B1FD6">
        <w:rPr>
          <w:rFonts w:eastAsia="Calibri"/>
          <w:b/>
          <w:bCs/>
          <w:u w:val="single"/>
        </w:rPr>
        <w:t>Training and Community Capability Development</w:t>
      </w:r>
    </w:p>
    <w:p w14:paraId="34DF928B" w14:textId="77777777" w:rsidR="003C1FAF" w:rsidRPr="002B1FD6" w:rsidRDefault="003C1FAF" w:rsidP="003C1FAF">
      <w:pPr>
        <w:pStyle w:val="ListParagraph"/>
        <w:numPr>
          <w:ilvl w:val="1"/>
          <w:numId w:val="39"/>
        </w:numPr>
        <w:rPr>
          <w:bCs/>
        </w:rPr>
      </w:pPr>
      <w:r w:rsidRPr="002B1FD6">
        <w:rPr>
          <w:bCs/>
        </w:rPr>
        <w:t>To make communities safer from flooding, ISWS regularly presents training at local and national conferences to build floodplain management knowledge, skill, and capability.</w:t>
      </w:r>
    </w:p>
    <w:p w14:paraId="0005AE60" w14:textId="77777777" w:rsidR="003C1FAF" w:rsidRPr="002B1FD6" w:rsidRDefault="003C1FAF" w:rsidP="003C1FAF">
      <w:pPr>
        <w:pStyle w:val="ListParagraph"/>
        <w:numPr>
          <w:ilvl w:val="1"/>
          <w:numId w:val="39"/>
        </w:numPr>
        <w:rPr>
          <w:rFonts w:asciiTheme="minorHAnsi" w:eastAsiaTheme="minorEastAsia" w:hAnsiTheme="minorHAnsi" w:cstheme="minorBidi"/>
        </w:rPr>
      </w:pPr>
      <w:r>
        <w:t xml:space="preserve">This includes annual training to instruct communities in the basics of the National Flood Insurance Program (NFIP) including regulations and mapping at the Illinois Association of Floodplain and Stormwater Management (IAFSM) conference. </w:t>
      </w:r>
    </w:p>
    <w:p w14:paraId="78936FC4" w14:textId="77777777" w:rsidR="002B1FD6" w:rsidRDefault="002B1FD6" w:rsidP="002B1FD6">
      <w:pPr>
        <w:pStyle w:val="ListParagraph"/>
        <w:ind w:left="1440"/>
        <w:rPr>
          <w:rFonts w:asciiTheme="minorHAnsi" w:eastAsiaTheme="minorEastAsia" w:hAnsiTheme="minorHAnsi" w:cstheme="minorBidi"/>
        </w:rPr>
      </w:pPr>
    </w:p>
    <w:p w14:paraId="74FF3E1D" w14:textId="2806E959" w:rsidR="003C1FAF" w:rsidRPr="002B1FD6" w:rsidRDefault="002B1FD6" w:rsidP="002B1FD6">
      <w:pPr>
        <w:tabs>
          <w:tab w:val="left" w:pos="-1080"/>
          <w:tab w:val="left" w:pos="-720"/>
          <w:tab w:val="left" w:pos="0"/>
          <w:tab w:val="left" w:pos="720"/>
          <w:tab w:val="left" w:pos="2160"/>
        </w:tabs>
        <w:rPr>
          <w:rFonts w:eastAsia="Calibri"/>
          <w:b/>
          <w:bCs/>
          <w:u w:val="single"/>
        </w:rPr>
      </w:pPr>
      <w:r w:rsidRPr="002B1FD6">
        <w:rPr>
          <w:rFonts w:eastAsia="Calibri"/>
          <w:b/>
          <w:bCs/>
        </w:rPr>
        <w:tab/>
      </w:r>
      <w:r w:rsidR="003C1FAF" w:rsidRPr="002B1FD6">
        <w:rPr>
          <w:rFonts w:eastAsia="Calibri"/>
          <w:b/>
          <w:bCs/>
          <w:u w:val="single"/>
        </w:rPr>
        <w:t xml:space="preserve">Stakeholder </w:t>
      </w:r>
      <w:r w:rsidR="006830A3">
        <w:rPr>
          <w:rFonts w:eastAsia="Calibri"/>
          <w:b/>
          <w:bCs/>
          <w:u w:val="single"/>
        </w:rPr>
        <w:t>E</w:t>
      </w:r>
      <w:r w:rsidR="003C1FAF" w:rsidRPr="002B1FD6">
        <w:rPr>
          <w:rFonts w:eastAsia="Calibri"/>
          <w:b/>
          <w:bCs/>
          <w:u w:val="single"/>
        </w:rPr>
        <w:t xml:space="preserve">ngagement and </w:t>
      </w:r>
      <w:r w:rsidR="006830A3">
        <w:rPr>
          <w:rFonts w:eastAsia="Calibri"/>
          <w:b/>
          <w:bCs/>
          <w:u w:val="single"/>
        </w:rPr>
        <w:t>B</w:t>
      </w:r>
      <w:r w:rsidR="003C1FAF" w:rsidRPr="002B1FD6">
        <w:rPr>
          <w:rFonts w:eastAsia="Calibri"/>
          <w:b/>
          <w:bCs/>
          <w:u w:val="single"/>
        </w:rPr>
        <w:t xml:space="preserve">uilding </w:t>
      </w:r>
      <w:r w:rsidR="006830A3">
        <w:rPr>
          <w:rFonts w:eastAsia="Calibri"/>
          <w:b/>
          <w:bCs/>
          <w:u w:val="single"/>
        </w:rPr>
        <w:t>P</w:t>
      </w:r>
      <w:r w:rsidR="006830A3" w:rsidRPr="002B1FD6">
        <w:rPr>
          <w:rFonts w:eastAsia="Calibri"/>
          <w:b/>
          <w:bCs/>
          <w:u w:val="single"/>
        </w:rPr>
        <w:t>artnerships</w:t>
      </w:r>
    </w:p>
    <w:p w14:paraId="7EFEC2F0" w14:textId="77777777" w:rsidR="003C1FAF" w:rsidRDefault="003C1FAF" w:rsidP="003C1FAF">
      <w:pPr>
        <w:pStyle w:val="ListParagraph"/>
        <w:numPr>
          <w:ilvl w:val="1"/>
          <w:numId w:val="40"/>
        </w:numPr>
        <w:rPr>
          <w:rFonts w:asciiTheme="minorHAnsi" w:eastAsiaTheme="minorEastAsia" w:hAnsiTheme="minorHAnsi" w:cstheme="minorBidi"/>
          <w:color w:val="000000" w:themeColor="text1"/>
          <w:szCs w:val="22"/>
        </w:rPr>
      </w:pPr>
      <w:r>
        <w:rPr>
          <w:rFonts w:eastAsia="Calibri"/>
        </w:rPr>
        <w:t>Serve on the following committees and groups to monitor and inform of Risk MAP program priorities and actions and to build organizational partnerships.</w:t>
      </w:r>
    </w:p>
    <w:p w14:paraId="0E896840"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Environmental Law Institute’s “Hazard Mitigation Advisory Council”</w:t>
      </w:r>
    </w:p>
    <w:p w14:paraId="48712ADA" w14:textId="77777777" w:rsidR="003C1FAF" w:rsidRPr="006830A3"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Height Modernization Program (ILHMP) Advisory Committee</w:t>
      </w:r>
    </w:p>
    <w:p w14:paraId="34F50CFC" w14:textId="7250B34A" w:rsidR="006830A3" w:rsidRP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Association of Floodplain and Stormwater Management (IAFSM)</w:t>
      </w:r>
    </w:p>
    <w:p w14:paraId="6745749B" w14:textId="27FDD46F" w:rsid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Association of State Floodplain Managers (ASFPM)</w:t>
      </w:r>
    </w:p>
    <w:p w14:paraId="3885D19A"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ASFPM Social Justice Task Force</w:t>
      </w:r>
    </w:p>
    <w:p w14:paraId="00C6C3B6" w14:textId="77777777" w:rsidR="003C1FAF" w:rsidRPr="002B1FD6"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Silver Jackets</w:t>
      </w:r>
    </w:p>
    <w:p w14:paraId="17E301E1" w14:textId="77777777" w:rsidR="002B1FD6" w:rsidRDefault="002B1FD6" w:rsidP="002B1FD6">
      <w:pPr>
        <w:pStyle w:val="ListParagraph"/>
        <w:ind w:left="2160"/>
        <w:rPr>
          <w:rFonts w:asciiTheme="minorHAnsi" w:eastAsiaTheme="minorEastAsia" w:hAnsiTheme="minorHAnsi" w:cstheme="minorBidi"/>
          <w:color w:val="000000" w:themeColor="text1"/>
        </w:rPr>
      </w:pPr>
    </w:p>
    <w:p w14:paraId="644ECA86" w14:textId="77777777" w:rsidR="003C1FAF" w:rsidRPr="002B1FD6" w:rsidRDefault="003C1FAF" w:rsidP="002B1FD6">
      <w:pPr>
        <w:tabs>
          <w:tab w:val="left" w:pos="-1080"/>
          <w:tab w:val="left" w:pos="-720"/>
          <w:tab w:val="left" w:pos="0"/>
          <w:tab w:val="left" w:pos="720"/>
          <w:tab w:val="left" w:pos="2160"/>
        </w:tabs>
        <w:ind w:firstLine="720"/>
        <w:rPr>
          <w:rFonts w:eastAsia="Calibri"/>
          <w:b/>
          <w:bCs/>
          <w:u w:val="single"/>
        </w:rPr>
      </w:pPr>
      <w:r w:rsidRPr="002B1FD6">
        <w:rPr>
          <w:rFonts w:eastAsia="Calibri"/>
          <w:b/>
          <w:bCs/>
          <w:u w:val="single"/>
        </w:rPr>
        <w:t>Mentoring</w:t>
      </w:r>
    </w:p>
    <w:p w14:paraId="3DBC535E" w14:textId="77777777" w:rsidR="003C1FAF" w:rsidRDefault="003C1FAF" w:rsidP="003C1FAF">
      <w:pPr>
        <w:pStyle w:val="ListParagraph"/>
        <w:numPr>
          <w:ilvl w:val="1"/>
          <w:numId w:val="42"/>
        </w:numPr>
        <w:rPr>
          <w:rFonts w:asciiTheme="minorHAnsi" w:eastAsiaTheme="minorEastAsia" w:hAnsiTheme="minorHAnsi" w:cstheme="minorBidi"/>
          <w:szCs w:val="22"/>
        </w:rPr>
      </w:pPr>
      <w:r>
        <w:t xml:space="preserve">ISWS participates in the CTP Mentoring Pilot Program to learn and to share information with other CTPs. At least two staff participate in this program each year to build out programmatic, technical, and other skills related to all aspects of CTP participation. ISWS participation includes, but is not limited to: </w:t>
      </w:r>
    </w:p>
    <w:p w14:paraId="7CD71689"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Sharing GIS technology solutions and custom tools.</w:t>
      </w:r>
    </w:p>
    <w:p w14:paraId="62887A5B" w14:textId="77777777" w:rsidR="003C1FAF" w:rsidRDefault="003C1FAF" w:rsidP="003C1FAF">
      <w:pPr>
        <w:pStyle w:val="ListParagraph"/>
        <w:numPr>
          <w:ilvl w:val="2"/>
          <w:numId w:val="42"/>
        </w:numPr>
        <w:rPr>
          <w:rFonts w:asciiTheme="minorHAnsi" w:eastAsiaTheme="minorEastAsia" w:hAnsiTheme="minorHAnsi" w:cstheme="minorBidi"/>
        </w:rPr>
      </w:pPr>
      <w:r>
        <w:t>Distribution of custom Python scripts to CTP’s including</w:t>
      </w:r>
      <w:r>
        <w:rPr>
          <w:rFonts w:eastAsia="Calibri"/>
        </w:rPr>
        <w:t xml:space="preserve"> training and support in use of custom Python scripts.</w:t>
      </w:r>
    </w:p>
    <w:p w14:paraId="28CAE72D"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Preparation of best practice documents on FEMA CTP Collaboration Center.</w:t>
      </w:r>
    </w:p>
    <w:p w14:paraId="0B137554"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MT2 training to expand LOMR review program within the CTP community.</w:t>
      </w:r>
    </w:p>
    <w:p w14:paraId="0488D20A" w14:textId="77777777" w:rsidR="003C1FAF" w:rsidRDefault="003C1FAF" w:rsidP="003C1FAF">
      <w:pPr>
        <w:pStyle w:val="ListParagraph"/>
        <w:numPr>
          <w:ilvl w:val="2"/>
          <w:numId w:val="42"/>
        </w:numPr>
        <w:rPr>
          <w:rFonts w:ascii="Calibri" w:hAnsi="Calibri" w:cs="Calibri"/>
        </w:rPr>
      </w:pPr>
      <w:r>
        <w:rPr>
          <w:rFonts w:eastAsia="Calibri"/>
        </w:rPr>
        <w:t>Project process training including SOMA preparation.</w:t>
      </w:r>
    </w:p>
    <w:bookmarkEnd w:id="431"/>
    <w:p w14:paraId="0FEE77CB" w14:textId="77777777" w:rsidR="003C1FAF" w:rsidRDefault="003C1FAF" w:rsidP="003C1FAF">
      <w:pPr>
        <w:rPr>
          <w:rFonts w:eastAsia="Calibri"/>
        </w:rPr>
      </w:pPr>
    </w:p>
    <w:p w14:paraId="4A765607" w14:textId="77777777" w:rsidR="003C1FAF" w:rsidRDefault="003C1FAF" w:rsidP="003C1FAF">
      <w:pPr>
        <w:pStyle w:val="ListParagraph"/>
        <w:ind w:left="1080"/>
        <w:rPr>
          <w:rFonts w:eastAsia="Calibri"/>
        </w:rPr>
      </w:pPr>
    </w:p>
    <w:p w14:paraId="38CF159F" w14:textId="77B2774D" w:rsidR="003C1FAF" w:rsidRPr="002B1FD6" w:rsidRDefault="003C1FAF" w:rsidP="002B1FD6">
      <w:pPr>
        <w:ind w:left="360"/>
        <w:rPr>
          <w:b/>
        </w:rPr>
      </w:pPr>
      <w:r w:rsidRPr="002B1FD6">
        <w:rPr>
          <w:b/>
          <w:bCs/>
          <w:sz w:val="24"/>
        </w:rPr>
        <w:t>Recommend</w:t>
      </w:r>
      <w:r w:rsidR="00E57CB9">
        <w:rPr>
          <w:b/>
          <w:bCs/>
          <w:sz w:val="24"/>
        </w:rPr>
        <w:t>ed</w:t>
      </w:r>
      <w:r w:rsidRPr="002B1FD6">
        <w:rPr>
          <w:b/>
          <w:bCs/>
          <w:sz w:val="24"/>
        </w:rPr>
        <w:t xml:space="preserve"> action</w:t>
      </w:r>
      <w:r w:rsidR="00E57CB9">
        <w:rPr>
          <w:b/>
          <w:bCs/>
          <w:sz w:val="24"/>
        </w:rPr>
        <w:t>s</w:t>
      </w:r>
      <w:r w:rsidRPr="002B1FD6">
        <w:rPr>
          <w:b/>
          <w:bCs/>
          <w:sz w:val="24"/>
        </w:rPr>
        <w:t xml:space="preserve"> for future</w:t>
      </w:r>
      <w:r w:rsidR="00E57CB9">
        <w:rPr>
          <w:b/>
          <w:bCs/>
          <w:sz w:val="24"/>
        </w:rPr>
        <w:t xml:space="preserve"> </w:t>
      </w:r>
      <w:proofErr w:type="spellStart"/>
      <w:r w:rsidR="00E57CB9">
        <w:rPr>
          <w:b/>
          <w:bCs/>
          <w:sz w:val="24"/>
        </w:rPr>
        <w:t>RiskMAP</w:t>
      </w:r>
      <w:proofErr w:type="spellEnd"/>
      <w:r w:rsidR="00E57CB9">
        <w:rPr>
          <w:b/>
          <w:bCs/>
          <w:sz w:val="24"/>
        </w:rPr>
        <w:t xml:space="preserve"> Outreach and Mitigation </w:t>
      </w:r>
      <w:r w:rsidRPr="002B1FD6">
        <w:rPr>
          <w:b/>
          <w:bCs/>
          <w:sz w:val="24"/>
        </w:rPr>
        <w:t xml:space="preserve">projects in </w:t>
      </w:r>
      <w:r w:rsidR="00460BBD">
        <w:rPr>
          <w:b/>
          <w:bCs/>
          <w:sz w:val="24"/>
        </w:rPr>
        <w:t>Illinois</w:t>
      </w:r>
      <w:r w:rsidRPr="002B1FD6">
        <w:rPr>
          <w:b/>
          <w:bCs/>
          <w:sz w:val="24"/>
        </w:rPr>
        <w:t>. </w:t>
      </w:r>
    </w:p>
    <w:p w14:paraId="7B7D4EBF" w14:textId="77777777" w:rsidR="003C1FAF" w:rsidRDefault="003C1FAF" w:rsidP="003C1FAF"/>
    <w:p w14:paraId="1142FB5D" w14:textId="29CEFC4D" w:rsidR="003C1FAF" w:rsidRPr="00641909" w:rsidRDefault="004B3DB6" w:rsidP="003C1FAF">
      <w:pPr>
        <w:pStyle w:val="ListParagraph"/>
        <w:numPr>
          <w:ilvl w:val="0"/>
          <w:numId w:val="43"/>
        </w:numPr>
        <w:rPr>
          <w:rFonts w:asciiTheme="minorHAnsi" w:eastAsiaTheme="minorEastAsia" w:hAnsiTheme="minorHAnsi" w:cstheme="minorBidi"/>
          <w:color w:val="000000" w:themeColor="text1"/>
        </w:rPr>
      </w:pPr>
      <w:bookmarkStart w:id="432" w:name="_Hlk146201601"/>
      <w:r>
        <w:rPr>
          <w:rFonts w:eastAsia="Calibri"/>
        </w:rPr>
        <w:t>Develop updated d</w:t>
      </w:r>
      <w:r w:rsidR="003C1FAF">
        <w:rPr>
          <w:rFonts w:eastAsia="Calibri"/>
        </w:rPr>
        <w:t>atabase for community contact information beyond that available in CIS; for all project stakeholders and community information used throughout the Risk MAP process.</w:t>
      </w:r>
    </w:p>
    <w:p w14:paraId="70001A89" w14:textId="77777777" w:rsidR="00641909" w:rsidRDefault="00641909" w:rsidP="00641909">
      <w:pPr>
        <w:pStyle w:val="ListParagraph"/>
        <w:ind w:left="720"/>
        <w:rPr>
          <w:rFonts w:asciiTheme="minorHAnsi" w:eastAsiaTheme="minorEastAsia" w:hAnsiTheme="minorHAnsi" w:cstheme="minorBidi"/>
          <w:color w:val="000000" w:themeColor="text1"/>
        </w:rPr>
      </w:pPr>
    </w:p>
    <w:p w14:paraId="51B1C992" w14:textId="77777777" w:rsidR="003C1FAF" w:rsidRDefault="003C1FAF" w:rsidP="003C1FAF">
      <w:pPr>
        <w:pStyle w:val="ListParagraph"/>
        <w:numPr>
          <w:ilvl w:val="0"/>
          <w:numId w:val="43"/>
        </w:numPr>
        <w:rPr>
          <w:rFonts w:asciiTheme="minorHAnsi" w:eastAsiaTheme="minorEastAsia" w:hAnsiTheme="minorHAnsi" w:cstheme="minorBidi"/>
          <w:color w:val="000000" w:themeColor="text1"/>
        </w:rPr>
      </w:pPr>
      <w:r>
        <w:rPr>
          <w:rFonts w:eastAsia="Calibri"/>
        </w:rPr>
        <w:t>Develop a statewide 2D Modeling Plan to:</w:t>
      </w:r>
    </w:p>
    <w:p w14:paraId="2C8EB504" w14:textId="5B9E8A55" w:rsidR="003C1FAF" w:rsidRDefault="004B3DB6" w:rsidP="003C1FAF">
      <w:pPr>
        <w:pStyle w:val="ListParagraph"/>
        <w:numPr>
          <w:ilvl w:val="1"/>
          <w:numId w:val="43"/>
        </w:numPr>
        <w:rPr>
          <w:rFonts w:ascii="Calibri" w:hAnsi="Calibri" w:cs="Calibri"/>
          <w:color w:val="000000" w:themeColor="text1"/>
        </w:rPr>
      </w:pPr>
      <w:r>
        <w:rPr>
          <w:rFonts w:eastAsia="Calibri"/>
        </w:rPr>
        <w:t>S</w:t>
      </w:r>
      <w:r w:rsidR="003C1FAF">
        <w:rPr>
          <w:rFonts w:eastAsia="Calibri"/>
        </w:rPr>
        <w:t xml:space="preserve">tatewide 2D modeling flood hazard coverage.  This will be a tool to help communities quickly assess their flood hazards that may or may not be currently identified on FEMA’s maps.  The statewide coverage will be able to help communities identify where they may need more targeted investment from FEMA to better assess the risk and mitigation options.  </w:t>
      </w:r>
    </w:p>
    <w:p w14:paraId="79C31F29" w14:textId="277613D0" w:rsidR="003C1FAF" w:rsidRDefault="003C1FAF" w:rsidP="003C1FAF">
      <w:pPr>
        <w:pStyle w:val="ListParagraph"/>
        <w:numPr>
          <w:ilvl w:val="1"/>
          <w:numId w:val="43"/>
        </w:numPr>
        <w:rPr>
          <w:rFonts w:asciiTheme="minorHAnsi" w:eastAsiaTheme="minorEastAsia" w:hAnsiTheme="minorHAnsi" w:cstheme="minorBidi"/>
          <w:color w:val="000000" w:themeColor="text1"/>
        </w:rPr>
      </w:pPr>
      <w:r>
        <w:rPr>
          <w:rFonts w:eastAsia="Calibri"/>
        </w:rPr>
        <w:t xml:space="preserve">Development of Best Practices for 2D Watershed Modeling in Illinois while referencing November 2021 document, “2D Watershed Modeling in HEC-RAS Recommended </w:t>
      </w:r>
      <w:r w:rsidR="004B3DB6">
        <w:rPr>
          <w:rFonts w:eastAsia="Calibri"/>
        </w:rPr>
        <w:t>Practices.</w:t>
      </w:r>
      <w:r>
        <w:rPr>
          <w:rFonts w:eastAsia="Calibri"/>
        </w:rPr>
        <w:t>”</w:t>
      </w:r>
    </w:p>
    <w:p w14:paraId="4D8F5763" w14:textId="77777777" w:rsidR="003C1FAF" w:rsidRDefault="003C1FAF" w:rsidP="003C1FAF">
      <w:pPr>
        <w:pStyle w:val="ListParagraph"/>
        <w:numPr>
          <w:ilvl w:val="0"/>
          <w:numId w:val="43"/>
        </w:numPr>
        <w:rPr>
          <w:rFonts w:eastAsia="Calibri"/>
        </w:rPr>
      </w:pPr>
      <w:r w:rsidRPr="002B1FD6">
        <w:rPr>
          <w:rFonts w:eastAsia="Calibri"/>
        </w:rPr>
        <w:lastRenderedPageBreak/>
        <w:t>Develop structure-specific flood risk assessments as part of Risk MAP projects’ Flood Risk Products to upload on the Illinois Structures at Flood Risk (SAFR) site. Notify and train communities to use this flood risk assessment information for community planning and decision-making.</w:t>
      </w:r>
    </w:p>
    <w:p w14:paraId="3F39C846" w14:textId="77777777" w:rsidR="00641909" w:rsidRDefault="00641909" w:rsidP="00641909">
      <w:pPr>
        <w:pStyle w:val="ListParagraph"/>
        <w:ind w:left="720"/>
        <w:rPr>
          <w:rFonts w:eastAsia="Calibri"/>
        </w:rPr>
      </w:pPr>
    </w:p>
    <w:p w14:paraId="78AFCF57" w14:textId="00161147" w:rsidR="00641909" w:rsidRPr="00641909" w:rsidRDefault="00641909" w:rsidP="00916735">
      <w:pPr>
        <w:pStyle w:val="ListParagraph"/>
        <w:numPr>
          <w:ilvl w:val="0"/>
          <w:numId w:val="43"/>
        </w:numPr>
        <w:rPr>
          <w:rFonts w:eastAsia="Calibri"/>
        </w:rPr>
      </w:pPr>
      <w:r>
        <w:rPr>
          <w:rFonts w:eastAsia="Calibri"/>
        </w:rPr>
        <w:t>Maintain</w:t>
      </w:r>
      <w:r w:rsidR="00460BBD" w:rsidRPr="00641909">
        <w:rPr>
          <w:rFonts w:eastAsia="Calibri"/>
        </w:rPr>
        <w:t xml:space="preserve"> “ISWS Bulletin 75</w:t>
      </w:r>
      <w:r w:rsidR="00284342" w:rsidRPr="00641909">
        <w:rPr>
          <w:rFonts w:eastAsia="Calibri"/>
        </w:rPr>
        <w:t>,</w:t>
      </w:r>
      <w:r w:rsidR="00460BBD" w:rsidRPr="00641909">
        <w:rPr>
          <w:rFonts w:eastAsia="Calibri"/>
        </w:rPr>
        <w:t xml:space="preserve"> Precipitation Frequency Study for Illinois”</w:t>
      </w:r>
      <w:r w:rsidR="00284342" w:rsidRPr="00641909">
        <w:rPr>
          <w:rFonts w:eastAsia="Calibri"/>
        </w:rPr>
        <w:t xml:space="preserve"> </w:t>
      </w:r>
      <w:r>
        <w:rPr>
          <w:rFonts w:eastAsia="Calibri"/>
        </w:rPr>
        <w:t>and continue to update as new data and methodology are available</w:t>
      </w:r>
      <w:r w:rsidR="00284342" w:rsidRPr="00641909">
        <w:rPr>
          <w:rFonts w:eastAsia="Calibri"/>
        </w:rPr>
        <w:t>.</w:t>
      </w:r>
      <w:r w:rsidRPr="00641909">
        <w:rPr>
          <w:rFonts w:eastAsia="Calibri"/>
        </w:rPr>
        <w:t xml:space="preserve"> Storm frequency estimates and their temporal distributions are important in determining estimates of runoff or peak flow rates in many engineering and hydrological problems. Previous rainfall standards were outdated so ISWS prepared Precipitation Frequency Study for Illinois (Bulletin 75, March 2020). This report provides new, updated precipitation frequencies for 10 regions in Illinois for a range of event durations and for a variety of recurrence intervals. While this document accounts for increased rainfall in recent years, the analysis relies on historical rainfall </w:t>
      </w:r>
      <w:r w:rsidR="00210022" w:rsidRPr="00641909">
        <w:rPr>
          <w:rFonts w:eastAsia="Calibri"/>
        </w:rPr>
        <w:t>events,</w:t>
      </w:r>
      <w:r w:rsidRPr="00641909">
        <w:rPr>
          <w:rFonts w:eastAsia="Calibri"/>
        </w:rPr>
        <w:t xml:space="preserve"> so it does not account for the increases projected in the future due to climate change. The Final Remarks in Bulletin 75 </w:t>
      </w:r>
      <w:r w:rsidR="00210022" w:rsidRPr="00641909">
        <w:rPr>
          <w:rFonts w:eastAsia="Calibri"/>
        </w:rPr>
        <w:t>advise</w:t>
      </w:r>
      <w:r w:rsidRPr="00641909">
        <w:rPr>
          <w:rFonts w:eastAsia="Calibri"/>
        </w:rPr>
        <w:t xml:space="preserve"> that future studies will require the use of both historical data and climate </w:t>
      </w:r>
      <w:r w:rsidR="00210022" w:rsidRPr="00641909">
        <w:rPr>
          <w:rFonts w:eastAsia="Calibri"/>
        </w:rPr>
        <w:t>model-based</w:t>
      </w:r>
      <w:r w:rsidRPr="00641909">
        <w:rPr>
          <w:rFonts w:eastAsia="Calibri"/>
        </w:rPr>
        <w:t xml:space="preserve"> projections. For that to occur, new and more comprehensive methodologies need to be developed and implemented to improve our ability to anticipate future risks of heavy precipitation events and move towards a broader risk management approach that involves extreme precipitation, uncertainty, exposure, and vulnerability.</w:t>
      </w:r>
    </w:p>
    <w:p w14:paraId="65F64039" w14:textId="77777777" w:rsidR="00641909" w:rsidRDefault="00641909" w:rsidP="00641909">
      <w:pPr>
        <w:pStyle w:val="ListParagraph"/>
        <w:ind w:left="720"/>
        <w:rPr>
          <w:rFonts w:eastAsia="Calibri"/>
        </w:rPr>
      </w:pPr>
    </w:p>
    <w:p w14:paraId="0F185599" w14:textId="2A03919F" w:rsidR="003C1FAF" w:rsidRPr="00641909" w:rsidRDefault="003C1FAF" w:rsidP="00916735">
      <w:pPr>
        <w:pStyle w:val="ListParagraph"/>
        <w:numPr>
          <w:ilvl w:val="0"/>
          <w:numId w:val="43"/>
        </w:numPr>
        <w:rPr>
          <w:rFonts w:eastAsia="Calibri"/>
        </w:rPr>
      </w:pPr>
      <w:r w:rsidRPr="00641909">
        <w:rPr>
          <w:rFonts w:eastAsia="Calibri"/>
        </w:rPr>
        <w:t xml:space="preserve">Identify underserved populations in Illinois that can be prioritized for future Risk MAP </w:t>
      </w:r>
      <w:r w:rsidR="004B3DB6" w:rsidRPr="00641909">
        <w:rPr>
          <w:rFonts w:eastAsia="Calibri"/>
        </w:rPr>
        <w:t>projects.</w:t>
      </w:r>
      <w:r w:rsidRPr="00641909">
        <w:rPr>
          <w:rFonts w:eastAsia="Calibri"/>
        </w:rPr>
        <w:t xml:space="preserve"> </w:t>
      </w:r>
    </w:p>
    <w:p w14:paraId="4CBDD790" w14:textId="77777777" w:rsidR="00641909" w:rsidRDefault="00641909" w:rsidP="00641909">
      <w:pPr>
        <w:pStyle w:val="ListParagraph"/>
        <w:ind w:left="720"/>
        <w:rPr>
          <w:rFonts w:eastAsia="Calibri"/>
        </w:rPr>
      </w:pPr>
    </w:p>
    <w:p w14:paraId="6DE0299F" w14:textId="5263764A" w:rsidR="00DC05D3" w:rsidRDefault="00DC05D3" w:rsidP="00916735">
      <w:pPr>
        <w:pStyle w:val="ListParagraph"/>
        <w:numPr>
          <w:ilvl w:val="0"/>
          <w:numId w:val="43"/>
        </w:numPr>
        <w:rPr>
          <w:rFonts w:eastAsia="Calibri"/>
        </w:rPr>
      </w:pPr>
      <w:r w:rsidRPr="00641909">
        <w:rPr>
          <w:rFonts w:eastAsia="Calibri"/>
        </w:rPr>
        <w:t xml:space="preserve">Develop approaches to create </w:t>
      </w:r>
      <w:r w:rsidR="006F727D" w:rsidRPr="00641909">
        <w:rPr>
          <w:rFonts w:eastAsia="Calibri"/>
        </w:rPr>
        <w:t xml:space="preserve">flood </w:t>
      </w:r>
      <w:r w:rsidRPr="00641909">
        <w:rPr>
          <w:rFonts w:eastAsia="Calibri"/>
        </w:rPr>
        <w:t>inundation mapping</w:t>
      </w:r>
      <w:r w:rsidR="006F727D" w:rsidRPr="00641909">
        <w:rPr>
          <w:rFonts w:eastAsia="Calibri"/>
        </w:rPr>
        <w:t>. The updated State Water Plan (published 2022) recommended to continue generating dynamic</w:t>
      </w:r>
      <w:r w:rsidR="00641909" w:rsidRPr="00641909">
        <w:rPr>
          <w:rFonts w:eastAsia="Calibri"/>
        </w:rPr>
        <w:t xml:space="preserve"> </w:t>
      </w:r>
      <w:r w:rsidR="006F727D" w:rsidRPr="00641909">
        <w:rPr>
          <w:rFonts w:eastAsia="Calibri"/>
        </w:rPr>
        <w:t xml:space="preserve">inundation map </w:t>
      </w:r>
      <w:r w:rsidR="00641909" w:rsidRPr="00641909">
        <w:rPr>
          <w:rFonts w:eastAsia="Calibri"/>
        </w:rPr>
        <w:t>p</w:t>
      </w:r>
      <w:r w:rsidR="006F727D" w:rsidRPr="00641909">
        <w:rPr>
          <w:rFonts w:eastAsia="Calibri"/>
        </w:rPr>
        <w:t>roducts since public and local officials need a mapping tool to show them what</w:t>
      </w:r>
      <w:r w:rsidR="00641909" w:rsidRPr="00641909">
        <w:rPr>
          <w:rFonts w:eastAsia="Calibri"/>
        </w:rPr>
        <w:t xml:space="preserve"> </w:t>
      </w:r>
      <w:r w:rsidR="006F727D" w:rsidRPr="00641909">
        <w:rPr>
          <w:rFonts w:eastAsia="Calibri"/>
        </w:rPr>
        <w:t>different flood events might look like in their communities with respect to their local flood stage</w:t>
      </w:r>
      <w:r w:rsidR="00641909" w:rsidRPr="00641909">
        <w:rPr>
          <w:rFonts w:eastAsia="Calibri"/>
        </w:rPr>
        <w:t xml:space="preserve"> </w:t>
      </w:r>
      <w:r w:rsidR="006F727D" w:rsidRPr="00641909">
        <w:rPr>
          <w:rFonts w:eastAsia="Calibri"/>
        </w:rPr>
        <w:t>gauges.</w:t>
      </w:r>
      <w:r w:rsidR="00641909" w:rsidRPr="00641909">
        <w:rPr>
          <w:rFonts w:eastAsia="Calibri"/>
        </w:rPr>
        <w:t xml:space="preserve"> </w:t>
      </w:r>
      <w:proofErr w:type="gramStart"/>
      <w:r w:rsidR="006F727D" w:rsidRPr="00641909">
        <w:rPr>
          <w:rFonts w:eastAsia="Calibri"/>
        </w:rPr>
        <w:t>In order for</w:t>
      </w:r>
      <w:proofErr w:type="gramEnd"/>
      <w:r w:rsidR="006F727D" w:rsidRPr="00641909">
        <w:rPr>
          <w:rFonts w:eastAsia="Calibri"/>
        </w:rPr>
        <w:t xml:space="preserve"> this work to be completed, IDNR/OWR needs additional GIS support. </w:t>
      </w:r>
      <w:proofErr w:type="gramStart"/>
      <w:r w:rsidR="006F727D" w:rsidRPr="00641909">
        <w:rPr>
          <w:rFonts w:eastAsia="Calibri"/>
        </w:rPr>
        <w:t>Provide assistance to</w:t>
      </w:r>
      <w:proofErr w:type="gramEnd"/>
      <w:r w:rsidR="00641909" w:rsidRPr="00641909">
        <w:rPr>
          <w:rFonts w:eastAsia="Calibri"/>
        </w:rPr>
        <w:t xml:space="preserve"> </w:t>
      </w:r>
      <w:r w:rsidR="006F727D" w:rsidRPr="00641909">
        <w:rPr>
          <w:rFonts w:eastAsia="Calibri"/>
        </w:rPr>
        <w:t>IDNR/OWRs GIS specialist to generate dynamic inundation mapping for areas of the state as selected by</w:t>
      </w:r>
      <w:r w:rsidR="00641909" w:rsidRPr="00641909">
        <w:rPr>
          <w:rFonts w:eastAsia="Calibri"/>
        </w:rPr>
        <w:t xml:space="preserve"> </w:t>
      </w:r>
      <w:r w:rsidR="006F727D" w:rsidRPr="00641909">
        <w:rPr>
          <w:rFonts w:eastAsia="Calibri"/>
        </w:rPr>
        <w:t>IDNR.</w:t>
      </w:r>
    </w:p>
    <w:p w14:paraId="3336A4F7" w14:textId="77777777" w:rsidR="00641909" w:rsidRDefault="00641909" w:rsidP="00641909">
      <w:pPr>
        <w:pStyle w:val="ListParagraph"/>
        <w:ind w:left="720"/>
        <w:rPr>
          <w:rFonts w:eastAsia="Calibri"/>
        </w:rPr>
      </w:pPr>
    </w:p>
    <w:p w14:paraId="099DEC4A" w14:textId="22512A62" w:rsidR="00641909" w:rsidRDefault="00641909" w:rsidP="00916735">
      <w:pPr>
        <w:pStyle w:val="ListParagraph"/>
        <w:numPr>
          <w:ilvl w:val="0"/>
          <w:numId w:val="43"/>
        </w:numPr>
        <w:rPr>
          <w:rFonts w:eastAsia="Calibri"/>
        </w:rPr>
      </w:pPr>
      <w:r w:rsidRPr="00210022">
        <w:rPr>
          <w:rFonts w:eastAsia="Calibri"/>
        </w:rPr>
        <w:t xml:space="preserve">Develop inventory of H&amp;H models. The updated State Water Plan (published December 2022) recommends that a GIS Based database be developed to track information (metadata and links) about all hydraulic models developed by federal, state, private and public entities for the state of IL. At this time, it is recommended to update the existing online portal to include links to ISWS developed hydraulic models. The database </w:t>
      </w:r>
      <w:r w:rsidR="00210022" w:rsidRPr="00210022">
        <w:rPr>
          <w:rFonts w:eastAsia="Calibri"/>
        </w:rPr>
        <w:t xml:space="preserve">should eventually </w:t>
      </w:r>
      <w:r w:rsidRPr="00210022">
        <w:rPr>
          <w:rFonts w:eastAsia="Calibri"/>
        </w:rPr>
        <w:t xml:space="preserve">be expanded to include OWR developed models. </w:t>
      </w:r>
      <w:r w:rsidR="00210022" w:rsidRPr="00210022">
        <w:rPr>
          <w:rFonts w:eastAsia="Calibri"/>
        </w:rPr>
        <w:t>M</w:t>
      </w:r>
      <w:r w:rsidRPr="00210022">
        <w:rPr>
          <w:rFonts w:eastAsia="Calibri"/>
        </w:rPr>
        <w:t>odels developed by other agencies, groups, and engineers</w:t>
      </w:r>
      <w:r w:rsidR="00210022" w:rsidRPr="00210022">
        <w:rPr>
          <w:rFonts w:eastAsia="Calibri"/>
        </w:rPr>
        <w:t xml:space="preserve"> should also be considered for inclusion</w:t>
      </w:r>
      <w:r w:rsidRPr="00210022">
        <w:rPr>
          <w:rFonts w:eastAsia="Calibri"/>
        </w:rPr>
        <w:t xml:space="preserve">. </w:t>
      </w:r>
    </w:p>
    <w:p w14:paraId="3A6AAB2D" w14:textId="77777777" w:rsidR="00210022" w:rsidRPr="00210022" w:rsidRDefault="00210022" w:rsidP="00210022">
      <w:pPr>
        <w:rPr>
          <w:rFonts w:eastAsia="Calibri"/>
        </w:rPr>
      </w:pPr>
    </w:p>
    <w:p w14:paraId="112A9EBA" w14:textId="29AF0D8F" w:rsidR="00DC05D3" w:rsidRPr="00641909" w:rsidRDefault="00DC05D3" w:rsidP="003C1FAF">
      <w:pPr>
        <w:pStyle w:val="ListParagraph"/>
        <w:numPr>
          <w:ilvl w:val="0"/>
          <w:numId w:val="43"/>
        </w:numPr>
        <w:rPr>
          <w:rFonts w:eastAsia="Calibri"/>
        </w:rPr>
      </w:pPr>
      <w:r w:rsidRPr="00641909">
        <w:rPr>
          <w:rFonts w:eastAsia="Calibri"/>
        </w:rPr>
        <w:t>Assist communities with Hazard Mitigation Plans and updates.</w:t>
      </w:r>
    </w:p>
    <w:p w14:paraId="1E346F21" w14:textId="77777777" w:rsidR="003C1FAF" w:rsidRPr="002B1FD6" w:rsidRDefault="003C1FAF" w:rsidP="00784834">
      <w:pPr>
        <w:rPr>
          <w:rFonts w:eastAsia="Calibri"/>
        </w:rPr>
      </w:pPr>
    </w:p>
    <w:bookmarkEnd w:id="432"/>
    <w:p w14:paraId="58B10C5D" w14:textId="77777777" w:rsidR="00784834" w:rsidRPr="00784834" w:rsidRDefault="00784834" w:rsidP="00784834"/>
    <w:p w14:paraId="4C5EFAE4" w14:textId="5DA96C1F" w:rsidR="000679CD" w:rsidRDefault="000679CD" w:rsidP="00D51EA4">
      <w:pPr>
        <w:pStyle w:val="Heading1"/>
        <w:spacing w:before="0"/>
      </w:pPr>
      <w:bookmarkStart w:id="433" w:name="_Toc465344418"/>
      <w:bookmarkEnd w:id="430"/>
      <w:r w:rsidRPr="00C2481A">
        <w:t>Conclusion</w:t>
      </w:r>
      <w:bookmarkEnd w:id="433"/>
    </w:p>
    <w:p w14:paraId="112A3C85" w14:textId="77777777" w:rsidR="00D51EA4" w:rsidRPr="00D51EA4" w:rsidRDefault="00D51EA4" w:rsidP="00D51EA4"/>
    <w:p w14:paraId="24581ECD" w14:textId="10A8AB0F" w:rsidR="00772DBE" w:rsidRDefault="000679CD" w:rsidP="004F3E39">
      <w:pPr>
        <w:spacing w:line="276" w:lineRule="auto"/>
        <w:jc w:val="both"/>
        <w:rPr>
          <w:rFonts w:cs="Arial"/>
          <w:sz w:val="24"/>
        </w:rPr>
      </w:pPr>
      <w:r w:rsidRPr="00C2481A">
        <w:rPr>
          <w:rFonts w:cs="Arial"/>
          <w:szCs w:val="22"/>
        </w:rPr>
        <w:t>The State of Illinois through the Illinois Department of Natural Resources and the Illinois State Water Survey wishes to continue to partner with</w:t>
      </w:r>
      <w:r w:rsidR="00D812BB" w:rsidRPr="00C2481A">
        <w:rPr>
          <w:rFonts w:cs="Arial"/>
          <w:szCs w:val="22"/>
        </w:rPr>
        <w:t xml:space="preserve"> FEMA through the CTP program. </w:t>
      </w:r>
      <w:r w:rsidRPr="00C2481A">
        <w:rPr>
          <w:rFonts w:cs="Arial"/>
          <w:szCs w:val="22"/>
        </w:rPr>
        <w:t xml:space="preserve">This business plan serves as a notice of interest </w:t>
      </w:r>
      <w:r w:rsidR="004B3308">
        <w:rPr>
          <w:rFonts w:cs="Arial"/>
          <w:noProof/>
          <w:szCs w:val="22"/>
        </w:rPr>
        <w:t>for</w:t>
      </w:r>
      <w:r w:rsidRPr="00C2481A">
        <w:rPr>
          <w:rFonts w:cs="Arial"/>
          <w:szCs w:val="22"/>
        </w:rPr>
        <w:t xml:space="preserve"> funding in </w:t>
      </w:r>
      <w:r w:rsidR="006A7DC3" w:rsidRPr="00C2481A">
        <w:rPr>
          <w:rFonts w:cs="Arial"/>
          <w:szCs w:val="22"/>
        </w:rPr>
        <w:t>FFY20</w:t>
      </w:r>
      <w:r w:rsidR="006A7DC3">
        <w:rPr>
          <w:rFonts w:cs="Arial"/>
          <w:szCs w:val="22"/>
        </w:rPr>
        <w:t>2</w:t>
      </w:r>
      <w:r w:rsidR="00554EC5">
        <w:rPr>
          <w:rFonts w:cs="Arial"/>
          <w:szCs w:val="22"/>
        </w:rPr>
        <w:t>5</w:t>
      </w:r>
      <w:r w:rsidR="006A7DC3">
        <w:rPr>
          <w:rFonts w:cs="Arial"/>
          <w:szCs w:val="22"/>
        </w:rPr>
        <w:t xml:space="preserve"> </w:t>
      </w:r>
      <w:r w:rsidR="004B3308">
        <w:rPr>
          <w:rFonts w:cs="Arial"/>
          <w:szCs w:val="22"/>
        </w:rPr>
        <w:t xml:space="preserve">and </w:t>
      </w:r>
      <w:r w:rsidR="00EE0665">
        <w:rPr>
          <w:rFonts w:cs="Arial"/>
          <w:szCs w:val="22"/>
        </w:rPr>
        <w:t>in</w:t>
      </w:r>
      <w:r w:rsidR="00D77918">
        <w:rPr>
          <w:rFonts w:cs="Arial"/>
          <w:szCs w:val="22"/>
        </w:rPr>
        <w:t>to</w:t>
      </w:r>
      <w:r w:rsidR="00EE0665">
        <w:rPr>
          <w:rFonts w:cs="Arial"/>
          <w:szCs w:val="22"/>
        </w:rPr>
        <w:t xml:space="preserve"> the future</w:t>
      </w:r>
      <w:r w:rsidRPr="00C2481A">
        <w:rPr>
          <w:rFonts w:cs="Arial"/>
          <w:szCs w:val="22"/>
        </w:rPr>
        <w:t xml:space="preserve">.  It is important to </w:t>
      </w:r>
      <w:r w:rsidRPr="00C2481A">
        <w:rPr>
          <w:rFonts w:cs="Arial"/>
          <w:szCs w:val="22"/>
        </w:rPr>
        <w:t xml:space="preserve">continue the dialogue between the State and FEMA to identify projects that serve </w:t>
      </w:r>
      <w:r w:rsidR="00D77918">
        <w:rPr>
          <w:rFonts w:cs="Arial"/>
          <w:szCs w:val="22"/>
        </w:rPr>
        <w:t xml:space="preserve">the </w:t>
      </w:r>
      <w:r w:rsidRPr="00C2481A">
        <w:rPr>
          <w:rFonts w:cs="Arial"/>
          <w:szCs w:val="22"/>
        </w:rPr>
        <w:t>common interest</w:t>
      </w:r>
      <w:r w:rsidR="00D77918">
        <w:rPr>
          <w:rFonts w:cs="Arial"/>
          <w:szCs w:val="22"/>
        </w:rPr>
        <w:t>s</w:t>
      </w:r>
      <w:r w:rsidRPr="00C2481A">
        <w:rPr>
          <w:rFonts w:cs="Arial"/>
          <w:szCs w:val="22"/>
        </w:rPr>
        <w:t xml:space="preserve"> and advance the reduc</w:t>
      </w:r>
      <w:r w:rsidR="00BA2F14" w:rsidRPr="00C2481A">
        <w:rPr>
          <w:rFonts w:cs="Arial"/>
          <w:szCs w:val="22"/>
        </w:rPr>
        <w:t>tion of flood risk in Illinois</w:t>
      </w:r>
      <w:r w:rsidR="006137F0">
        <w:rPr>
          <w:rFonts w:cs="Arial"/>
          <w:szCs w:val="22"/>
        </w:rPr>
        <w:t>.</w:t>
      </w:r>
    </w:p>
    <w:p w14:paraId="6AE770AE" w14:textId="77777777" w:rsidR="00772DBE" w:rsidRDefault="00772DBE">
      <w:pPr>
        <w:ind w:firstLine="432"/>
        <w:rPr>
          <w:rFonts w:cs="Arial"/>
          <w:sz w:val="24"/>
        </w:rPr>
        <w:sectPr w:rsidR="00772DBE" w:rsidSect="00EB7A75">
          <w:pgSz w:w="12240" w:h="15840" w:code="1"/>
          <w:pgMar w:top="1440" w:right="1440" w:bottom="1440" w:left="1440" w:header="720" w:footer="720" w:gutter="0"/>
          <w:cols w:space="720"/>
          <w:docGrid w:linePitch="360"/>
        </w:sectPr>
      </w:pPr>
    </w:p>
    <w:p w14:paraId="648978F6" w14:textId="299765B0" w:rsidR="00772DBE" w:rsidRDefault="00772DBE" w:rsidP="002F6E52">
      <w:pPr>
        <w:pStyle w:val="Heading1"/>
      </w:pPr>
      <w:r>
        <w:lastRenderedPageBreak/>
        <w:t>Appendix:</w:t>
      </w:r>
    </w:p>
    <w:p w14:paraId="5068E08E" w14:textId="205003B9" w:rsidR="00772DBE" w:rsidRDefault="00772DBE" w:rsidP="002F6E52"/>
    <w:p w14:paraId="1F900F1C" w14:textId="36347E3F" w:rsidR="006E5825" w:rsidRDefault="00B06B69" w:rsidP="006E5825">
      <w:pPr>
        <w:shd w:val="clear" w:color="auto" w:fill="FFFFFF"/>
        <w:spacing w:line="276" w:lineRule="auto"/>
        <w:jc w:val="both"/>
        <w:rPr>
          <w:rFonts w:eastAsia="Times New Roman" w:cs="Arial"/>
          <w:b/>
          <w:bCs/>
          <w:color w:val="212121"/>
          <w:szCs w:val="22"/>
        </w:rPr>
      </w:pPr>
      <w:r>
        <w:rPr>
          <w:rFonts w:eastAsia="Times New Roman" w:cs="Arial"/>
          <w:b/>
          <w:bCs/>
          <w:color w:val="212121"/>
          <w:szCs w:val="22"/>
        </w:rPr>
        <w:t>Northeastern</w:t>
      </w:r>
      <w:r w:rsidR="006E5825">
        <w:rPr>
          <w:rFonts w:eastAsia="Times New Roman" w:cs="Arial"/>
          <w:b/>
          <w:bCs/>
          <w:color w:val="212121"/>
          <w:szCs w:val="22"/>
        </w:rPr>
        <w:t xml:space="preserve"> Illinois (NEIL) LiDAR Data Acquisition: </w:t>
      </w:r>
      <w:r w:rsidR="006E5825">
        <w:rPr>
          <w:rFonts w:eastAsia="Times New Roman" w:cs="Arial"/>
          <w:color w:val="212121"/>
          <w:szCs w:val="22"/>
        </w:rPr>
        <w:t>Data were acquired in 2017 using new technologies as a QL1 pilot project for four Illinois Counties, including Cook, Lake, Kane, and McHenry, and two adjacent counties in Wisconsin.  Data were acquired at 20 points per square meter (</w:t>
      </w:r>
      <w:proofErr w:type="spellStart"/>
      <w:r w:rsidR="006E5825" w:rsidRPr="00A37D68">
        <w:rPr>
          <w:rFonts w:eastAsia="Times New Roman" w:cs="Arial"/>
          <w:noProof/>
          <w:color w:val="212121"/>
          <w:szCs w:val="22"/>
        </w:rPr>
        <w:t>ppsm</w:t>
      </w:r>
      <w:proofErr w:type="spellEnd"/>
      <w:r w:rsidR="006E5825">
        <w:rPr>
          <w:rFonts w:eastAsia="Times New Roman" w:cs="Arial"/>
          <w:color w:val="212121"/>
          <w:szCs w:val="22"/>
        </w:rPr>
        <w:t xml:space="preserve">) and sub-sampled down to 8 </w:t>
      </w:r>
      <w:r w:rsidR="006E5825" w:rsidRPr="00A37D68">
        <w:rPr>
          <w:rFonts w:eastAsia="Times New Roman" w:cs="Arial"/>
          <w:noProof/>
          <w:color w:val="212121"/>
          <w:szCs w:val="22"/>
        </w:rPr>
        <w:t>ppsm</w:t>
      </w:r>
      <w:r w:rsidR="006E5825">
        <w:rPr>
          <w:rFonts w:eastAsia="Times New Roman" w:cs="Arial"/>
          <w:color w:val="212121"/>
          <w:szCs w:val="22"/>
        </w:rPr>
        <w:t>.  Funding was provided by the individual counties in concert with federal funding via a USGS 3DEP grant.  We took delivery of all four counties in 2019; data are accessible on-line.  Note that the vendor also acquired DuPage County; we have received preliminary reporting that the USGS may be working with the vendor to process these data as well.</w:t>
      </w:r>
    </w:p>
    <w:p w14:paraId="74A07844" w14:textId="77777777" w:rsidR="006E5825" w:rsidRDefault="006E5825" w:rsidP="006E5825">
      <w:pPr>
        <w:shd w:val="clear" w:color="auto" w:fill="FFFFFF"/>
        <w:spacing w:line="276" w:lineRule="auto"/>
        <w:jc w:val="both"/>
        <w:rPr>
          <w:rFonts w:eastAsia="Times New Roman" w:cs="Arial"/>
          <w:b/>
          <w:bCs/>
          <w:color w:val="212121"/>
          <w:szCs w:val="22"/>
        </w:rPr>
      </w:pPr>
    </w:p>
    <w:p w14:paraId="4B32B367" w14:textId="510BF252"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Champaign County LiDAR Data Acquisition:</w:t>
      </w:r>
      <w:r>
        <w:rPr>
          <w:rFonts w:eastAsia="Times New Roman" w:cs="Arial"/>
          <w:color w:val="212121"/>
          <w:szCs w:val="22"/>
        </w:rPr>
        <w:t xml:space="preserve"> Data for Champaign County were acquired in December of 2019 with funding from FEMA, NRCS, USGS 3DEP, and the Champaign County GIS Consortium (CCGIS) at QL2 point density.  In addition, a buy-up for the cities of Champaign and Urbana was acquired at QL1 in </w:t>
      </w:r>
      <w:r w:rsidR="008A0AB0">
        <w:rPr>
          <w:rFonts w:eastAsia="Times New Roman" w:cs="Arial"/>
          <w:color w:val="212121"/>
          <w:szCs w:val="22"/>
        </w:rPr>
        <w:t>spring</w:t>
      </w:r>
      <w:r>
        <w:rPr>
          <w:rFonts w:eastAsia="Times New Roman" w:cs="Arial"/>
          <w:color w:val="212121"/>
          <w:szCs w:val="22"/>
        </w:rPr>
        <w:t xml:space="preserve"> 2019; the data the cities are accessible on-line.</w:t>
      </w:r>
    </w:p>
    <w:p w14:paraId="73194311" w14:textId="77777777" w:rsidR="006E5825" w:rsidRDefault="006E5825" w:rsidP="006E5825">
      <w:pPr>
        <w:shd w:val="clear" w:color="auto" w:fill="FFFFFF"/>
        <w:spacing w:line="276" w:lineRule="auto"/>
        <w:jc w:val="both"/>
        <w:rPr>
          <w:rFonts w:eastAsia="Times New Roman" w:cs="Arial"/>
          <w:color w:val="212121"/>
          <w:szCs w:val="22"/>
        </w:rPr>
      </w:pPr>
    </w:p>
    <w:p w14:paraId="2B2EDC69" w14:textId="77777777" w:rsidR="006E5825" w:rsidRDefault="006E5825" w:rsidP="006E5825">
      <w:pPr>
        <w:shd w:val="clear" w:color="auto" w:fill="FFFFFF"/>
        <w:spacing w:line="276" w:lineRule="auto"/>
        <w:jc w:val="both"/>
        <w:rPr>
          <w:rFonts w:eastAsia="Times New Roman" w:cs="Arial"/>
          <w:color w:val="212121"/>
          <w:szCs w:val="22"/>
        </w:rPr>
      </w:pPr>
      <w:r w:rsidRPr="00061C22">
        <w:rPr>
          <w:rFonts w:eastAsia="Times New Roman" w:cs="Arial"/>
          <w:b/>
          <w:bCs/>
          <w:color w:val="212121"/>
          <w:szCs w:val="22"/>
        </w:rPr>
        <w:t>Carroll, Henry, Lee, Jo Daviess, Ogle, Rock Island, Stephenson, and Whiteside Counties LiDAR Data Acquisition:</w:t>
      </w:r>
      <w:r w:rsidRPr="00061C22">
        <w:rPr>
          <w:rFonts w:eastAsia="Times New Roman" w:cs="Arial"/>
          <w:color w:val="212121"/>
          <w:szCs w:val="22"/>
        </w:rPr>
        <w:t xml:space="preserve"> Data </w:t>
      </w:r>
      <w:r>
        <w:rPr>
          <w:rFonts w:eastAsia="Times New Roman" w:cs="Arial"/>
          <w:color w:val="212121"/>
          <w:szCs w:val="22"/>
        </w:rPr>
        <w:t>are in the process of being</w:t>
      </w:r>
      <w:r w:rsidRPr="00061C22">
        <w:rPr>
          <w:rFonts w:eastAsia="Times New Roman" w:cs="Arial"/>
          <w:color w:val="212121"/>
          <w:szCs w:val="22"/>
        </w:rPr>
        <w:t xml:space="preserve"> acquired in </w:t>
      </w:r>
      <w:r>
        <w:rPr>
          <w:rFonts w:eastAsia="Times New Roman" w:cs="Arial"/>
          <w:color w:val="212121"/>
          <w:szCs w:val="22"/>
        </w:rPr>
        <w:t>Winter 2019/2020</w:t>
      </w:r>
      <w:r w:rsidRPr="00061C22">
        <w:rPr>
          <w:rFonts w:eastAsia="Times New Roman" w:cs="Arial"/>
          <w:color w:val="212121"/>
          <w:szCs w:val="22"/>
        </w:rPr>
        <w:t xml:space="preserve"> with funding from FEMA, </w:t>
      </w:r>
      <w:r>
        <w:rPr>
          <w:rFonts w:eastAsia="Times New Roman" w:cs="Arial"/>
          <w:color w:val="212121"/>
          <w:szCs w:val="22"/>
        </w:rPr>
        <w:t xml:space="preserve">NRCS, and </w:t>
      </w:r>
      <w:r w:rsidRPr="00061C22">
        <w:rPr>
          <w:rFonts w:eastAsia="Times New Roman" w:cs="Arial"/>
          <w:color w:val="212121"/>
          <w:szCs w:val="22"/>
        </w:rPr>
        <w:t>USGS</w:t>
      </w:r>
      <w:r>
        <w:rPr>
          <w:rFonts w:eastAsia="Times New Roman" w:cs="Arial"/>
          <w:color w:val="212121"/>
          <w:szCs w:val="22"/>
        </w:rPr>
        <w:t xml:space="preserve"> 3DEP </w:t>
      </w:r>
      <w:r w:rsidRPr="00061C22">
        <w:rPr>
          <w:rFonts w:eastAsia="Times New Roman" w:cs="Arial"/>
          <w:color w:val="212121"/>
          <w:szCs w:val="22"/>
        </w:rPr>
        <w:t xml:space="preserve">at QL2 point </w:t>
      </w:r>
      <w:r w:rsidRPr="00A37D68">
        <w:rPr>
          <w:rFonts w:eastAsia="Times New Roman" w:cs="Arial"/>
          <w:noProof/>
          <w:color w:val="212121"/>
          <w:szCs w:val="22"/>
        </w:rPr>
        <w:t>density</w:t>
      </w:r>
      <w:r w:rsidRPr="00061C22">
        <w:rPr>
          <w:rFonts w:eastAsia="Times New Roman" w:cs="Arial"/>
          <w:color w:val="212121"/>
          <w:szCs w:val="22"/>
        </w:rPr>
        <w:t xml:space="preserve"> if flooding conditions subside before leaf-out.</w:t>
      </w:r>
      <w:r>
        <w:rPr>
          <w:rFonts w:eastAsia="Times New Roman" w:cs="Arial"/>
          <w:color w:val="212121"/>
          <w:szCs w:val="22"/>
        </w:rPr>
        <w:t xml:space="preserve">  Roughly 58% of the project area was acquired in December 2019.</w:t>
      </w:r>
    </w:p>
    <w:p w14:paraId="3FCA7E16" w14:textId="77777777" w:rsidR="006E5825" w:rsidRDefault="006E5825" w:rsidP="006E5825">
      <w:pPr>
        <w:shd w:val="clear" w:color="auto" w:fill="FFFFFF"/>
        <w:spacing w:line="276" w:lineRule="auto"/>
        <w:jc w:val="both"/>
        <w:rPr>
          <w:rFonts w:eastAsia="Times New Roman" w:cs="Arial"/>
          <w:color w:val="212121"/>
          <w:szCs w:val="22"/>
        </w:rPr>
      </w:pPr>
    </w:p>
    <w:p w14:paraId="5653F8F1" w14:textId="77777777" w:rsidR="006E5825" w:rsidRPr="00C26632"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Monroe, Randolph, St. Clair and also Alexander, Edwards, Franklin, Gallatin, Hamilton, Hardin, Johnson, Massac, Pope, Pulaski, Saline, Union, Wabash, Wayne, White, and Williamson</w:t>
      </w:r>
      <w:r w:rsidRPr="00061C22">
        <w:rPr>
          <w:rFonts w:eastAsia="Times New Roman" w:cs="Arial"/>
          <w:b/>
          <w:bCs/>
          <w:color w:val="212121"/>
          <w:szCs w:val="22"/>
        </w:rPr>
        <w:t xml:space="preserve"> Counties LiDAR Data Acquisition:</w:t>
      </w:r>
      <w:r w:rsidRPr="00061C22">
        <w:rPr>
          <w:rFonts w:eastAsia="Times New Roman" w:cs="Arial"/>
          <w:color w:val="212121"/>
          <w:szCs w:val="22"/>
        </w:rPr>
        <w:t xml:space="preserve"> Data </w:t>
      </w:r>
      <w:r>
        <w:rPr>
          <w:rFonts w:eastAsia="Times New Roman" w:cs="Arial"/>
          <w:color w:val="212121"/>
          <w:szCs w:val="22"/>
        </w:rPr>
        <w:t>are in the process of being</w:t>
      </w:r>
      <w:r w:rsidRPr="00061C22">
        <w:rPr>
          <w:rFonts w:eastAsia="Times New Roman" w:cs="Arial"/>
          <w:color w:val="212121"/>
          <w:szCs w:val="22"/>
        </w:rPr>
        <w:t xml:space="preserve"> acquired in </w:t>
      </w:r>
      <w:r>
        <w:rPr>
          <w:rFonts w:eastAsia="Times New Roman" w:cs="Arial"/>
          <w:color w:val="212121"/>
          <w:szCs w:val="22"/>
        </w:rPr>
        <w:t>Winter 2019/2020</w:t>
      </w:r>
      <w:r w:rsidRPr="00061C22">
        <w:rPr>
          <w:rFonts w:eastAsia="Times New Roman" w:cs="Arial"/>
          <w:color w:val="212121"/>
          <w:szCs w:val="22"/>
        </w:rPr>
        <w:t xml:space="preserve"> with funding from </w:t>
      </w:r>
      <w:r>
        <w:rPr>
          <w:rFonts w:eastAsia="Times New Roman" w:cs="Arial"/>
          <w:color w:val="212121"/>
          <w:szCs w:val="22"/>
        </w:rPr>
        <w:t xml:space="preserve">NRCS and </w:t>
      </w:r>
      <w:r w:rsidRPr="00061C22">
        <w:rPr>
          <w:rFonts w:eastAsia="Times New Roman" w:cs="Arial"/>
          <w:color w:val="212121"/>
          <w:szCs w:val="22"/>
        </w:rPr>
        <w:t xml:space="preserve">USGS </w:t>
      </w:r>
      <w:r>
        <w:rPr>
          <w:rFonts w:eastAsia="Times New Roman" w:cs="Arial"/>
          <w:color w:val="212121"/>
          <w:szCs w:val="22"/>
        </w:rPr>
        <w:t xml:space="preserve">3DEP </w:t>
      </w:r>
      <w:r w:rsidRPr="00061C22">
        <w:rPr>
          <w:rFonts w:eastAsia="Times New Roman" w:cs="Arial"/>
          <w:color w:val="212121"/>
          <w:szCs w:val="22"/>
        </w:rPr>
        <w:t xml:space="preserve">at QL2 point </w:t>
      </w:r>
      <w:r w:rsidRPr="00A37D68">
        <w:rPr>
          <w:rFonts w:eastAsia="Times New Roman" w:cs="Arial"/>
          <w:noProof/>
          <w:color w:val="212121"/>
          <w:szCs w:val="22"/>
        </w:rPr>
        <w:t>density</w:t>
      </w:r>
      <w:r w:rsidRPr="00061C22">
        <w:rPr>
          <w:rFonts w:eastAsia="Times New Roman" w:cs="Arial"/>
          <w:color w:val="212121"/>
          <w:szCs w:val="22"/>
        </w:rPr>
        <w:t xml:space="preserve"> if flooding conditions subside before leaf-out.</w:t>
      </w:r>
      <w:r>
        <w:rPr>
          <w:rFonts w:eastAsia="Times New Roman" w:cs="Arial"/>
          <w:color w:val="212121"/>
          <w:szCs w:val="22"/>
        </w:rPr>
        <w:t xml:space="preserve">  Roughly 7% of the project area was acquired in December 2019.</w:t>
      </w:r>
    </w:p>
    <w:p w14:paraId="6E82256B" w14:textId="77777777" w:rsidR="006E5825" w:rsidRDefault="006E5825" w:rsidP="006E5825">
      <w:pPr>
        <w:shd w:val="clear" w:color="auto" w:fill="FFFFFF"/>
        <w:spacing w:line="276" w:lineRule="auto"/>
        <w:jc w:val="both"/>
        <w:rPr>
          <w:rFonts w:eastAsia="Times New Roman" w:cs="Arial"/>
          <w:b/>
          <w:bCs/>
          <w:color w:val="212121"/>
          <w:szCs w:val="22"/>
        </w:rPr>
      </w:pPr>
    </w:p>
    <w:p w14:paraId="11E25AFB" w14:textId="77777777"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Hurricane Ike funding for</w:t>
      </w:r>
      <w:r w:rsidRPr="00D81A09">
        <w:rPr>
          <w:rFonts w:eastAsia="Times New Roman" w:cs="Arial"/>
          <w:b/>
          <w:bCs/>
          <w:color w:val="212121"/>
          <w:szCs w:val="22"/>
        </w:rPr>
        <w:t xml:space="preserve"> LiDAR </w:t>
      </w:r>
      <w:r>
        <w:rPr>
          <w:rFonts w:eastAsia="Times New Roman" w:cs="Arial"/>
          <w:b/>
          <w:bCs/>
          <w:color w:val="212121"/>
          <w:szCs w:val="22"/>
        </w:rPr>
        <w:t>Data Acquisition:</w:t>
      </w:r>
      <w:r>
        <w:rPr>
          <w:rFonts w:eastAsia="Times New Roman" w:cs="Arial"/>
          <w:color w:val="212121"/>
          <w:szCs w:val="22"/>
        </w:rPr>
        <w:t> </w:t>
      </w:r>
      <w:r w:rsidRPr="00D81A09">
        <w:rPr>
          <w:rFonts w:eastAsia="Times New Roman" w:cs="Arial"/>
          <w:color w:val="212121"/>
          <w:szCs w:val="22"/>
        </w:rPr>
        <w:t>S</w:t>
      </w:r>
      <w:r>
        <w:rPr>
          <w:rFonts w:eastAsia="Times New Roman" w:cs="Arial"/>
          <w:color w:val="212121"/>
          <w:szCs w:val="22"/>
        </w:rPr>
        <w:t>pring 2020 acquisition</w:t>
      </w:r>
      <w:r w:rsidRPr="00D81A09">
        <w:rPr>
          <w:rFonts w:eastAsia="Times New Roman" w:cs="Arial"/>
          <w:color w:val="212121"/>
          <w:szCs w:val="22"/>
        </w:rPr>
        <w:t xml:space="preserve"> for </w:t>
      </w:r>
    </w:p>
    <w:p w14:paraId="33C9123F" w14:textId="77777777" w:rsidR="006E5825" w:rsidRPr="00E03060" w:rsidRDefault="006E5825" w:rsidP="006E5825">
      <w:pPr>
        <w:shd w:val="clear" w:color="auto" w:fill="FFFFFF"/>
        <w:spacing w:line="276" w:lineRule="auto"/>
        <w:jc w:val="both"/>
        <w:rPr>
          <w:rFonts w:eastAsia="Times New Roman" w:cs="Arial"/>
          <w:color w:val="212121"/>
          <w:szCs w:val="22"/>
        </w:rPr>
      </w:pPr>
      <w:r w:rsidRPr="00E03060">
        <w:rPr>
          <w:rFonts w:eastAsia="Times New Roman" w:cs="Arial"/>
          <w:b/>
          <w:bCs/>
          <w:color w:val="212121"/>
          <w:szCs w:val="22"/>
        </w:rPr>
        <w:t>Clark, Coles, Crawford, Cumberland, Douglas, Edgar, Jasper, and Lawrence Countie</w:t>
      </w:r>
      <w:r>
        <w:rPr>
          <w:rFonts w:eastAsia="Times New Roman" w:cs="Arial"/>
          <w:b/>
          <w:bCs/>
          <w:color w:val="212121"/>
          <w:szCs w:val="22"/>
        </w:rPr>
        <w:t xml:space="preserve">s LiDAR Data Acquisition: </w:t>
      </w:r>
      <w:r w:rsidRPr="00E03060">
        <w:rPr>
          <w:rFonts w:eastAsia="Times New Roman" w:cs="Arial"/>
          <w:color w:val="212121"/>
          <w:szCs w:val="22"/>
        </w:rPr>
        <w:t>Data</w:t>
      </w:r>
      <w:r>
        <w:rPr>
          <w:rFonts w:eastAsia="Times New Roman" w:cs="Arial"/>
          <w:b/>
          <w:bCs/>
          <w:color w:val="212121"/>
          <w:szCs w:val="22"/>
        </w:rPr>
        <w:t xml:space="preserve"> </w:t>
      </w:r>
      <w:r>
        <w:rPr>
          <w:rFonts w:eastAsia="Times New Roman" w:cs="Arial"/>
          <w:color w:val="212121"/>
          <w:szCs w:val="22"/>
        </w:rPr>
        <w:t xml:space="preserve">are contracted to be acquired in Spring 2020 with primary funding from the Hurricane Ike Disaster Declaration and supplemental funding from the USGS </w:t>
      </w:r>
      <w:r w:rsidRPr="00D65983">
        <w:rPr>
          <w:rFonts w:eastAsia="Times New Roman" w:cs="Arial"/>
          <w:i/>
          <w:iCs/>
          <w:color w:val="212121"/>
          <w:szCs w:val="22"/>
        </w:rPr>
        <w:t>(pending)</w:t>
      </w:r>
      <w:r>
        <w:rPr>
          <w:rFonts w:eastAsia="Times New Roman" w:cs="Arial"/>
          <w:color w:val="212121"/>
          <w:szCs w:val="22"/>
        </w:rPr>
        <w:t xml:space="preserve"> at QL2 point density if flooding conditions subside before leaf-out.</w:t>
      </w:r>
      <w:r w:rsidRPr="00E63C4C">
        <w:t xml:space="preserve"> </w:t>
      </w:r>
    </w:p>
    <w:p w14:paraId="43CDC42B" w14:textId="77777777" w:rsidR="006E5825" w:rsidRDefault="006E5825" w:rsidP="006E5825"/>
    <w:p w14:paraId="2EFE8F74" w14:textId="77777777" w:rsidR="00026D92" w:rsidRDefault="00026D92" w:rsidP="002F6E52"/>
    <w:p w14:paraId="6F97E829" w14:textId="77884F8C" w:rsidR="00026D92" w:rsidRPr="008A1312" w:rsidRDefault="008A1312" w:rsidP="008A1312">
      <w:pPr>
        <w:pStyle w:val="Figure"/>
        <w:jc w:val="left"/>
        <w:rPr>
          <w:b w:val="0"/>
          <w:bCs/>
          <w:sz w:val="22"/>
          <w:szCs w:val="22"/>
        </w:rPr>
      </w:pPr>
      <w:r w:rsidRPr="008A1312">
        <w:rPr>
          <w:b w:val="0"/>
          <w:bCs/>
          <w:sz w:val="22"/>
          <w:szCs w:val="22"/>
        </w:rPr>
        <w:t xml:space="preserve">The plan for future LiDAR data acquisition is shown in Figure </w:t>
      </w:r>
      <w:r w:rsidR="00D77918">
        <w:rPr>
          <w:b w:val="0"/>
          <w:bCs/>
          <w:sz w:val="22"/>
          <w:szCs w:val="22"/>
        </w:rPr>
        <w:t>7</w:t>
      </w:r>
      <w:r w:rsidRPr="008A1312">
        <w:rPr>
          <w:b w:val="0"/>
          <w:bCs/>
          <w:sz w:val="22"/>
          <w:szCs w:val="22"/>
        </w:rPr>
        <w:t xml:space="preserve">.  The quality level of available data </w:t>
      </w:r>
      <w:r w:rsidR="00AF716A">
        <w:rPr>
          <w:b w:val="0"/>
          <w:bCs/>
          <w:sz w:val="22"/>
          <w:szCs w:val="22"/>
        </w:rPr>
        <w:t xml:space="preserve">as of February 2019 </w:t>
      </w:r>
      <w:r w:rsidRPr="008A1312">
        <w:rPr>
          <w:b w:val="0"/>
          <w:bCs/>
          <w:sz w:val="22"/>
          <w:szCs w:val="22"/>
        </w:rPr>
        <w:t xml:space="preserve">is shown in Figure </w:t>
      </w:r>
      <w:r w:rsidR="00D77918">
        <w:rPr>
          <w:b w:val="0"/>
          <w:bCs/>
          <w:sz w:val="22"/>
          <w:szCs w:val="22"/>
        </w:rPr>
        <w:t>8</w:t>
      </w:r>
      <w:r w:rsidRPr="008A1312">
        <w:rPr>
          <w:b w:val="0"/>
          <w:bCs/>
          <w:sz w:val="22"/>
          <w:szCs w:val="22"/>
        </w:rPr>
        <w:t xml:space="preserve">. </w:t>
      </w:r>
    </w:p>
    <w:p w14:paraId="069B12CF" w14:textId="3B838AC3" w:rsidR="006E5825" w:rsidRDefault="003C672D" w:rsidP="006E5825">
      <w:pPr>
        <w:pStyle w:val="Caption"/>
        <w:keepNext/>
      </w:pPr>
      <w:r w:rsidRPr="003C672D">
        <w:rPr>
          <w:noProof/>
        </w:rPr>
        <w:lastRenderedPageBreak/>
        <w:drawing>
          <wp:inline distT="0" distB="0" distL="0" distR="0" wp14:anchorId="406F36A1" wp14:editId="6266327F">
            <wp:extent cx="5943600" cy="7703185"/>
            <wp:effectExtent l="0" t="0" r="0" b="0"/>
            <wp:docPr id="193" name="Picture 19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Map&#10;&#10;Description automatically generated"/>
                    <pic:cNvPicPr/>
                  </pic:nvPicPr>
                  <pic:blipFill>
                    <a:blip r:embed="rId78"/>
                    <a:stretch>
                      <a:fillRect/>
                    </a:stretch>
                  </pic:blipFill>
                  <pic:spPr>
                    <a:xfrm>
                      <a:off x="0" y="0"/>
                      <a:ext cx="5943600" cy="7703185"/>
                    </a:xfrm>
                    <a:prstGeom prst="rect">
                      <a:avLst/>
                    </a:prstGeom>
                  </pic:spPr>
                </pic:pic>
              </a:graphicData>
            </a:graphic>
          </wp:inline>
        </w:drawing>
      </w:r>
    </w:p>
    <w:p w14:paraId="33EF1133" w14:textId="791360E9" w:rsidR="006E5825" w:rsidRDefault="00A21A75" w:rsidP="00A21A75">
      <w:pPr>
        <w:pStyle w:val="Caption"/>
      </w:pPr>
      <w:r>
        <w:t xml:space="preserve"> </w:t>
      </w:r>
      <w:bookmarkStart w:id="434" w:name="_Toc146207548"/>
      <w:r>
        <w:t xml:space="preserve">Figure </w:t>
      </w:r>
      <w:r>
        <w:fldChar w:fldCharType="begin"/>
      </w:r>
      <w:r>
        <w:instrText>SEQ Figure \* ARABIC</w:instrText>
      </w:r>
      <w:r>
        <w:fldChar w:fldCharType="separate"/>
      </w:r>
      <w:r w:rsidR="00225999">
        <w:rPr>
          <w:noProof/>
        </w:rPr>
        <w:t>7</w:t>
      </w:r>
      <w:r>
        <w:fldChar w:fldCharType="end"/>
      </w:r>
      <w:r>
        <w:t xml:space="preserve"> </w:t>
      </w:r>
      <w:r w:rsidR="006E5825" w:rsidRPr="000A1F4B">
        <w:t xml:space="preserve">LiDAR Acquisition </w:t>
      </w:r>
      <w:r w:rsidR="006E5825">
        <w:t>Plan</w:t>
      </w:r>
      <w:bookmarkEnd w:id="434"/>
    </w:p>
    <w:p w14:paraId="4F20EEA2" w14:textId="50BA2EC2" w:rsidR="00026D92" w:rsidRDefault="00026D92" w:rsidP="002F6E52">
      <w:pPr>
        <w:pStyle w:val="Figure"/>
      </w:pPr>
    </w:p>
    <w:p w14:paraId="77CE788C" w14:textId="3219729E" w:rsidR="00026D92" w:rsidRDefault="006E5825" w:rsidP="002F6E52">
      <w:pPr>
        <w:pStyle w:val="Figure"/>
      </w:pPr>
      <w:r>
        <w:rPr>
          <w:noProof/>
        </w:rPr>
        <w:lastRenderedPageBreak/>
        <w:drawing>
          <wp:anchor distT="0" distB="0" distL="114300" distR="114300" simplePos="0" relativeHeight="251658255" behindDoc="0" locked="0" layoutInCell="1" allowOverlap="1" wp14:anchorId="3192A700" wp14:editId="4D320FC3">
            <wp:simplePos x="0" y="0"/>
            <wp:positionH relativeFrom="margin">
              <wp:align>right</wp:align>
            </wp:positionH>
            <wp:positionV relativeFrom="paragraph">
              <wp:posOffset>19050</wp:posOffset>
            </wp:positionV>
            <wp:extent cx="5602605" cy="7534275"/>
            <wp:effectExtent l="19050" t="19050" r="17145"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l="24039" t="10875" r="34616"/>
                    <a:stretch/>
                  </pic:blipFill>
                  <pic:spPr bwMode="auto">
                    <a:xfrm>
                      <a:off x="0" y="0"/>
                      <a:ext cx="5602605" cy="7534275"/>
                    </a:xfrm>
                    <a:prstGeom prst="rect">
                      <a:avLst/>
                    </a:prstGeom>
                    <a:ln w="19050">
                      <a:solidFill>
                        <a:sysClr val="windowText" lastClr="000000"/>
                      </a:solidFill>
                    </a:ln>
                    <a:extLst>
                      <a:ext uri="{53640926-AAD7-44d8-BBD7-CCE9431645EC}">
                        <a14:shadowObscured xmlns:dgm="http://schemas.openxmlformats.org/drawingml/2006/diagram"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margin">
              <wp14:pctWidth>0</wp14:pctWidth>
            </wp14:sizeRelH>
            <wp14:sizeRelV relativeFrom="margin">
              <wp14:pctHeight>0</wp14:pctHeight>
            </wp14:sizeRelV>
          </wp:anchor>
        </w:drawing>
      </w:r>
    </w:p>
    <w:p w14:paraId="41B22577" w14:textId="4A4909B0" w:rsidR="00026D92" w:rsidRDefault="002D58E2" w:rsidP="00A21A75">
      <w:pPr>
        <w:pStyle w:val="Caption"/>
      </w:pPr>
      <w:r>
        <w:t xml:space="preserve"> </w:t>
      </w:r>
      <w:bookmarkStart w:id="435" w:name="_Toc146207549"/>
      <w:r w:rsidR="00A21A75">
        <w:t xml:space="preserve">Figure </w:t>
      </w:r>
      <w:r>
        <w:fldChar w:fldCharType="begin"/>
      </w:r>
      <w:r>
        <w:instrText>SEQ Figure \* ARABIC</w:instrText>
      </w:r>
      <w:r>
        <w:fldChar w:fldCharType="separate"/>
      </w:r>
      <w:r w:rsidR="00225999">
        <w:rPr>
          <w:noProof/>
        </w:rPr>
        <w:t>8</w:t>
      </w:r>
      <w:r>
        <w:fldChar w:fldCharType="end"/>
      </w:r>
      <w:r w:rsidR="00A21A75">
        <w:t xml:space="preserve"> </w:t>
      </w:r>
      <w:r>
        <w:t>LiDAR Quality Levels in Illinois</w:t>
      </w:r>
      <w:bookmarkEnd w:id="435"/>
    </w:p>
    <w:p w14:paraId="38ABA2C7" w14:textId="421279AB" w:rsidR="00772DBE" w:rsidRPr="002F6E52" w:rsidRDefault="00772DBE" w:rsidP="004A296B">
      <w:pPr>
        <w:pStyle w:val="Figure"/>
      </w:pPr>
    </w:p>
    <w:sectPr w:rsidR="00772DBE" w:rsidRPr="002F6E52" w:rsidSect="00CF090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Altman, Steve" w:date="2024-07-25T12:52:00Z" w:initials="AS">
    <w:p w14:paraId="3A6838EC" w14:textId="77777777" w:rsidR="000D05DE" w:rsidRDefault="000D05DE" w:rsidP="00916735">
      <w:pPr>
        <w:pStyle w:val="CommentText"/>
      </w:pPr>
      <w:r>
        <w:rPr>
          <w:rStyle w:val="CommentReference"/>
        </w:rPr>
        <w:annotationRef/>
      </w:r>
      <w:r>
        <w:t>Meg Kelly - Do you have a statement</w:t>
      </w:r>
    </w:p>
  </w:comment>
  <w:comment w:id="71" w:author="Altman, Steve" w:date="2024-07-24T13:46:00Z" w:initials="AS">
    <w:p w14:paraId="652EE89E" w14:textId="37F355F0" w:rsidR="00645613" w:rsidRDefault="00645613" w:rsidP="00916735">
      <w:pPr>
        <w:pStyle w:val="CommentText"/>
      </w:pPr>
      <w:r>
        <w:rPr>
          <w:rStyle w:val="CommentReference"/>
        </w:rPr>
        <w:annotationRef/>
      </w:r>
      <w:r>
        <w:t>Steve to update</w:t>
      </w:r>
    </w:p>
  </w:comment>
  <w:comment w:id="329" w:author="Altman, Steve" w:date="2024-07-24T14:04:00Z" w:initials="AS">
    <w:p w14:paraId="36CCE6D3" w14:textId="58CA9051" w:rsidR="00250CB5" w:rsidRDefault="00250CB5" w:rsidP="00916735">
      <w:pPr>
        <w:pStyle w:val="CommentText"/>
      </w:pPr>
      <w:r>
        <w:rPr>
          <w:rStyle w:val="CommentReference"/>
        </w:rPr>
        <w:annotationRef/>
      </w:r>
      <w:r>
        <w:t>Rick - Capital Programs update needed.</w:t>
      </w:r>
    </w:p>
  </w:comment>
  <w:comment w:id="391" w:author="Altman, Steve" w:date="2024-07-25T13:09:00Z" w:initials="AS">
    <w:p w14:paraId="37AF063E" w14:textId="77777777" w:rsidR="009151C8" w:rsidRDefault="009151C8" w:rsidP="00916735">
      <w:pPr>
        <w:pStyle w:val="CommentText"/>
      </w:pPr>
      <w:r>
        <w:rPr>
          <w:rStyle w:val="CommentReference"/>
        </w:rPr>
        <w:annotationRef/>
      </w:r>
      <w:r>
        <w:t>Loren Is there anything you want to add/omit</w:t>
      </w:r>
    </w:p>
  </w:comment>
  <w:comment w:id="392" w:author="Altman, Steve" w:date="2024-07-24T14:11:00Z" w:initials="AS">
    <w:p w14:paraId="1703CDD8" w14:textId="4D36EC98" w:rsidR="00DB40C6" w:rsidRDefault="00DB40C6" w:rsidP="00916735">
      <w:pPr>
        <w:pStyle w:val="CommentText"/>
      </w:pPr>
      <w:r>
        <w:rPr>
          <w:rStyle w:val="CommentReference"/>
        </w:rPr>
        <w:annotationRef/>
      </w:r>
      <w:r>
        <w:t>Rick, please weigh in on the Cap Programs needs</w:t>
      </w:r>
    </w:p>
  </w:comment>
  <w:comment w:id="400" w:author="Altman, Steve" w:date="2024-07-25T12:57:00Z" w:initials="AS">
    <w:p w14:paraId="54B41F07" w14:textId="6A23A54C" w:rsidR="000D05DE" w:rsidRDefault="000D05DE" w:rsidP="00916735">
      <w:pPr>
        <w:pStyle w:val="CommentText"/>
      </w:pPr>
      <w:r>
        <w:rPr>
          <w:rStyle w:val="CommentReference"/>
        </w:rPr>
        <w:annotationRef/>
      </w:r>
      <w:r>
        <w:t>Ron Davis - Please update</w:t>
      </w:r>
    </w:p>
  </w:comment>
  <w:comment w:id="407" w:author="Altman, Steve" w:date="2024-07-24T14:24:00Z" w:initials="AS">
    <w:p w14:paraId="0300DD95" w14:textId="6CA7AB05" w:rsidR="005E61A5" w:rsidRDefault="005E61A5" w:rsidP="00916735">
      <w:pPr>
        <w:pStyle w:val="CommentText"/>
      </w:pPr>
      <w:r>
        <w:rPr>
          <w:rStyle w:val="CommentReference"/>
        </w:rPr>
        <w:annotationRef/>
      </w:r>
      <w:r>
        <w:t>Rick for your Group</w:t>
      </w:r>
    </w:p>
  </w:comment>
  <w:comment w:id="410" w:author="Altman, Steve" w:date="2024-07-25T12:59:00Z" w:initials="AS">
    <w:p w14:paraId="09CDD18A" w14:textId="77777777" w:rsidR="000D05DE" w:rsidRDefault="000D05DE" w:rsidP="00916735">
      <w:pPr>
        <w:pStyle w:val="CommentText"/>
      </w:pPr>
      <w:r>
        <w:rPr>
          <w:rStyle w:val="CommentReference"/>
        </w:rPr>
        <w:annotationRef/>
      </w:r>
      <w:r>
        <w:t xml:space="preserve">Ron - Please Update </w:t>
      </w:r>
    </w:p>
  </w:comment>
  <w:comment w:id="415" w:author="Conley, Erin C." w:date="2024-07-26T08:23:00Z" w:initials="CC">
    <w:p w14:paraId="4EF35F90" w14:textId="594D91BE" w:rsidR="156D5276" w:rsidRDefault="156D5276">
      <w:pPr>
        <w:pStyle w:val="CommentText"/>
      </w:pPr>
      <w:r>
        <w:t>I added the federal amount, with the State match the grant program is $482,782293</w:t>
      </w:r>
      <w:r>
        <w:rPr>
          <w:rStyle w:val="CommentReference"/>
        </w:rPr>
        <w:annotationRef/>
      </w:r>
    </w:p>
  </w:comment>
  <w:comment w:id="417" w:author="Altman, Steve" w:date="2024-07-25T13:05:00Z" w:initials="AS">
    <w:p w14:paraId="7DFADB92" w14:textId="77777777" w:rsidR="00CC48DF" w:rsidRDefault="00CC48DF" w:rsidP="00916735">
      <w:pPr>
        <w:pStyle w:val="CommentText"/>
      </w:pPr>
      <w:r>
        <w:rPr>
          <w:rStyle w:val="CommentReference"/>
        </w:rPr>
        <w:annotationRef/>
      </w:r>
      <w:r>
        <w:t>Erin - anything to add Here</w:t>
      </w:r>
    </w:p>
  </w:comment>
  <w:comment w:id="418" w:author="Conley, Erin C." w:date="2024-07-26T08:21:00Z" w:initials="CC">
    <w:p w14:paraId="6DB81CB5" w14:textId="231B8D8D" w:rsidR="156D5276" w:rsidRDefault="156D5276">
      <w:pPr>
        <w:pStyle w:val="CommentText"/>
      </w:pPr>
      <w:r>
        <w:t>State owned property permit program for floodplain management</w:t>
      </w:r>
      <w:r>
        <w:rPr>
          <w:rStyle w:val="CommentReference"/>
        </w:rPr>
        <w:annotationRef/>
      </w:r>
    </w:p>
    <w:p w14:paraId="08C4119F" w14:textId="484D4EC7" w:rsidR="156D5276" w:rsidRDefault="156D527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838EC" w15:done="1"/>
  <w15:commentEx w15:paraId="652EE89E" w15:done="1"/>
  <w15:commentEx w15:paraId="36CCE6D3" w15:done="1"/>
  <w15:commentEx w15:paraId="37AF063E" w15:done="1"/>
  <w15:commentEx w15:paraId="1703CDD8" w15:done="1"/>
  <w15:commentEx w15:paraId="54B41F07" w15:done="1"/>
  <w15:commentEx w15:paraId="0300DD95" w15:done="1"/>
  <w15:commentEx w15:paraId="09CDD18A" w15:done="1"/>
  <w15:commentEx w15:paraId="4EF35F90" w15:done="1"/>
  <w15:commentEx w15:paraId="7DFADB92" w15:done="1"/>
  <w15:commentEx w15:paraId="08C4119F" w15:paraIdParent="7DFADB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CC900" w16cex:dateUtc="2024-07-25T17:52:00Z"/>
  <w16cex:commentExtensible w16cex:durableId="2A4B841E" w16cex:dateUtc="2024-07-24T18:46:00Z"/>
  <w16cex:commentExtensible w16cex:durableId="2A4B888B" w16cex:dateUtc="2024-07-24T19:04:00Z"/>
  <w16cex:commentExtensible w16cex:durableId="2A4CCD10" w16cex:dateUtc="2024-07-25T18:09:00Z"/>
  <w16cex:commentExtensible w16cex:durableId="2A4B8A10" w16cex:dateUtc="2024-07-24T19:11:00Z"/>
  <w16cex:commentExtensible w16cex:durableId="2A4CCA3C" w16cex:dateUtc="2024-07-25T17:57:00Z"/>
  <w16cex:commentExtensible w16cex:durableId="2A4B8D04" w16cex:dateUtc="2024-07-24T19:24:00Z"/>
  <w16cex:commentExtensible w16cex:durableId="2A4CCAB2" w16cex:dateUtc="2024-07-25T17:59:00Z"/>
  <w16cex:commentExtensible w16cex:durableId="4965806C" w16cex:dateUtc="2024-07-26T13:23:00Z"/>
  <w16cex:commentExtensible w16cex:durableId="2A4CCC05" w16cex:dateUtc="2024-07-25T18:05:00Z"/>
  <w16cex:commentExtensible w16cex:durableId="2A2AD739" w16cex:dateUtc="2024-07-26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838EC" w16cid:durableId="2A4CC900"/>
  <w16cid:commentId w16cid:paraId="652EE89E" w16cid:durableId="2A4B841E"/>
  <w16cid:commentId w16cid:paraId="36CCE6D3" w16cid:durableId="2A4B888B"/>
  <w16cid:commentId w16cid:paraId="37AF063E" w16cid:durableId="2A4CCD10"/>
  <w16cid:commentId w16cid:paraId="1703CDD8" w16cid:durableId="2A4B8A10"/>
  <w16cid:commentId w16cid:paraId="54B41F07" w16cid:durableId="2A4CCA3C"/>
  <w16cid:commentId w16cid:paraId="0300DD95" w16cid:durableId="2A4B8D04"/>
  <w16cid:commentId w16cid:paraId="09CDD18A" w16cid:durableId="2A4CCAB2"/>
  <w16cid:commentId w16cid:paraId="4EF35F90" w16cid:durableId="4965806C"/>
  <w16cid:commentId w16cid:paraId="7DFADB92" w16cid:durableId="2A4CCC05"/>
  <w16cid:commentId w16cid:paraId="08C4119F" w16cid:durableId="2A2AD7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C7C" w14:textId="77777777" w:rsidR="00C02E14" w:rsidRDefault="00C02E14">
      <w:r>
        <w:separator/>
      </w:r>
    </w:p>
    <w:p w14:paraId="7FB36D51" w14:textId="77777777" w:rsidR="00C02E14" w:rsidRDefault="00C02E14"/>
    <w:p w14:paraId="2175A853" w14:textId="77777777" w:rsidR="00C02E14" w:rsidRDefault="00C02E14" w:rsidP="00B57A31"/>
    <w:p w14:paraId="39C74135" w14:textId="77777777" w:rsidR="00C02E14" w:rsidRDefault="00C02E14" w:rsidP="007574F3"/>
    <w:p w14:paraId="2C1D6BEA" w14:textId="77777777" w:rsidR="00C02E14" w:rsidRDefault="00C02E14" w:rsidP="001C2FE7"/>
  </w:endnote>
  <w:endnote w:type="continuationSeparator" w:id="0">
    <w:p w14:paraId="48B41824" w14:textId="77777777" w:rsidR="00C02E14" w:rsidRDefault="00C02E14">
      <w:r>
        <w:continuationSeparator/>
      </w:r>
    </w:p>
    <w:p w14:paraId="400EFE69" w14:textId="77777777" w:rsidR="00C02E14" w:rsidRDefault="00C02E14"/>
    <w:p w14:paraId="1A42DA1D" w14:textId="77777777" w:rsidR="00C02E14" w:rsidRDefault="00C02E14" w:rsidP="00B57A31"/>
    <w:p w14:paraId="11B64774" w14:textId="77777777" w:rsidR="00C02E14" w:rsidRDefault="00C02E14" w:rsidP="007574F3"/>
    <w:p w14:paraId="18DFFA78" w14:textId="77777777" w:rsidR="00C02E14" w:rsidRDefault="00C02E14" w:rsidP="001C2FE7"/>
  </w:endnote>
  <w:endnote w:type="continuationNotice" w:id="1">
    <w:p w14:paraId="6F374334" w14:textId="77777777" w:rsidR="00C02E14" w:rsidRDefault="00C02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294256"/>
      <w:docPartObj>
        <w:docPartGallery w:val="Page Numbers (Bottom of Page)"/>
        <w:docPartUnique/>
      </w:docPartObj>
    </w:sdtPr>
    <w:sdtEndPr>
      <w:rPr>
        <w:noProof/>
      </w:rPr>
    </w:sdtEndPr>
    <w:sdtContent>
      <w:p w14:paraId="221E2A43" w14:textId="18B354AC" w:rsidR="00EB3684" w:rsidRDefault="00EB36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ADE31C4" w14:textId="77777777" w:rsidR="00EB3684" w:rsidRDefault="00EB3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D433" w14:textId="1A978EBD" w:rsidR="00EB3684" w:rsidRDefault="00EB3684" w:rsidP="002D5E0B">
    <w:pPr>
      <w:pStyle w:val="Footer"/>
      <w:jc w:val="center"/>
    </w:pPr>
  </w:p>
  <w:p w14:paraId="45F22909" w14:textId="77777777" w:rsidR="00EB3684" w:rsidRDefault="00EB3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26292"/>
      <w:docPartObj>
        <w:docPartGallery w:val="Page Numbers (Bottom of Page)"/>
        <w:docPartUnique/>
      </w:docPartObj>
    </w:sdtPr>
    <w:sdtEndPr>
      <w:rPr>
        <w:noProof/>
      </w:rPr>
    </w:sdtEndPr>
    <w:sdtContent>
      <w:p w14:paraId="7D128106" w14:textId="0C90E046" w:rsidR="00EB3684" w:rsidRDefault="00EB3684">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7B083F1B" w14:textId="77777777" w:rsidR="00EB3684" w:rsidRDefault="00EB3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39298"/>
      <w:docPartObj>
        <w:docPartGallery w:val="Page Numbers (Bottom of Page)"/>
        <w:docPartUnique/>
      </w:docPartObj>
    </w:sdtPr>
    <w:sdtEndPr>
      <w:rPr>
        <w:noProof/>
        <w:highlight w:val="yellow"/>
      </w:rPr>
    </w:sdtEndPr>
    <w:sdtContent>
      <w:p w14:paraId="25B3AF77" w14:textId="2F9C5B13" w:rsidR="00EB3684" w:rsidRDefault="00EB3684">
        <w:pPr>
          <w:pStyle w:val="Footer"/>
          <w:jc w:val="right"/>
        </w:pPr>
        <w:r w:rsidRPr="00335019">
          <w:fldChar w:fldCharType="begin"/>
        </w:r>
        <w:r w:rsidRPr="00335019">
          <w:instrText xml:space="preserve"> PAGE   \* MERGEFORMAT </w:instrText>
        </w:r>
        <w:r w:rsidRPr="00335019">
          <w:fldChar w:fldCharType="separate"/>
        </w:r>
        <w:r>
          <w:rPr>
            <w:noProof/>
          </w:rPr>
          <w:t>28</w:t>
        </w:r>
        <w:r w:rsidRPr="00335019">
          <w:rPr>
            <w:noProof/>
          </w:rPr>
          <w:fldChar w:fldCharType="end"/>
        </w:r>
      </w:p>
    </w:sdtContent>
  </w:sdt>
  <w:p w14:paraId="795F32B5" w14:textId="77777777" w:rsidR="00EB3684" w:rsidRDefault="00EB36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1656"/>
      <w:docPartObj>
        <w:docPartGallery w:val="Page Numbers (Bottom of Page)"/>
        <w:docPartUnique/>
      </w:docPartObj>
    </w:sdtPr>
    <w:sdtEndPr>
      <w:rPr>
        <w:noProof/>
      </w:rPr>
    </w:sdtEndPr>
    <w:sdtContent>
      <w:p w14:paraId="351F7749" w14:textId="3B4AF386" w:rsidR="00EB3684" w:rsidRDefault="00EB368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13300DC1" w14:textId="77777777" w:rsidR="00EB3684" w:rsidRDefault="00EB3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873435"/>
      <w:docPartObj>
        <w:docPartGallery w:val="Page Numbers (Bottom of Page)"/>
        <w:docPartUnique/>
      </w:docPartObj>
    </w:sdtPr>
    <w:sdtEndPr>
      <w:rPr>
        <w:noProof/>
      </w:rPr>
    </w:sdtEndPr>
    <w:sdtContent>
      <w:p w14:paraId="7C2D6CCC" w14:textId="29E3B283" w:rsidR="00EB3684" w:rsidRDefault="00EB3684">
        <w:pPr>
          <w:pStyle w:val="Footer"/>
          <w:jc w:val="right"/>
        </w:pPr>
        <w:r>
          <w:fldChar w:fldCharType="begin"/>
        </w:r>
        <w:r>
          <w:instrText xml:space="preserve"> PAGE   \* MERGEFORMAT </w:instrText>
        </w:r>
        <w:r>
          <w:fldChar w:fldCharType="separate"/>
        </w:r>
        <w:r>
          <w:rPr>
            <w:noProof/>
          </w:rPr>
          <w:t>58</w:t>
        </w:r>
        <w:r>
          <w:rPr>
            <w:noProof/>
          </w:rPr>
          <w:fldChar w:fldCharType="end"/>
        </w:r>
      </w:p>
    </w:sdtContent>
  </w:sdt>
  <w:p w14:paraId="4B2CC2E6" w14:textId="77777777" w:rsidR="00EB3684" w:rsidRDefault="00EB3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C274" w14:textId="77777777" w:rsidR="00C02E14" w:rsidRDefault="00C02E14">
      <w:r>
        <w:separator/>
      </w:r>
    </w:p>
    <w:p w14:paraId="3137CFE8" w14:textId="77777777" w:rsidR="00C02E14" w:rsidRDefault="00C02E14"/>
    <w:p w14:paraId="452FC31C" w14:textId="77777777" w:rsidR="00C02E14" w:rsidRDefault="00C02E14" w:rsidP="00B57A31"/>
    <w:p w14:paraId="545CDC1E" w14:textId="77777777" w:rsidR="00C02E14" w:rsidRDefault="00C02E14" w:rsidP="007574F3"/>
    <w:p w14:paraId="097547AA" w14:textId="77777777" w:rsidR="00C02E14" w:rsidRDefault="00C02E14" w:rsidP="001C2FE7"/>
  </w:footnote>
  <w:footnote w:type="continuationSeparator" w:id="0">
    <w:p w14:paraId="1D643002" w14:textId="77777777" w:rsidR="00C02E14" w:rsidRDefault="00C02E14">
      <w:r>
        <w:continuationSeparator/>
      </w:r>
    </w:p>
    <w:p w14:paraId="27927334" w14:textId="77777777" w:rsidR="00C02E14" w:rsidRDefault="00C02E14"/>
    <w:p w14:paraId="385A4764" w14:textId="77777777" w:rsidR="00C02E14" w:rsidRDefault="00C02E14" w:rsidP="00B57A31"/>
    <w:p w14:paraId="7A719553" w14:textId="77777777" w:rsidR="00C02E14" w:rsidRDefault="00C02E14" w:rsidP="007574F3"/>
    <w:p w14:paraId="727A94B9" w14:textId="77777777" w:rsidR="00C02E14" w:rsidRDefault="00C02E14" w:rsidP="001C2FE7"/>
  </w:footnote>
  <w:footnote w:type="continuationNotice" w:id="1">
    <w:p w14:paraId="51A6797A" w14:textId="77777777" w:rsidR="00C02E14" w:rsidRDefault="00C02E14"/>
  </w:footnote>
  <w:footnote w:id="2">
    <w:p w14:paraId="3D5BB05E" w14:textId="330AB2ED" w:rsidR="00EB3684" w:rsidRDefault="00EB3684" w:rsidP="00796934">
      <w:pPr>
        <w:pStyle w:val="FootnoteText"/>
      </w:pPr>
      <w:r>
        <w:rPr>
          <w:rStyle w:val="FootnoteReference"/>
        </w:rPr>
        <w:footnoteRef/>
      </w:r>
      <w:r>
        <w:t xml:space="preserve"> See Section 3 for detailed program descriptions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9">
        <w:tblGrid>
          <w:gridCol w:w="35"/>
          <w:gridCol w:w="3085"/>
          <w:gridCol w:w="35"/>
          <w:gridCol w:w="3085"/>
          <w:gridCol w:w="35"/>
          <w:gridCol w:w="3085"/>
          <w:gridCol w:w="35"/>
        </w:tblGrid>
      </w:tblGridChange>
    </w:tblGrid>
    <w:tr w:rsidR="3496CC43" w14:paraId="3CF8E03A" w14:textId="77777777" w:rsidTr="3496CC43">
      <w:trPr>
        <w:trHeight w:val="300"/>
        <w:trPrChange w:id="10" w:author="Altman, Steve" w:date="2024-07-25T19:59:00Z">
          <w:trPr>
            <w:gridBefore w:val="1"/>
            <w:trHeight w:val="300"/>
          </w:trPr>
        </w:trPrChange>
      </w:trPr>
      <w:tc>
        <w:tcPr>
          <w:tcW w:w="3120" w:type="dxa"/>
          <w:tcPrChange w:id="11" w:author="Altman, Steve" w:date="2024-07-25T19:59:00Z">
            <w:tcPr>
              <w:tcW w:w="3120" w:type="dxa"/>
              <w:gridSpan w:val="2"/>
            </w:tcPr>
          </w:tcPrChange>
        </w:tcPr>
        <w:p w14:paraId="54A33237" w14:textId="42195D55" w:rsidR="3496CC43" w:rsidRDefault="3496CC43" w:rsidP="003253BA">
          <w:pPr>
            <w:pStyle w:val="Header"/>
            <w:ind w:left="-115"/>
          </w:pPr>
        </w:p>
      </w:tc>
      <w:tc>
        <w:tcPr>
          <w:tcW w:w="3120" w:type="dxa"/>
          <w:tcPrChange w:id="12" w:author="Altman, Steve" w:date="2024-07-25T19:59:00Z">
            <w:tcPr>
              <w:tcW w:w="3120" w:type="dxa"/>
              <w:gridSpan w:val="2"/>
            </w:tcPr>
          </w:tcPrChange>
        </w:tcPr>
        <w:p w14:paraId="272C70B8" w14:textId="11B78B20" w:rsidR="3496CC43" w:rsidRDefault="3496CC43" w:rsidP="003253BA">
          <w:pPr>
            <w:pStyle w:val="Header"/>
            <w:jc w:val="center"/>
          </w:pPr>
        </w:p>
      </w:tc>
      <w:tc>
        <w:tcPr>
          <w:tcW w:w="3120" w:type="dxa"/>
          <w:tcPrChange w:id="13" w:author="Altman, Steve" w:date="2024-07-25T19:59:00Z">
            <w:tcPr>
              <w:tcW w:w="3120" w:type="dxa"/>
              <w:gridSpan w:val="2"/>
            </w:tcPr>
          </w:tcPrChange>
        </w:tcPr>
        <w:p w14:paraId="3513AFD0" w14:textId="78B3A61D" w:rsidR="3496CC43" w:rsidRDefault="3496CC43" w:rsidP="003253BA">
          <w:pPr>
            <w:pStyle w:val="Header"/>
            <w:ind w:right="-115"/>
            <w:jc w:val="right"/>
          </w:pPr>
        </w:p>
      </w:tc>
    </w:tr>
  </w:tbl>
  <w:p w14:paraId="37B81E9B" w14:textId="6A664FBF" w:rsidR="3496CC43" w:rsidRDefault="3496CC43">
    <w:pPr>
      <w:pStyle w:val="Header"/>
      <w:pPrChange w:id="14" w:author="Altman, Steve" w:date="2024-07-25T19:59:00Z">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5"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6">
        <w:tblGrid>
          <w:gridCol w:w="35"/>
          <w:gridCol w:w="3085"/>
          <w:gridCol w:w="35"/>
          <w:gridCol w:w="3085"/>
          <w:gridCol w:w="35"/>
          <w:gridCol w:w="3085"/>
          <w:gridCol w:w="35"/>
        </w:tblGrid>
      </w:tblGridChange>
    </w:tblGrid>
    <w:tr w:rsidR="3496CC43" w14:paraId="2A6D7235" w14:textId="77777777" w:rsidTr="3496CC43">
      <w:trPr>
        <w:trHeight w:val="300"/>
        <w:trPrChange w:id="17" w:author="Altman, Steve" w:date="2024-07-25T19:59:00Z">
          <w:trPr>
            <w:gridBefore w:val="1"/>
            <w:trHeight w:val="300"/>
          </w:trPr>
        </w:trPrChange>
      </w:trPr>
      <w:tc>
        <w:tcPr>
          <w:tcW w:w="3120" w:type="dxa"/>
          <w:tcPrChange w:id="18" w:author="Altman, Steve" w:date="2024-07-25T19:59:00Z">
            <w:tcPr>
              <w:tcW w:w="3120" w:type="dxa"/>
              <w:gridSpan w:val="2"/>
            </w:tcPr>
          </w:tcPrChange>
        </w:tcPr>
        <w:p w14:paraId="611C5D22" w14:textId="4631FE1A" w:rsidR="3496CC43" w:rsidRDefault="3496CC43">
          <w:pPr>
            <w:pStyle w:val="Header"/>
            <w:ind w:left="-115"/>
            <w:pPrChange w:id="19" w:author="Altman, Steve" w:date="2024-07-25T19:59:00Z">
              <w:pPr/>
            </w:pPrChange>
          </w:pPr>
        </w:p>
      </w:tc>
      <w:tc>
        <w:tcPr>
          <w:tcW w:w="3120" w:type="dxa"/>
          <w:tcPrChange w:id="20" w:author="Altman, Steve" w:date="2024-07-25T19:59:00Z">
            <w:tcPr>
              <w:tcW w:w="3120" w:type="dxa"/>
              <w:gridSpan w:val="2"/>
            </w:tcPr>
          </w:tcPrChange>
        </w:tcPr>
        <w:p w14:paraId="7CEA6C03" w14:textId="6B97A559" w:rsidR="3496CC43" w:rsidRDefault="3496CC43">
          <w:pPr>
            <w:pStyle w:val="Header"/>
            <w:jc w:val="center"/>
            <w:pPrChange w:id="21" w:author="Altman, Steve" w:date="2024-07-25T19:59:00Z">
              <w:pPr/>
            </w:pPrChange>
          </w:pPr>
        </w:p>
      </w:tc>
      <w:tc>
        <w:tcPr>
          <w:tcW w:w="3120" w:type="dxa"/>
          <w:tcPrChange w:id="22" w:author="Altman, Steve" w:date="2024-07-25T19:59:00Z">
            <w:tcPr>
              <w:tcW w:w="3120" w:type="dxa"/>
              <w:gridSpan w:val="2"/>
            </w:tcPr>
          </w:tcPrChange>
        </w:tcPr>
        <w:p w14:paraId="08BB2351" w14:textId="131EFEA2" w:rsidR="3496CC43" w:rsidRDefault="3496CC43">
          <w:pPr>
            <w:pStyle w:val="Header"/>
            <w:ind w:right="-115"/>
            <w:jc w:val="right"/>
            <w:pPrChange w:id="23" w:author="Altman, Steve" w:date="2024-07-25T19:59:00Z">
              <w:pPr/>
            </w:pPrChange>
          </w:pPr>
        </w:p>
      </w:tc>
    </w:tr>
  </w:tbl>
  <w:p w14:paraId="6CA659D1" w14:textId="497D64AA" w:rsidR="3496CC43" w:rsidRDefault="3496CC43" w:rsidP="3496CC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29">
        <w:tblGrid>
          <w:gridCol w:w="35"/>
          <w:gridCol w:w="3085"/>
          <w:gridCol w:w="35"/>
          <w:gridCol w:w="3085"/>
          <w:gridCol w:w="35"/>
          <w:gridCol w:w="3085"/>
          <w:gridCol w:w="35"/>
        </w:tblGrid>
      </w:tblGridChange>
    </w:tblGrid>
    <w:tr w:rsidR="3496CC43" w14:paraId="56AC990E" w14:textId="77777777" w:rsidTr="3496CC43">
      <w:trPr>
        <w:trHeight w:val="300"/>
        <w:trPrChange w:id="30" w:author="Altman, Steve" w:date="2024-07-25T19:59:00Z">
          <w:trPr>
            <w:gridBefore w:val="1"/>
            <w:trHeight w:val="300"/>
          </w:trPr>
        </w:trPrChange>
      </w:trPr>
      <w:tc>
        <w:tcPr>
          <w:tcW w:w="3120" w:type="dxa"/>
          <w:tcPrChange w:id="31" w:author="Altman, Steve" w:date="2024-07-25T19:59:00Z">
            <w:tcPr>
              <w:tcW w:w="3120" w:type="dxa"/>
              <w:gridSpan w:val="2"/>
            </w:tcPr>
          </w:tcPrChange>
        </w:tcPr>
        <w:p w14:paraId="40CC991D" w14:textId="52AA2689" w:rsidR="3496CC43" w:rsidRDefault="3496CC43">
          <w:pPr>
            <w:pStyle w:val="Header"/>
            <w:ind w:left="-115"/>
            <w:pPrChange w:id="32" w:author="Altman, Steve" w:date="2024-07-25T19:59:00Z">
              <w:pPr/>
            </w:pPrChange>
          </w:pPr>
        </w:p>
      </w:tc>
      <w:tc>
        <w:tcPr>
          <w:tcW w:w="3120" w:type="dxa"/>
          <w:tcPrChange w:id="33" w:author="Altman, Steve" w:date="2024-07-25T19:59:00Z">
            <w:tcPr>
              <w:tcW w:w="3120" w:type="dxa"/>
              <w:gridSpan w:val="2"/>
            </w:tcPr>
          </w:tcPrChange>
        </w:tcPr>
        <w:p w14:paraId="7E722826" w14:textId="6F64245E" w:rsidR="3496CC43" w:rsidRDefault="3496CC43">
          <w:pPr>
            <w:pStyle w:val="Header"/>
            <w:jc w:val="center"/>
            <w:pPrChange w:id="34" w:author="Altman, Steve" w:date="2024-07-25T19:59:00Z">
              <w:pPr/>
            </w:pPrChange>
          </w:pPr>
        </w:p>
      </w:tc>
      <w:tc>
        <w:tcPr>
          <w:tcW w:w="3120" w:type="dxa"/>
          <w:tcPrChange w:id="35" w:author="Altman, Steve" w:date="2024-07-25T19:59:00Z">
            <w:tcPr>
              <w:tcW w:w="3120" w:type="dxa"/>
              <w:gridSpan w:val="2"/>
            </w:tcPr>
          </w:tcPrChange>
        </w:tcPr>
        <w:p w14:paraId="78C79C14" w14:textId="42D75B4F" w:rsidR="3496CC43" w:rsidRDefault="3496CC43">
          <w:pPr>
            <w:pStyle w:val="Header"/>
            <w:ind w:right="-115"/>
            <w:jc w:val="right"/>
            <w:pPrChange w:id="36" w:author="Altman, Steve" w:date="2024-07-25T19:59:00Z">
              <w:pPr/>
            </w:pPrChange>
          </w:pPr>
        </w:p>
      </w:tc>
    </w:tr>
  </w:tbl>
  <w:p w14:paraId="03FC78EA" w14:textId="3D484317" w:rsidR="3496CC43" w:rsidRDefault="3496CC43">
    <w:pPr>
      <w:pStyle w:val="Header"/>
      <w:pPrChange w:id="37" w:author="Altman, Steve" w:date="2024-07-25T19:59:00Z">
        <w:pPr/>
      </w:pPrChan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3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39">
        <w:tblGrid>
          <w:gridCol w:w="35"/>
          <w:gridCol w:w="3085"/>
          <w:gridCol w:w="35"/>
          <w:gridCol w:w="3085"/>
          <w:gridCol w:w="35"/>
          <w:gridCol w:w="3085"/>
          <w:gridCol w:w="35"/>
        </w:tblGrid>
      </w:tblGridChange>
    </w:tblGrid>
    <w:tr w:rsidR="3496CC43" w14:paraId="1D6DB0AC" w14:textId="77777777" w:rsidTr="3496CC43">
      <w:trPr>
        <w:trHeight w:val="300"/>
        <w:trPrChange w:id="40" w:author="Altman, Steve" w:date="2024-07-25T19:59:00Z">
          <w:trPr>
            <w:gridBefore w:val="1"/>
            <w:trHeight w:val="300"/>
          </w:trPr>
        </w:trPrChange>
      </w:trPr>
      <w:tc>
        <w:tcPr>
          <w:tcW w:w="3120" w:type="dxa"/>
          <w:tcPrChange w:id="41" w:author="Altman, Steve" w:date="2024-07-25T19:59:00Z">
            <w:tcPr>
              <w:tcW w:w="3120" w:type="dxa"/>
              <w:gridSpan w:val="2"/>
            </w:tcPr>
          </w:tcPrChange>
        </w:tcPr>
        <w:p w14:paraId="7DE1472A" w14:textId="6D6A6D1B" w:rsidR="3496CC43" w:rsidRDefault="3496CC43">
          <w:pPr>
            <w:pStyle w:val="Header"/>
            <w:ind w:left="-115"/>
            <w:pPrChange w:id="42" w:author="Altman, Steve" w:date="2024-07-25T19:59:00Z">
              <w:pPr/>
            </w:pPrChange>
          </w:pPr>
        </w:p>
      </w:tc>
      <w:tc>
        <w:tcPr>
          <w:tcW w:w="3120" w:type="dxa"/>
          <w:tcPrChange w:id="43" w:author="Altman, Steve" w:date="2024-07-25T19:59:00Z">
            <w:tcPr>
              <w:tcW w:w="3120" w:type="dxa"/>
              <w:gridSpan w:val="2"/>
            </w:tcPr>
          </w:tcPrChange>
        </w:tcPr>
        <w:p w14:paraId="1F2CA46B" w14:textId="2F27ACF0" w:rsidR="3496CC43" w:rsidRDefault="3496CC43">
          <w:pPr>
            <w:pStyle w:val="Header"/>
            <w:jc w:val="center"/>
            <w:pPrChange w:id="44" w:author="Altman, Steve" w:date="2024-07-25T19:59:00Z">
              <w:pPr/>
            </w:pPrChange>
          </w:pPr>
        </w:p>
      </w:tc>
      <w:tc>
        <w:tcPr>
          <w:tcW w:w="3120" w:type="dxa"/>
          <w:tcPrChange w:id="45" w:author="Altman, Steve" w:date="2024-07-25T19:59:00Z">
            <w:tcPr>
              <w:tcW w:w="3120" w:type="dxa"/>
              <w:gridSpan w:val="2"/>
            </w:tcPr>
          </w:tcPrChange>
        </w:tcPr>
        <w:p w14:paraId="495A7FCC" w14:textId="1C4AD0AB" w:rsidR="3496CC43" w:rsidRDefault="3496CC43">
          <w:pPr>
            <w:pStyle w:val="Header"/>
            <w:ind w:right="-115"/>
            <w:jc w:val="right"/>
            <w:pPrChange w:id="46" w:author="Altman, Steve" w:date="2024-07-25T19:59:00Z">
              <w:pPr/>
            </w:pPrChange>
          </w:pPr>
        </w:p>
      </w:tc>
    </w:tr>
  </w:tbl>
  <w:p w14:paraId="6A78F6B1" w14:textId="2167BDCC" w:rsidR="3496CC43" w:rsidRDefault="3496CC43">
    <w:pPr>
      <w:pStyle w:val="Header"/>
      <w:pPrChange w:id="47" w:author="Altman, Steve" w:date="2024-07-25T19:59:00Z">
        <w:pPr/>
      </w:pPrChang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4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49">
        <w:tblGrid>
          <w:gridCol w:w="35"/>
          <w:gridCol w:w="3085"/>
          <w:gridCol w:w="35"/>
          <w:gridCol w:w="3085"/>
          <w:gridCol w:w="35"/>
          <w:gridCol w:w="3085"/>
          <w:gridCol w:w="35"/>
        </w:tblGrid>
      </w:tblGridChange>
    </w:tblGrid>
    <w:tr w:rsidR="3496CC43" w14:paraId="169FB7BA" w14:textId="77777777" w:rsidTr="3496CC43">
      <w:trPr>
        <w:trHeight w:val="300"/>
        <w:trPrChange w:id="50" w:author="Altman, Steve" w:date="2024-07-25T19:59:00Z">
          <w:trPr>
            <w:gridBefore w:val="1"/>
            <w:trHeight w:val="300"/>
          </w:trPr>
        </w:trPrChange>
      </w:trPr>
      <w:tc>
        <w:tcPr>
          <w:tcW w:w="3120" w:type="dxa"/>
          <w:tcPrChange w:id="51" w:author="Altman, Steve" w:date="2024-07-25T19:59:00Z">
            <w:tcPr>
              <w:tcW w:w="3120" w:type="dxa"/>
              <w:gridSpan w:val="2"/>
            </w:tcPr>
          </w:tcPrChange>
        </w:tcPr>
        <w:p w14:paraId="582DAA4C" w14:textId="35204CF7" w:rsidR="3496CC43" w:rsidRDefault="3496CC43">
          <w:pPr>
            <w:pStyle w:val="Header"/>
            <w:ind w:left="-115"/>
            <w:pPrChange w:id="52" w:author="Altman, Steve" w:date="2024-07-25T19:59:00Z">
              <w:pPr/>
            </w:pPrChange>
          </w:pPr>
        </w:p>
      </w:tc>
      <w:tc>
        <w:tcPr>
          <w:tcW w:w="3120" w:type="dxa"/>
          <w:tcPrChange w:id="53" w:author="Altman, Steve" w:date="2024-07-25T19:59:00Z">
            <w:tcPr>
              <w:tcW w:w="3120" w:type="dxa"/>
              <w:gridSpan w:val="2"/>
            </w:tcPr>
          </w:tcPrChange>
        </w:tcPr>
        <w:p w14:paraId="7F58E92D" w14:textId="11F89F64" w:rsidR="3496CC43" w:rsidRDefault="3496CC43">
          <w:pPr>
            <w:pStyle w:val="Header"/>
            <w:jc w:val="center"/>
            <w:pPrChange w:id="54" w:author="Altman, Steve" w:date="2024-07-25T19:59:00Z">
              <w:pPr/>
            </w:pPrChange>
          </w:pPr>
        </w:p>
      </w:tc>
      <w:tc>
        <w:tcPr>
          <w:tcW w:w="3120" w:type="dxa"/>
          <w:tcPrChange w:id="55" w:author="Altman, Steve" w:date="2024-07-25T19:59:00Z">
            <w:tcPr>
              <w:tcW w:w="3120" w:type="dxa"/>
              <w:gridSpan w:val="2"/>
            </w:tcPr>
          </w:tcPrChange>
        </w:tcPr>
        <w:p w14:paraId="771E1D3D" w14:textId="60022ADE" w:rsidR="3496CC43" w:rsidRDefault="3496CC43">
          <w:pPr>
            <w:pStyle w:val="Header"/>
            <w:ind w:right="-115"/>
            <w:jc w:val="right"/>
            <w:pPrChange w:id="56" w:author="Altman, Steve" w:date="2024-07-25T19:59:00Z">
              <w:pPr/>
            </w:pPrChange>
          </w:pPr>
        </w:p>
      </w:tc>
    </w:tr>
  </w:tbl>
  <w:p w14:paraId="460287FC" w14:textId="637648FB" w:rsidR="3496CC43" w:rsidRDefault="3496CC43">
    <w:pPr>
      <w:pStyle w:val="Header"/>
      <w:pPrChange w:id="57" w:author="Altman, Steve" w:date="2024-07-25T19:59:00Z">
        <w:pPr/>
      </w:pPrChang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5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59">
        <w:tblGrid>
          <w:gridCol w:w="35"/>
          <w:gridCol w:w="3085"/>
          <w:gridCol w:w="35"/>
          <w:gridCol w:w="3085"/>
          <w:gridCol w:w="35"/>
          <w:gridCol w:w="3085"/>
          <w:gridCol w:w="35"/>
        </w:tblGrid>
      </w:tblGridChange>
    </w:tblGrid>
    <w:tr w:rsidR="3496CC43" w14:paraId="6A427FD6" w14:textId="77777777" w:rsidTr="3496CC43">
      <w:trPr>
        <w:trHeight w:val="300"/>
        <w:trPrChange w:id="60" w:author="Altman, Steve" w:date="2024-07-25T19:59:00Z">
          <w:trPr>
            <w:gridBefore w:val="1"/>
            <w:trHeight w:val="300"/>
          </w:trPr>
        </w:trPrChange>
      </w:trPr>
      <w:tc>
        <w:tcPr>
          <w:tcW w:w="3120" w:type="dxa"/>
          <w:tcPrChange w:id="61" w:author="Altman, Steve" w:date="2024-07-25T19:59:00Z">
            <w:tcPr>
              <w:tcW w:w="3120" w:type="dxa"/>
              <w:gridSpan w:val="2"/>
            </w:tcPr>
          </w:tcPrChange>
        </w:tcPr>
        <w:p w14:paraId="584FAEA0" w14:textId="5A8AE6D1" w:rsidR="3496CC43" w:rsidRDefault="3496CC43">
          <w:pPr>
            <w:pStyle w:val="Header"/>
            <w:ind w:left="-115"/>
            <w:pPrChange w:id="62" w:author="Altman, Steve" w:date="2024-07-25T19:59:00Z">
              <w:pPr/>
            </w:pPrChange>
          </w:pPr>
        </w:p>
      </w:tc>
      <w:tc>
        <w:tcPr>
          <w:tcW w:w="3120" w:type="dxa"/>
          <w:tcPrChange w:id="63" w:author="Altman, Steve" w:date="2024-07-25T19:59:00Z">
            <w:tcPr>
              <w:tcW w:w="3120" w:type="dxa"/>
              <w:gridSpan w:val="2"/>
            </w:tcPr>
          </w:tcPrChange>
        </w:tcPr>
        <w:p w14:paraId="2E970C03" w14:textId="0CEB73AE" w:rsidR="3496CC43" w:rsidRDefault="3496CC43">
          <w:pPr>
            <w:pStyle w:val="Header"/>
            <w:jc w:val="center"/>
            <w:pPrChange w:id="64" w:author="Altman, Steve" w:date="2024-07-25T19:59:00Z">
              <w:pPr/>
            </w:pPrChange>
          </w:pPr>
        </w:p>
      </w:tc>
      <w:tc>
        <w:tcPr>
          <w:tcW w:w="3120" w:type="dxa"/>
          <w:tcPrChange w:id="65" w:author="Altman, Steve" w:date="2024-07-25T19:59:00Z">
            <w:tcPr>
              <w:tcW w:w="3120" w:type="dxa"/>
              <w:gridSpan w:val="2"/>
            </w:tcPr>
          </w:tcPrChange>
        </w:tcPr>
        <w:p w14:paraId="12194C8A" w14:textId="47F6A91F" w:rsidR="3496CC43" w:rsidRDefault="3496CC43">
          <w:pPr>
            <w:pStyle w:val="Header"/>
            <w:ind w:right="-115"/>
            <w:jc w:val="right"/>
            <w:pPrChange w:id="66" w:author="Altman, Steve" w:date="2024-07-25T19:59:00Z">
              <w:pPr/>
            </w:pPrChange>
          </w:pPr>
        </w:p>
      </w:tc>
    </w:tr>
  </w:tbl>
  <w:p w14:paraId="47E3302B" w14:textId="49696E38" w:rsidR="3496CC43" w:rsidRDefault="3496CC43">
    <w:pPr>
      <w:pStyle w:val="Header"/>
      <w:pPrChange w:id="67" w:author="Altman, Steve" w:date="2024-07-25T19:59:00Z">
        <w:pPr/>
      </w:pPrChang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9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95">
        <w:tblGrid>
          <w:gridCol w:w="35"/>
          <w:gridCol w:w="3085"/>
          <w:gridCol w:w="35"/>
          <w:gridCol w:w="3085"/>
          <w:gridCol w:w="35"/>
          <w:gridCol w:w="3085"/>
          <w:gridCol w:w="35"/>
        </w:tblGrid>
      </w:tblGridChange>
    </w:tblGrid>
    <w:tr w:rsidR="3496CC43" w14:paraId="19768A96" w14:textId="77777777" w:rsidTr="3496CC43">
      <w:trPr>
        <w:trHeight w:val="300"/>
        <w:trPrChange w:id="96" w:author="Altman, Steve" w:date="2024-07-25T19:59:00Z">
          <w:trPr>
            <w:gridBefore w:val="1"/>
            <w:trHeight w:val="300"/>
          </w:trPr>
        </w:trPrChange>
      </w:trPr>
      <w:tc>
        <w:tcPr>
          <w:tcW w:w="3120" w:type="dxa"/>
          <w:tcPrChange w:id="97" w:author="Altman, Steve" w:date="2024-07-25T19:59:00Z">
            <w:tcPr>
              <w:tcW w:w="3120" w:type="dxa"/>
              <w:gridSpan w:val="2"/>
            </w:tcPr>
          </w:tcPrChange>
        </w:tcPr>
        <w:p w14:paraId="4383B080" w14:textId="4684A839" w:rsidR="3496CC43" w:rsidRDefault="3496CC43">
          <w:pPr>
            <w:pStyle w:val="Header"/>
            <w:ind w:left="-115"/>
            <w:pPrChange w:id="98" w:author="Altman, Steve" w:date="2024-07-25T19:59:00Z">
              <w:pPr/>
            </w:pPrChange>
          </w:pPr>
        </w:p>
      </w:tc>
      <w:tc>
        <w:tcPr>
          <w:tcW w:w="3120" w:type="dxa"/>
          <w:tcPrChange w:id="99" w:author="Altman, Steve" w:date="2024-07-25T19:59:00Z">
            <w:tcPr>
              <w:tcW w:w="3120" w:type="dxa"/>
              <w:gridSpan w:val="2"/>
            </w:tcPr>
          </w:tcPrChange>
        </w:tcPr>
        <w:p w14:paraId="19088897" w14:textId="6EA7FEC6" w:rsidR="3496CC43" w:rsidRDefault="3496CC43">
          <w:pPr>
            <w:pStyle w:val="Header"/>
            <w:jc w:val="center"/>
            <w:pPrChange w:id="100" w:author="Altman, Steve" w:date="2024-07-25T19:59:00Z">
              <w:pPr/>
            </w:pPrChange>
          </w:pPr>
        </w:p>
      </w:tc>
      <w:tc>
        <w:tcPr>
          <w:tcW w:w="3120" w:type="dxa"/>
          <w:tcPrChange w:id="101" w:author="Altman, Steve" w:date="2024-07-25T19:59:00Z">
            <w:tcPr>
              <w:tcW w:w="3120" w:type="dxa"/>
              <w:gridSpan w:val="2"/>
            </w:tcPr>
          </w:tcPrChange>
        </w:tcPr>
        <w:p w14:paraId="3933A72E" w14:textId="4C0A64EC" w:rsidR="3496CC43" w:rsidRDefault="3496CC43">
          <w:pPr>
            <w:pStyle w:val="Header"/>
            <w:ind w:right="-115"/>
            <w:jc w:val="right"/>
            <w:pPrChange w:id="102" w:author="Altman, Steve" w:date="2024-07-25T19:59:00Z">
              <w:pPr/>
            </w:pPrChange>
          </w:pPr>
        </w:p>
      </w:tc>
    </w:tr>
  </w:tbl>
  <w:p w14:paraId="68129106" w14:textId="34FF56F7" w:rsidR="3496CC43" w:rsidRDefault="3496CC43">
    <w:pPr>
      <w:pStyle w:val="Header"/>
      <w:pPrChange w:id="103" w:author="Altman, Steve" w:date="2024-07-25T19:59:00Z">
        <w:pPr/>
      </w:pPrChang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0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05">
        <w:tblGrid>
          <w:gridCol w:w="35"/>
          <w:gridCol w:w="3085"/>
          <w:gridCol w:w="35"/>
          <w:gridCol w:w="3085"/>
          <w:gridCol w:w="35"/>
          <w:gridCol w:w="3085"/>
          <w:gridCol w:w="35"/>
        </w:tblGrid>
      </w:tblGridChange>
    </w:tblGrid>
    <w:tr w:rsidR="3496CC43" w14:paraId="403EC490" w14:textId="77777777" w:rsidTr="3496CC43">
      <w:trPr>
        <w:trHeight w:val="300"/>
        <w:trPrChange w:id="106" w:author="Altman, Steve" w:date="2024-07-25T19:59:00Z">
          <w:trPr>
            <w:gridBefore w:val="1"/>
            <w:trHeight w:val="300"/>
          </w:trPr>
        </w:trPrChange>
      </w:trPr>
      <w:tc>
        <w:tcPr>
          <w:tcW w:w="3120" w:type="dxa"/>
          <w:tcPrChange w:id="107" w:author="Altman, Steve" w:date="2024-07-25T19:59:00Z">
            <w:tcPr>
              <w:tcW w:w="3120" w:type="dxa"/>
              <w:gridSpan w:val="2"/>
            </w:tcPr>
          </w:tcPrChange>
        </w:tcPr>
        <w:p w14:paraId="3980E895" w14:textId="68F07B22" w:rsidR="3496CC43" w:rsidRDefault="3496CC43">
          <w:pPr>
            <w:pStyle w:val="Header"/>
            <w:ind w:left="-115"/>
            <w:pPrChange w:id="108" w:author="Altman, Steve" w:date="2024-07-25T19:59:00Z">
              <w:pPr/>
            </w:pPrChange>
          </w:pPr>
        </w:p>
      </w:tc>
      <w:tc>
        <w:tcPr>
          <w:tcW w:w="3120" w:type="dxa"/>
          <w:tcPrChange w:id="109" w:author="Altman, Steve" w:date="2024-07-25T19:59:00Z">
            <w:tcPr>
              <w:tcW w:w="3120" w:type="dxa"/>
              <w:gridSpan w:val="2"/>
            </w:tcPr>
          </w:tcPrChange>
        </w:tcPr>
        <w:p w14:paraId="2CF1DF98" w14:textId="0298C24D" w:rsidR="3496CC43" w:rsidRDefault="3496CC43">
          <w:pPr>
            <w:pStyle w:val="Header"/>
            <w:jc w:val="center"/>
            <w:pPrChange w:id="110" w:author="Altman, Steve" w:date="2024-07-25T19:59:00Z">
              <w:pPr/>
            </w:pPrChange>
          </w:pPr>
        </w:p>
      </w:tc>
      <w:tc>
        <w:tcPr>
          <w:tcW w:w="3120" w:type="dxa"/>
          <w:tcPrChange w:id="111" w:author="Altman, Steve" w:date="2024-07-25T19:59:00Z">
            <w:tcPr>
              <w:tcW w:w="3120" w:type="dxa"/>
              <w:gridSpan w:val="2"/>
            </w:tcPr>
          </w:tcPrChange>
        </w:tcPr>
        <w:p w14:paraId="03C94AAC" w14:textId="44EBF421" w:rsidR="3496CC43" w:rsidRDefault="3496CC43">
          <w:pPr>
            <w:pStyle w:val="Header"/>
            <w:ind w:right="-115"/>
            <w:jc w:val="right"/>
            <w:pPrChange w:id="112" w:author="Altman, Steve" w:date="2024-07-25T19:59:00Z">
              <w:pPr/>
            </w:pPrChange>
          </w:pPr>
        </w:p>
      </w:tc>
    </w:tr>
  </w:tbl>
  <w:p w14:paraId="2D083721" w14:textId="4CD34330" w:rsidR="3496CC43" w:rsidRDefault="3496CC43">
    <w:pPr>
      <w:pStyle w:val="Header"/>
      <w:pPrChange w:id="113" w:author="Altman, Steve" w:date="2024-07-25T19:59:00Z">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14" w:author="Altman, Steve" w:date="2024-07-25T19:59:00Z">
        <w:tblPr>
          <w:tblStyle w:val="TableGrid"/>
          <w:tblW w:w="0" w:type="nil"/>
          <w:tblLayout w:type="fixed"/>
          <w:tblLook w:val="06A0" w:firstRow="1" w:lastRow="0" w:firstColumn="1" w:lastColumn="0" w:noHBand="1" w:noVBand="1"/>
        </w:tblPr>
      </w:tblPrChange>
    </w:tblPr>
    <w:tblGrid>
      <w:gridCol w:w="1440"/>
      <w:gridCol w:w="1440"/>
      <w:gridCol w:w="1440"/>
      <w:tblGridChange w:id="115">
        <w:tblGrid>
          <w:gridCol w:w="35"/>
          <w:gridCol w:w="1405"/>
          <w:gridCol w:w="35"/>
          <w:gridCol w:w="1405"/>
          <w:gridCol w:w="35"/>
          <w:gridCol w:w="1405"/>
          <w:gridCol w:w="35"/>
        </w:tblGrid>
      </w:tblGridChange>
    </w:tblGrid>
    <w:tr w:rsidR="3496CC43" w14:paraId="4C409508" w14:textId="77777777" w:rsidTr="3496CC43">
      <w:trPr>
        <w:trHeight w:val="300"/>
        <w:trPrChange w:id="116" w:author="Altman, Steve" w:date="2024-07-25T19:59:00Z">
          <w:trPr>
            <w:gridBefore w:val="1"/>
            <w:trHeight w:val="300"/>
          </w:trPr>
        </w:trPrChange>
      </w:trPr>
      <w:tc>
        <w:tcPr>
          <w:tcW w:w="1440" w:type="dxa"/>
          <w:tcPrChange w:id="117" w:author="Altman, Steve" w:date="2024-07-25T19:59:00Z">
            <w:tcPr>
              <w:tcW w:w="1440" w:type="dxa"/>
              <w:gridSpan w:val="2"/>
            </w:tcPr>
          </w:tcPrChange>
        </w:tcPr>
        <w:p w14:paraId="4DC6D505" w14:textId="40675884" w:rsidR="3496CC43" w:rsidRDefault="3496CC43">
          <w:pPr>
            <w:pStyle w:val="Header"/>
            <w:ind w:left="-115"/>
            <w:pPrChange w:id="118" w:author="Altman, Steve" w:date="2024-07-25T19:59:00Z">
              <w:pPr/>
            </w:pPrChange>
          </w:pPr>
        </w:p>
      </w:tc>
      <w:tc>
        <w:tcPr>
          <w:tcW w:w="1440" w:type="dxa"/>
          <w:tcPrChange w:id="119" w:author="Altman, Steve" w:date="2024-07-25T19:59:00Z">
            <w:tcPr>
              <w:tcW w:w="1440" w:type="dxa"/>
              <w:gridSpan w:val="2"/>
            </w:tcPr>
          </w:tcPrChange>
        </w:tcPr>
        <w:p w14:paraId="282FBF3D" w14:textId="54943115" w:rsidR="3496CC43" w:rsidRDefault="3496CC43">
          <w:pPr>
            <w:pStyle w:val="Header"/>
            <w:jc w:val="center"/>
            <w:pPrChange w:id="120" w:author="Altman, Steve" w:date="2024-07-25T19:59:00Z">
              <w:pPr/>
            </w:pPrChange>
          </w:pPr>
        </w:p>
      </w:tc>
      <w:tc>
        <w:tcPr>
          <w:tcW w:w="1440" w:type="dxa"/>
          <w:tcPrChange w:id="121" w:author="Altman, Steve" w:date="2024-07-25T19:59:00Z">
            <w:tcPr>
              <w:tcW w:w="1440" w:type="dxa"/>
              <w:gridSpan w:val="2"/>
            </w:tcPr>
          </w:tcPrChange>
        </w:tcPr>
        <w:p w14:paraId="00EE5CF2" w14:textId="5E8DE3E5" w:rsidR="3496CC43" w:rsidRDefault="3496CC43">
          <w:pPr>
            <w:pStyle w:val="Header"/>
            <w:ind w:right="-115"/>
            <w:jc w:val="right"/>
            <w:pPrChange w:id="122" w:author="Altman, Steve" w:date="2024-07-25T19:59:00Z">
              <w:pPr/>
            </w:pPrChange>
          </w:pPr>
        </w:p>
      </w:tc>
    </w:tr>
  </w:tbl>
  <w:p w14:paraId="05147016" w14:textId="334E87CE" w:rsidR="3496CC43" w:rsidRDefault="3496CC43">
    <w:pPr>
      <w:pStyle w:val="Header"/>
      <w:pPrChange w:id="123" w:author="Altman, Steve" w:date="2024-07-25T19:59:00Z">
        <w:pPr/>
      </w:pPrChang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24" w:author="Altman, Steve" w:date="2024-07-25T19:59:00Z">
        <w:tblPr>
          <w:tblStyle w:val="TableGrid"/>
          <w:tblW w:w="0" w:type="nil"/>
          <w:tblLayout w:type="fixed"/>
          <w:tblLook w:val="06A0" w:firstRow="1" w:lastRow="0" w:firstColumn="1" w:lastColumn="0" w:noHBand="1" w:noVBand="1"/>
        </w:tblPr>
      </w:tblPrChange>
    </w:tblPr>
    <w:tblGrid>
      <w:gridCol w:w="1440"/>
      <w:gridCol w:w="1440"/>
      <w:gridCol w:w="1440"/>
      <w:tblGridChange w:id="125">
        <w:tblGrid>
          <w:gridCol w:w="35"/>
          <w:gridCol w:w="1405"/>
          <w:gridCol w:w="35"/>
          <w:gridCol w:w="1405"/>
          <w:gridCol w:w="35"/>
          <w:gridCol w:w="1405"/>
          <w:gridCol w:w="35"/>
        </w:tblGrid>
      </w:tblGridChange>
    </w:tblGrid>
    <w:tr w:rsidR="3496CC43" w14:paraId="678276BC" w14:textId="77777777" w:rsidTr="3496CC43">
      <w:trPr>
        <w:trHeight w:val="300"/>
        <w:trPrChange w:id="126" w:author="Altman, Steve" w:date="2024-07-25T19:59:00Z">
          <w:trPr>
            <w:gridBefore w:val="1"/>
            <w:trHeight w:val="300"/>
          </w:trPr>
        </w:trPrChange>
      </w:trPr>
      <w:tc>
        <w:tcPr>
          <w:tcW w:w="1440" w:type="dxa"/>
          <w:tcPrChange w:id="127" w:author="Altman, Steve" w:date="2024-07-25T19:59:00Z">
            <w:tcPr>
              <w:tcW w:w="1440" w:type="dxa"/>
              <w:gridSpan w:val="2"/>
            </w:tcPr>
          </w:tcPrChange>
        </w:tcPr>
        <w:p w14:paraId="199476EA" w14:textId="080D9CED" w:rsidR="3496CC43" w:rsidRDefault="3496CC43">
          <w:pPr>
            <w:pStyle w:val="Header"/>
            <w:ind w:left="-115"/>
            <w:pPrChange w:id="128" w:author="Altman, Steve" w:date="2024-07-25T19:59:00Z">
              <w:pPr/>
            </w:pPrChange>
          </w:pPr>
        </w:p>
      </w:tc>
      <w:tc>
        <w:tcPr>
          <w:tcW w:w="1440" w:type="dxa"/>
          <w:tcPrChange w:id="129" w:author="Altman, Steve" w:date="2024-07-25T19:59:00Z">
            <w:tcPr>
              <w:tcW w:w="1440" w:type="dxa"/>
              <w:gridSpan w:val="2"/>
            </w:tcPr>
          </w:tcPrChange>
        </w:tcPr>
        <w:p w14:paraId="253CD6D6" w14:textId="325026A2" w:rsidR="3496CC43" w:rsidRDefault="3496CC43">
          <w:pPr>
            <w:pStyle w:val="Header"/>
            <w:jc w:val="center"/>
            <w:pPrChange w:id="130" w:author="Altman, Steve" w:date="2024-07-25T19:59:00Z">
              <w:pPr/>
            </w:pPrChange>
          </w:pPr>
        </w:p>
      </w:tc>
      <w:tc>
        <w:tcPr>
          <w:tcW w:w="1440" w:type="dxa"/>
          <w:tcPrChange w:id="131" w:author="Altman, Steve" w:date="2024-07-25T19:59:00Z">
            <w:tcPr>
              <w:tcW w:w="1440" w:type="dxa"/>
              <w:gridSpan w:val="2"/>
            </w:tcPr>
          </w:tcPrChange>
        </w:tcPr>
        <w:p w14:paraId="5372C7AF" w14:textId="0E71D8D8" w:rsidR="3496CC43" w:rsidRDefault="3496CC43">
          <w:pPr>
            <w:pStyle w:val="Header"/>
            <w:ind w:right="-115"/>
            <w:jc w:val="right"/>
            <w:pPrChange w:id="132" w:author="Altman, Steve" w:date="2024-07-25T19:59:00Z">
              <w:pPr/>
            </w:pPrChange>
          </w:pPr>
        </w:p>
      </w:tc>
    </w:tr>
  </w:tbl>
  <w:p w14:paraId="5B47999F" w14:textId="0D83F699" w:rsidR="3496CC43" w:rsidRDefault="3496CC43">
    <w:pPr>
      <w:pStyle w:val="Header"/>
      <w:pPrChange w:id="133" w:author="Altman, Steve" w:date="2024-07-25T19:59:00Z">
        <w:pPr/>
      </w:pPrChang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3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35">
        <w:tblGrid>
          <w:gridCol w:w="35"/>
          <w:gridCol w:w="3085"/>
          <w:gridCol w:w="35"/>
          <w:gridCol w:w="3085"/>
          <w:gridCol w:w="35"/>
          <w:gridCol w:w="3085"/>
          <w:gridCol w:w="35"/>
        </w:tblGrid>
      </w:tblGridChange>
    </w:tblGrid>
    <w:tr w:rsidR="3496CC43" w14:paraId="0F1A1771" w14:textId="77777777" w:rsidTr="3496CC43">
      <w:trPr>
        <w:trHeight w:val="300"/>
        <w:trPrChange w:id="136" w:author="Altman, Steve" w:date="2024-07-25T19:59:00Z">
          <w:trPr>
            <w:gridBefore w:val="1"/>
            <w:trHeight w:val="300"/>
          </w:trPr>
        </w:trPrChange>
      </w:trPr>
      <w:tc>
        <w:tcPr>
          <w:tcW w:w="3120" w:type="dxa"/>
          <w:tcPrChange w:id="137" w:author="Altman, Steve" w:date="2024-07-25T19:59:00Z">
            <w:tcPr>
              <w:tcW w:w="3120" w:type="dxa"/>
              <w:gridSpan w:val="2"/>
            </w:tcPr>
          </w:tcPrChange>
        </w:tcPr>
        <w:p w14:paraId="1435A344" w14:textId="050A113D" w:rsidR="3496CC43" w:rsidRDefault="3496CC43">
          <w:pPr>
            <w:pStyle w:val="Header"/>
            <w:ind w:left="-115"/>
            <w:pPrChange w:id="138" w:author="Altman, Steve" w:date="2024-07-25T19:59:00Z">
              <w:pPr/>
            </w:pPrChange>
          </w:pPr>
        </w:p>
      </w:tc>
      <w:tc>
        <w:tcPr>
          <w:tcW w:w="3120" w:type="dxa"/>
          <w:tcPrChange w:id="139" w:author="Altman, Steve" w:date="2024-07-25T19:59:00Z">
            <w:tcPr>
              <w:tcW w:w="3120" w:type="dxa"/>
              <w:gridSpan w:val="2"/>
            </w:tcPr>
          </w:tcPrChange>
        </w:tcPr>
        <w:p w14:paraId="7AEB3FC1" w14:textId="538EDA6C" w:rsidR="3496CC43" w:rsidRDefault="3496CC43">
          <w:pPr>
            <w:pStyle w:val="Header"/>
            <w:jc w:val="center"/>
            <w:pPrChange w:id="140" w:author="Altman, Steve" w:date="2024-07-25T19:59:00Z">
              <w:pPr/>
            </w:pPrChange>
          </w:pPr>
        </w:p>
      </w:tc>
      <w:tc>
        <w:tcPr>
          <w:tcW w:w="3120" w:type="dxa"/>
          <w:tcPrChange w:id="141" w:author="Altman, Steve" w:date="2024-07-25T19:59:00Z">
            <w:tcPr>
              <w:tcW w:w="3120" w:type="dxa"/>
              <w:gridSpan w:val="2"/>
            </w:tcPr>
          </w:tcPrChange>
        </w:tcPr>
        <w:p w14:paraId="7B3ACF38" w14:textId="180607B0" w:rsidR="3496CC43" w:rsidRDefault="3496CC43">
          <w:pPr>
            <w:pStyle w:val="Header"/>
            <w:ind w:right="-115"/>
            <w:jc w:val="right"/>
            <w:pPrChange w:id="142" w:author="Altman, Steve" w:date="2024-07-25T19:59:00Z">
              <w:pPr/>
            </w:pPrChange>
          </w:pPr>
        </w:p>
      </w:tc>
    </w:tr>
  </w:tbl>
  <w:p w14:paraId="38F17A2D" w14:textId="0EF27E01" w:rsidR="3496CC43" w:rsidRDefault="3496CC43">
    <w:pPr>
      <w:pStyle w:val="Header"/>
      <w:pPrChange w:id="143" w:author="Altman, Steve" w:date="2024-07-25T19:59:00Z">
        <w:pPr/>
      </w:pPrChang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4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45">
        <w:tblGrid>
          <w:gridCol w:w="35"/>
          <w:gridCol w:w="3085"/>
          <w:gridCol w:w="35"/>
          <w:gridCol w:w="3085"/>
          <w:gridCol w:w="35"/>
          <w:gridCol w:w="3085"/>
          <w:gridCol w:w="35"/>
        </w:tblGrid>
      </w:tblGridChange>
    </w:tblGrid>
    <w:tr w:rsidR="3496CC43" w14:paraId="6004CC7E" w14:textId="77777777" w:rsidTr="3496CC43">
      <w:trPr>
        <w:trHeight w:val="300"/>
        <w:trPrChange w:id="146" w:author="Altman, Steve" w:date="2024-07-25T19:59:00Z">
          <w:trPr>
            <w:gridBefore w:val="1"/>
            <w:trHeight w:val="300"/>
          </w:trPr>
        </w:trPrChange>
      </w:trPr>
      <w:tc>
        <w:tcPr>
          <w:tcW w:w="3120" w:type="dxa"/>
          <w:tcPrChange w:id="147" w:author="Altman, Steve" w:date="2024-07-25T19:59:00Z">
            <w:tcPr>
              <w:tcW w:w="3120" w:type="dxa"/>
              <w:gridSpan w:val="2"/>
            </w:tcPr>
          </w:tcPrChange>
        </w:tcPr>
        <w:p w14:paraId="2C37EF3C" w14:textId="52608B3D" w:rsidR="3496CC43" w:rsidRDefault="3496CC43">
          <w:pPr>
            <w:pStyle w:val="Header"/>
            <w:ind w:left="-115"/>
            <w:pPrChange w:id="148" w:author="Altman, Steve" w:date="2024-07-25T19:59:00Z">
              <w:pPr/>
            </w:pPrChange>
          </w:pPr>
        </w:p>
      </w:tc>
      <w:tc>
        <w:tcPr>
          <w:tcW w:w="3120" w:type="dxa"/>
          <w:tcPrChange w:id="149" w:author="Altman, Steve" w:date="2024-07-25T19:59:00Z">
            <w:tcPr>
              <w:tcW w:w="3120" w:type="dxa"/>
              <w:gridSpan w:val="2"/>
            </w:tcPr>
          </w:tcPrChange>
        </w:tcPr>
        <w:p w14:paraId="79A519F2" w14:textId="61DA4795" w:rsidR="3496CC43" w:rsidRDefault="3496CC43">
          <w:pPr>
            <w:pStyle w:val="Header"/>
            <w:jc w:val="center"/>
            <w:pPrChange w:id="150" w:author="Altman, Steve" w:date="2024-07-25T19:59:00Z">
              <w:pPr/>
            </w:pPrChange>
          </w:pPr>
        </w:p>
      </w:tc>
      <w:tc>
        <w:tcPr>
          <w:tcW w:w="3120" w:type="dxa"/>
          <w:tcPrChange w:id="151" w:author="Altman, Steve" w:date="2024-07-25T19:59:00Z">
            <w:tcPr>
              <w:tcW w:w="3120" w:type="dxa"/>
              <w:gridSpan w:val="2"/>
            </w:tcPr>
          </w:tcPrChange>
        </w:tcPr>
        <w:p w14:paraId="5FAC4A96" w14:textId="46F0B39B" w:rsidR="3496CC43" w:rsidRDefault="3496CC43">
          <w:pPr>
            <w:pStyle w:val="Header"/>
            <w:ind w:right="-115"/>
            <w:jc w:val="right"/>
            <w:pPrChange w:id="152" w:author="Altman, Steve" w:date="2024-07-25T19:59:00Z">
              <w:pPr/>
            </w:pPrChange>
          </w:pPr>
        </w:p>
      </w:tc>
    </w:tr>
  </w:tbl>
  <w:p w14:paraId="1520BEB0" w14:textId="20EC8A64" w:rsidR="3496CC43" w:rsidRDefault="3496CC43">
    <w:pPr>
      <w:pStyle w:val="Header"/>
      <w:pPrChange w:id="153" w:author="Altman, Steve" w:date="2024-07-25T19:59:00Z">
        <w:pPr/>
      </w:pPrChang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54" w:author="Altman, Steve" w:date="2024-07-25T19:59:00Z">
        <w:tblPr>
          <w:tblStyle w:val="TableGrid"/>
          <w:tblW w:w="0" w:type="nil"/>
          <w:tblLayout w:type="fixed"/>
          <w:tblLook w:val="06A0" w:firstRow="1" w:lastRow="0" w:firstColumn="1" w:lastColumn="0" w:noHBand="1" w:noVBand="1"/>
        </w:tblPr>
      </w:tblPrChange>
    </w:tblPr>
    <w:tblGrid>
      <w:gridCol w:w="1440"/>
      <w:gridCol w:w="1440"/>
      <w:gridCol w:w="1440"/>
      <w:tblGridChange w:id="155">
        <w:tblGrid>
          <w:gridCol w:w="35"/>
          <w:gridCol w:w="1405"/>
          <w:gridCol w:w="35"/>
          <w:gridCol w:w="1405"/>
          <w:gridCol w:w="35"/>
          <w:gridCol w:w="1405"/>
          <w:gridCol w:w="35"/>
        </w:tblGrid>
      </w:tblGridChange>
    </w:tblGrid>
    <w:tr w:rsidR="3496CC43" w14:paraId="44FBE15D" w14:textId="77777777" w:rsidTr="3496CC43">
      <w:trPr>
        <w:trHeight w:val="300"/>
        <w:trPrChange w:id="156" w:author="Altman, Steve" w:date="2024-07-25T19:59:00Z">
          <w:trPr>
            <w:gridBefore w:val="1"/>
            <w:trHeight w:val="300"/>
          </w:trPr>
        </w:trPrChange>
      </w:trPr>
      <w:tc>
        <w:tcPr>
          <w:tcW w:w="1440" w:type="dxa"/>
          <w:tcPrChange w:id="157" w:author="Altman, Steve" w:date="2024-07-25T19:59:00Z">
            <w:tcPr>
              <w:tcW w:w="1440" w:type="dxa"/>
              <w:gridSpan w:val="2"/>
            </w:tcPr>
          </w:tcPrChange>
        </w:tcPr>
        <w:p w14:paraId="4352289A" w14:textId="1E87BF33" w:rsidR="3496CC43" w:rsidRDefault="3496CC43">
          <w:pPr>
            <w:pStyle w:val="Header"/>
            <w:ind w:left="-115"/>
            <w:pPrChange w:id="158" w:author="Altman, Steve" w:date="2024-07-25T19:59:00Z">
              <w:pPr/>
            </w:pPrChange>
          </w:pPr>
        </w:p>
      </w:tc>
      <w:tc>
        <w:tcPr>
          <w:tcW w:w="1440" w:type="dxa"/>
          <w:tcPrChange w:id="159" w:author="Altman, Steve" w:date="2024-07-25T19:59:00Z">
            <w:tcPr>
              <w:tcW w:w="1440" w:type="dxa"/>
              <w:gridSpan w:val="2"/>
            </w:tcPr>
          </w:tcPrChange>
        </w:tcPr>
        <w:p w14:paraId="773727B3" w14:textId="7A320C7A" w:rsidR="3496CC43" w:rsidRDefault="3496CC43">
          <w:pPr>
            <w:pStyle w:val="Header"/>
            <w:jc w:val="center"/>
            <w:pPrChange w:id="160" w:author="Altman, Steve" w:date="2024-07-25T19:59:00Z">
              <w:pPr/>
            </w:pPrChange>
          </w:pPr>
        </w:p>
      </w:tc>
      <w:tc>
        <w:tcPr>
          <w:tcW w:w="1440" w:type="dxa"/>
          <w:tcPrChange w:id="161" w:author="Altman, Steve" w:date="2024-07-25T19:59:00Z">
            <w:tcPr>
              <w:tcW w:w="1440" w:type="dxa"/>
              <w:gridSpan w:val="2"/>
            </w:tcPr>
          </w:tcPrChange>
        </w:tcPr>
        <w:p w14:paraId="40C9F368" w14:textId="6E8FA341" w:rsidR="3496CC43" w:rsidRDefault="3496CC43">
          <w:pPr>
            <w:pStyle w:val="Header"/>
            <w:ind w:right="-115"/>
            <w:jc w:val="right"/>
            <w:pPrChange w:id="162" w:author="Altman, Steve" w:date="2024-07-25T19:59:00Z">
              <w:pPr/>
            </w:pPrChange>
          </w:pPr>
        </w:p>
      </w:tc>
    </w:tr>
  </w:tbl>
  <w:p w14:paraId="38F1E1A2" w14:textId="0ABA9A6B" w:rsidR="3496CC43" w:rsidRDefault="3496CC43">
    <w:pPr>
      <w:pStyle w:val="Header"/>
      <w:pPrChange w:id="163" w:author="Altman, Steve" w:date="2024-07-25T19:59:00Z">
        <w:pPr/>
      </w:pPrChang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64" w:author="Altman, Steve" w:date="2024-07-25T19:59:00Z">
        <w:tblPr>
          <w:tblStyle w:val="TableGrid"/>
          <w:tblW w:w="0" w:type="nil"/>
          <w:tblLayout w:type="fixed"/>
          <w:tblLook w:val="06A0" w:firstRow="1" w:lastRow="0" w:firstColumn="1" w:lastColumn="0" w:noHBand="1" w:noVBand="1"/>
        </w:tblPr>
      </w:tblPrChange>
    </w:tblPr>
    <w:tblGrid>
      <w:gridCol w:w="1440"/>
      <w:gridCol w:w="1440"/>
      <w:gridCol w:w="1440"/>
      <w:tblGridChange w:id="165">
        <w:tblGrid>
          <w:gridCol w:w="35"/>
          <w:gridCol w:w="1405"/>
          <w:gridCol w:w="35"/>
          <w:gridCol w:w="1405"/>
          <w:gridCol w:w="35"/>
          <w:gridCol w:w="1405"/>
          <w:gridCol w:w="35"/>
        </w:tblGrid>
      </w:tblGridChange>
    </w:tblGrid>
    <w:tr w:rsidR="3496CC43" w14:paraId="7F8E6EEA" w14:textId="77777777" w:rsidTr="3496CC43">
      <w:trPr>
        <w:trHeight w:val="300"/>
        <w:trPrChange w:id="166" w:author="Altman, Steve" w:date="2024-07-25T19:59:00Z">
          <w:trPr>
            <w:gridBefore w:val="1"/>
            <w:trHeight w:val="300"/>
          </w:trPr>
        </w:trPrChange>
      </w:trPr>
      <w:tc>
        <w:tcPr>
          <w:tcW w:w="1440" w:type="dxa"/>
          <w:tcPrChange w:id="167" w:author="Altman, Steve" w:date="2024-07-25T19:59:00Z">
            <w:tcPr>
              <w:tcW w:w="1440" w:type="dxa"/>
              <w:gridSpan w:val="2"/>
            </w:tcPr>
          </w:tcPrChange>
        </w:tcPr>
        <w:p w14:paraId="243DC7B7" w14:textId="72239853" w:rsidR="3496CC43" w:rsidRDefault="3496CC43">
          <w:pPr>
            <w:pStyle w:val="Header"/>
            <w:ind w:left="-115"/>
            <w:pPrChange w:id="168" w:author="Altman, Steve" w:date="2024-07-25T19:59:00Z">
              <w:pPr/>
            </w:pPrChange>
          </w:pPr>
        </w:p>
      </w:tc>
      <w:tc>
        <w:tcPr>
          <w:tcW w:w="1440" w:type="dxa"/>
          <w:tcPrChange w:id="169" w:author="Altman, Steve" w:date="2024-07-25T19:59:00Z">
            <w:tcPr>
              <w:tcW w:w="1440" w:type="dxa"/>
              <w:gridSpan w:val="2"/>
            </w:tcPr>
          </w:tcPrChange>
        </w:tcPr>
        <w:p w14:paraId="6C37BCAF" w14:textId="446BEFC4" w:rsidR="3496CC43" w:rsidRDefault="3496CC43">
          <w:pPr>
            <w:pStyle w:val="Header"/>
            <w:jc w:val="center"/>
            <w:pPrChange w:id="170" w:author="Altman, Steve" w:date="2024-07-25T19:59:00Z">
              <w:pPr/>
            </w:pPrChange>
          </w:pPr>
        </w:p>
      </w:tc>
      <w:tc>
        <w:tcPr>
          <w:tcW w:w="1440" w:type="dxa"/>
          <w:tcPrChange w:id="171" w:author="Altman, Steve" w:date="2024-07-25T19:59:00Z">
            <w:tcPr>
              <w:tcW w:w="1440" w:type="dxa"/>
              <w:gridSpan w:val="2"/>
            </w:tcPr>
          </w:tcPrChange>
        </w:tcPr>
        <w:p w14:paraId="229E1D50" w14:textId="7632D12B" w:rsidR="3496CC43" w:rsidRDefault="3496CC43">
          <w:pPr>
            <w:pStyle w:val="Header"/>
            <w:ind w:right="-115"/>
            <w:jc w:val="right"/>
            <w:pPrChange w:id="172" w:author="Altman, Steve" w:date="2024-07-25T19:59:00Z">
              <w:pPr/>
            </w:pPrChange>
          </w:pPr>
        </w:p>
      </w:tc>
    </w:tr>
  </w:tbl>
  <w:p w14:paraId="5B44D4A1" w14:textId="37AB7124" w:rsidR="3496CC43" w:rsidRDefault="3496CC43">
    <w:pPr>
      <w:pStyle w:val="Header"/>
      <w:pPrChange w:id="173" w:author="Altman, Steve" w:date="2024-07-25T19:59:00Z">
        <w:pPr/>
      </w:pPrChang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7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75">
        <w:tblGrid>
          <w:gridCol w:w="35"/>
          <w:gridCol w:w="3085"/>
          <w:gridCol w:w="35"/>
          <w:gridCol w:w="3085"/>
          <w:gridCol w:w="35"/>
          <w:gridCol w:w="3085"/>
          <w:gridCol w:w="35"/>
        </w:tblGrid>
      </w:tblGridChange>
    </w:tblGrid>
    <w:tr w:rsidR="3496CC43" w14:paraId="74282C7D" w14:textId="77777777" w:rsidTr="3496CC43">
      <w:trPr>
        <w:trHeight w:val="300"/>
        <w:trPrChange w:id="176" w:author="Altman, Steve" w:date="2024-07-25T19:59:00Z">
          <w:trPr>
            <w:gridBefore w:val="1"/>
            <w:trHeight w:val="300"/>
          </w:trPr>
        </w:trPrChange>
      </w:trPr>
      <w:tc>
        <w:tcPr>
          <w:tcW w:w="3120" w:type="dxa"/>
          <w:tcPrChange w:id="177" w:author="Altman, Steve" w:date="2024-07-25T19:59:00Z">
            <w:tcPr>
              <w:tcW w:w="3120" w:type="dxa"/>
              <w:gridSpan w:val="2"/>
            </w:tcPr>
          </w:tcPrChange>
        </w:tcPr>
        <w:p w14:paraId="2020C552" w14:textId="264EA6E5" w:rsidR="3496CC43" w:rsidRDefault="3496CC43">
          <w:pPr>
            <w:pStyle w:val="Header"/>
            <w:ind w:left="-115"/>
            <w:pPrChange w:id="178" w:author="Altman, Steve" w:date="2024-07-25T19:59:00Z">
              <w:pPr/>
            </w:pPrChange>
          </w:pPr>
        </w:p>
      </w:tc>
      <w:tc>
        <w:tcPr>
          <w:tcW w:w="3120" w:type="dxa"/>
          <w:tcPrChange w:id="179" w:author="Altman, Steve" w:date="2024-07-25T19:59:00Z">
            <w:tcPr>
              <w:tcW w:w="3120" w:type="dxa"/>
              <w:gridSpan w:val="2"/>
            </w:tcPr>
          </w:tcPrChange>
        </w:tcPr>
        <w:p w14:paraId="2A7B900E" w14:textId="2868AF12" w:rsidR="3496CC43" w:rsidRDefault="3496CC43">
          <w:pPr>
            <w:pStyle w:val="Header"/>
            <w:jc w:val="center"/>
            <w:pPrChange w:id="180" w:author="Altman, Steve" w:date="2024-07-25T19:59:00Z">
              <w:pPr/>
            </w:pPrChange>
          </w:pPr>
        </w:p>
      </w:tc>
      <w:tc>
        <w:tcPr>
          <w:tcW w:w="3120" w:type="dxa"/>
          <w:tcPrChange w:id="181" w:author="Altman, Steve" w:date="2024-07-25T19:59:00Z">
            <w:tcPr>
              <w:tcW w:w="3120" w:type="dxa"/>
              <w:gridSpan w:val="2"/>
            </w:tcPr>
          </w:tcPrChange>
        </w:tcPr>
        <w:p w14:paraId="5F945003" w14:textId="6F93688C" w:rsidR="3496CC43" w:rsidRDefault="3496CC43">
          <w:pPr>
            <w:pStyle w:val="Header"/>
            <w:ind w:right="-115"/>
            <w:jc w:val="right"/>
            <w:pPrChange w:id="182" w:author="Altman, Steve" w:date="2024-07-25T19:59:00Z">
              <w:pPr/>
            </w:pPrChange>
          </w:pPr>
        </w:p>
      </w:tc>
    </w:tr>
  </w:tbl>
  <w:p w14:paraId="26FF07FE" w14:textId="257BAE69" w:rsidR="3496CC43" w:rsidRDefault="3496CC43">
    <w:pPr>
      <w:pStyle w:val="Header"/>
      <w:pPrChange w:id="183" w:author="Altman, Steve" w:date="2024-07-25T19:59:00Z">
        <w:pPr/>
      </w:pPrChang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84"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185">
        <w:tblGrid>
          <w:gridCol w:w="35"/>
          <w:gridCol w:w="3085"/>
          <w:gridCol w:w="35"/>
          <w:gridCol w:w="3085"/>
          <w:gridCol w:w="35"/>
          <w:gridCol w:w="3085"/>
          <w:gridCol w:w="35"/>
        </w:tblGrid>
      </w:tblGridChange>
    </w:tblGrid>
    <w:tr w:rsidR="3496CC43" w14:paraId="3DA24446" w14:textId="77777777" w:rsidTr="3496CC43">
      <w:trPr>
        <w:trHeight w:val="300"/>
        <w:trPrChange w:id="186" w:author="Altman, Steve" w:date="2024-07-25T19:59:00Z">
          <w:trPr>
            <w:gridBefore w:val="1"/>
            <w:trHeight w:val="300"/>
          </w:trPr>
        </w:trPrChange>
      </w:trPr>
      <w:tc>
        <w:tcPr>
          <w:tcW w:w="3120" w:type="dxa"/>
          <w:tcPrChange w:id="187" w:author="Altman, Steve" w:date="2024-07-25T19:59:00Z">
            <w:tcPr>
              <w:tcW w:w="3120" w:type="dxa"/>
              <w:gridSpan w:val="2"/>
            </w:tcPr>
          </w:tcPrChange>
        </w:tcPr>
        <w:p w14:paraId="331F5769" w14:textId="21DB345F" w:rsidR="3496CC43" w:rsidRDefault="3496CC43">
          <w:pPr>
            <w:pStyle w:val="Header"/>
            <w:ind w:left="-115"/>
            <w:pPrChange w:id="188" w:author="Altman, Steve" w:date="2024-07-25T19:59:00Z">
              <w:pPr/>
            </w:pPrChange>
          </w:pPr>
        </w:p>
      </w:tc>
      <w:tc>
        <w:tcPr>
          <w:tcW w:w="3120" w:type="dxa"/>
          <w:tcPrChange w:id="189" w:author="Altman, Steve" w:date="2024-07-25T19:59:00Z">
            <w:tcPr>
              <w:tcW w:w="3120" w:type="dxa"/>
              <w:gridSpan w:val="2"/>
            </w:tcPr>
          </w:tcPrChange>
        </w:tcPr>
        <w:p w14:paraId="3B06A61B" w14:textId="704513B9" w:rsidR="3496CC43" w:rsidRDefault="3496CC43">
          <w:pPr>
            <w:pStyle w:val="Header"/>
            <w:jc w:val="center"/>
            <w:pPrChange w:id="190" w:author="Altman, Steve" w:date="2024-07-25T19:59:00Z">
              <w:pPr/>
            </w:pPrChange>
          </w:pPr>
        </w:p>
      </w:tc>
      <w:tc>
        <w:tcPr>
          <w:tcW w:w="3120" w:type="dxa"/>
          <w:tcPrChange w:id="191" w:author="Altman, Steve" w:date="2024-07-25T19:59:00Z">
            <w:tcPr>
              <w:tcW w:w="3120" w:type="dxa"/>
              <w:gridSpan w:val="2"/>
            </w:tcPr>
          </w:tcPrChange>
        </w:tcPr>
        <w:p w14:paraId="451A6EAE" w14:textId="51F4D8ED" w:rsidR="3496CC43" w:rsidRDefault="3496CC43">
          <w:pPr>
            <w:pStyle w:val="Header"/>
            <w:ind w:right="-115"/>
            <w:jc w:val="right"/>
            <w:pPrChange w:id="192" w:author="Altman, Steve" w:date="2024-07-25T19:59:00Z">
              <w:pPr/>
            </w:pPrChange>
          </w:pPr>
        </w:p>
      </w:tc>
    </w:tr>
  </w:tbl>
  <w:p w14:paraId="424754D2" w14:textId="66F97FC0" w:rsidR="3496CC43" w:rsidRDefault="3496CC43">
    <w:pPr>
      <w:pStyle w:val="Header"/>
      <w:pPrChange w:id="193" w:author="Altman, Steve" w:date="2024-07-25T19:59:00Z">
        <w:pPr/>
      </w:pPrChange>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96" w:author="Altman, Steve" w:date="2024-07-25T19:59:00Z">
        <w:tblPr>
          <w:tblStyle w:val="TableGrid"/>
          <w:tblW w:w="0" w:type="nil"/>
          <w:tblLayout w:type="fixed"/>
          <w:tblLook w:val="06A0" w:firstRow="1" w:lastRow="0" w:firstColumn="1" w:lastColumn="0" w:noHBand="1" w:noVBand="1"/>
        </w:tblPr>
      </w:tblPrChange>
    </w:tblPr>
    <w:tblGrid>
      <w:gridCol w:w="4320"/>
      <w:gridCol w:w="4320"/>
      <w:gridCol w:w="4320"/>
      <w:tblGridChange w:id="197">
        <w:tblGrid>
          <w:gridCol w:w="35"/>
          <w:gridCol w:w="4285"/>
          <w:gridCol w:w="35"/>
          <w:gridCol w:w="4285"/>
          <w:gridCol w:w="35"/>
          <w:gridCol w:w="4285"/>
          <w:gridCol w:w="35"/>
        </w:tblGrid>
      </w:tblGridChange>
    </w:tblGrid>
    <w:tr w:rsidR="3496CC43" w14:paraId="1A582CC4" w14:textId="77777777" w:rsidTr="3496CC43">
      <w:trPr>
        <w:trHeight w:val="300"/>
        <w:trPrChange w:id="198" w:author="Altman, Steve" w:date="2024-07-25T19:59:00Z">
          <w:trPr>
            <w:gridBefore w:val="1"/>
            <w:trHeight w:val="300"/>
          </w:trPr>
        </w:trPrChange>
      </w:trPr>
      <w:tc>
        <w:tcPr>
          <w:tcW w:w="4320" w:type="dxa"/>
          <w:tcPrChange w:id="199" w:author="Altman, Steve" w:date="2024-07-25T19:59:00Z">
            <w:tcPr>
              <w:tcW w:w="4320" w:type="dxa"/>
              <w:gridSpan w:val="2"/>
            </w:tcPr>
          </w:tcPrChange>
        </w:tcPr>
        <w:p w14:paraId="55149CA4" w14:textId="5366AC38" w:rsidR="3496CC43" w:rsidRDefault="3496CC43">
          <w:pPr>
            <w:pStyle w:val="Header"/>
            <w:ind w:left="-115"/>
            <w:pPrChange w:id="200" w:author="Altman, Steve" w:date="2024-07-25T19:59:00Z">
              <w:pPr/>
            </w:pPrChange>
          </w:pPr>
        </w:p>
      </w:tc>
      <w:tc>
        <w:tcPr>
          <w:tcW w:w="4320" w:type="dxa"/>
          <w:tcPrChange w:id="201" w:author="Altman, Steve" w:date="2024-07-25T19:59:00Z">
            <w:tcPr>
              <w:tcW w:w="4320" w:type="dxa"/>
              <w:gridSpan w:val="2"/>
            </w:tcPr>
          </w:tcPrChange>
        </w:tcPr>
        <w:p w14:paraId="1B4732BC" w14:textId="22B73259" w:rsidR="3496CC43" w:rsidRDefault="3496CC43">
          <w:pPr>
            <w:pStyle w:val="Header"/>
            <w:jc w:val="center"/>
            <w:pPrChange w:id="202" w:author="Altman, Steve" w:date="2024-07-25T19:59:00Z">
              <w:pPr/>
            </w:pPrChange>
          </w:pPr>
        </w:p>
      </w:tc>
      <w:tc>
        <w:tcPr>
          <w:tcW w:w="4320" w:type="dxa"/>
          <w:tcPrChange w:id="203" w:author="Altman, Steve" w:date="2024-07-25T19:59:00Z">
            <w:tcPr>
              <w:tcW w:w="4320" w:type="dxa"/>
              <w:gridSpan w:val="2"/>
            </w:tcPr>
          </w:tcPrChange>
        </w:tcPr>
        <w:p w14:paraId="4734FC16" w14:textId="38E2A8FE" w:rsidR="3496CC43" w:rsidRDefault="3496CC43">
          <w:pPr>
            <w:pStyle w:val="Header"/>
            <w:ind w:right="-115"/>
            <w:jc w:val="right"/>
            <w:pPrChange w:id="204" w:author="Altman, Steve" w:date="2024-07-25T19:59:00Z">
              <w:pPr/>
            </w:pPrChange>
          </w:pPr>
        </w:p>
      </w:tc>
    </w:tr>
  </w:tbl>
  <w:p w14:paraId="3F65017A" w14:textId="325BCD6F" w:rsidR="3496CC43" w:rsidRDefault="3496CC43">
    <w:pPr>
      <w:pStyle w:val="Header"/>
      <w:pPrChange w:id="205" w:author="Altman, Steve" w:date="2024-07-25T19:59:00Z">
        <w:pPr/>
      </w:pPrChang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06" w:author="Altman, Steve" w:date="2024-07-25T19:59:00Z">
        <w:tblPr>
          <w:tblStyle w:val="TableGrid"/>
          <w:tblW w:w="0" w:type="nil"/>
          <w:tblLayout w:type="fixed"/>
          <w:tblLook w:val="06A0" w:firstRow="1" w:lastRow="0" w:firstColumn="1" w:lastColumn="0" w:noHBand="1" w:noVBand="1"/>
        </w:tblPr>
      </w:tblPrChange>
    </w:tblPr>
    <w:tblGrid>
      <w:gridCol w:w="4320"/>
      <w:gridCol w:w="4320"/>
      <w:gridCol w:w="4320"/>
      <w:tblGridChange w:id="207">
        <w:tblGrid>
          <w:gridCol w:w="35"/>
          <w:gridCol w:w="4285"/>
          <w:gridCol w:w="35"/>
          <w:gridCol w:w="4285"/>
          <w:gridCol w:w="35"/>
          <w:gridCol w:w="4285"/>
          <w:gridCol w:w="35"/>
        </w:tblGrid>
      </w:tblGridChange>
    </w:tblGrid>
    <w:tr w:rsidR="3496CC43" w14:paraId="2F70B5F9" w14:textId="77777777" w:rsidTr="3496CC43">
      <w:trPr>
        <w:trHeight w:val="300"/>
        <w:trPrChange w:id="208" w:author="Altman, Steve" w:date="2024-07-25T19:59:00Z">
          <w:trPr>
            <w:gridBefore w:val="1"/>
            <w:trHeight w:val="300"/>
          </w:trPr>
        </w:trPrChange>
      </w:trPr>
      <w:tc>
        <w:tcPr>
          <w:tcW w:w="4320" w:type="dxa"/>
          <w:tcPrChange w:id="209" w:author="Altman, Steve" w:date="2024-07-25T19:59:00Z">
            <w:tcPr>
              <w:tcW w:w="4320" w:type="dxa"/>
              <w:gridSpan w:val="2"/>
            </w:tcPr>
          </w:tcPrChange>
        </w:tcPr>
        <w:p w14:paraId="46BB2111" w14:textId="3DE041A8" w:rsidR="3496CC43" w:rsidRDefault="3496CC43">
          <w:pPr>
            <w:pStyle w:val="Header"/>
            <w:ind w:left="-115"/>
            <w:pPrChange w:id="210" w:author="Altman, Steve" w:date="2024-07-25T19:59:00Z">
              <w:pPr/>
            </w:pPrChange>
          </w:pPr>
        </w:p>
      </w:tc>
      <w:tc>
        <w:tcPr>
          <w:tcW w:w="4320" w:type="dxa"/>
          <w:tcPrChange w:id="211" w:author="Altman, Steve" w:date="2024-07-25T19:59:00Z">
            <w:tcPr>
              <w:tcW w:w="4320" w:type="dxa"/>
              <w:gridSpan w:val="2"/>
            </w:tcPr>
          </w:tcPrChange>
        </w:tcPr>
        <w:p w14:paraId="1375BDF8" w14:textId="5D8D2237" w:rsidR="3496CC43" w:rsidRDefault="3496CC43">
          <w:pPr>
            <w:pStyle w:val="Header"/>
            <w:jc w:val="center"/>
            <w:pPrChange w:id="212" w:author="Altman, Steve" w:date="2024-07-25T19:59:00Z">
              <w:pPr/>
            </w:pPrChange>
          </w:pPr>
        </w:p>
      </w:tc>
      <w:tc>
        <w:tcPr>
          <w:tcW w:w="4320" w:type="dxa"/>
          <w:tcPrChange w:id="213" w:author="Altman, Steve" w:date="2024-07-25T19:59:00Z">
            <w:tcPr>
              <w:tcW w:w="4320" w:type="dxa"/>
              <w:gridSpan w:val="2"/>
            </w:tcPr>
          </w:tcPrChange>
        </w:tcPr>
        <w:p w14:paraId="69DBFF25" w14:textId="3FB486E1" w:rsidR="3496CC43" w:rsidRDefault="3496CC43">
          <w:pPr>
            <w:pStyle w:val="Header"/>
            <w:ind w:right="-115"/>
            <w:jc w:val="right"/>
            <w:pPrChange w:id="214" w:author="Altman, Steve" w:date="2024-07-25T19:59:00Z">
              <w:pPr/>
            </w:pPrChange>
          </w:pPr>
        </w:p>
      </w:tc>
    </w:tr>
  </w:tbl>
  <w:p w14:paraId="1BB89428" w14:textId="06828556" w:rsidR="3496CC43" w:rsidRDefault="3496CC43">
    <w:pPr>
      <w:pStyle w:val="Header"/>
      <w:pPrChange w:id="215" w:author="Altman, Steve" w:date="2024-07-25T19:59:00Z">
        <w:pPr/>
      </w:pPrChange>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1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219">
        <w:tblGrid>
          <w:gridCol w:w="35"/>
          <w:gridCol w:w="3085"/>
          <w:gridCol w:w="35"/>
          <w:gridCol w:w="3085"/>
          <w:gridCol w:w="35"/>
          <w:gridCol w:w="3085"/>
          <w:gridCol w:w="35"/>
        </w:tblGrid>
      </w:tblGridChange>
    </w:tblGrid>
    <w:tr w:rsidR="3496CC43" w14:paraId="7DACD981" w14:textId="77777777" w:rsidTr="3496CC43">
      <w:trPr>
        <w:trHeight w:val="300"/>
        <w:trPrChange w:id="220" w:author="Altman, Steve" w:date="2024-07-25T19:59:00Z">
          <w:trPr>
            <w:gridBefore w:val="1"/>
            <w:trHeight w:val="300"/>
          </w:trPr>
        </w:trPrChange>
      </w:trPr>
      <w:tc>
        <w:tcPr>
          <w:tcW w:w="3120" w:type="dxa"/>
          <w:tcPrChange w:id="221" w:author="Altman, Steve" w:date="2024-07-25T19:59:00Z">
            <w:tcPr>
              <w:tcW w:w="3120" w:type="dxa"/>
              <w:gridSpan w:val="2"/>
            </w:tcPr>
          </w:tcPrChange>
        </w:tcPr>
        <w:p w14:paraId="6FE46853" w14:textId="0C9D1E3E" w:rsidR="3496CC43" w:rsidRDefault="3496CC43">
          <w:pPr>
            <w:pStyle w:val="Header"/>
            <w:ind w:left="-115"/>
            <w:pPrChange w:id="222" w:author="Altman, Steve" w:date="2024-07-25T19:59:00Z">
              <w:pPr/>
            </w:pPrChange>
          </w:pPr>
        </w:p>
      </w:tc>
      <w:tc>
        <w:tcPr>
          <w:tcW w:w="3120" w:type="dxa"/>
          <w:tcPrChange w:id="223" w:author="Altman, Steve" w:date="2024-07-25T19:59:00Z">
            <w:tcPr>
              <w:tcW w:w="3120" w:type="dxa"/>
              <w:gridSpan w:val="2"/>
            </w:tcPr>
          </w:tcPrChange>
        </w:tcPr>
        <w:p w14:paraId="2C9BC9B9" w14:textId="08F413B2" w:rsidR="3496CC43" w:rsidRDefault="3496CC43">
          <w:pPr>
            <w:pStyle w:val="Header"/>
            <w:jc w:val="center"/>
            <w:pPrChange w:id="224" w:author="Altman, Steve" w:date="2024-07-25T19:59:00Z">
              <w:pPr/>
            </w:pPrChange>
          </w:pPr>
        </w:p>
      </w:tc>
      <w:tc>
        <w:tcPr>
          <w:tcW w:w="3120" w:type="dxa"/>
          <w:tcPrChange w:id="225" w:author="Altman, Steve" w:date="2024-07-25T19:59:00Z">
            <w:tcPr>
              <w:tcW w:w="3120" w:type="dxa"/>
              <w:gridSpan w:val="2"/>
            </w:tcPr>
          </w:tcPrChange>
        </w:tcPr>
        <w:p w14:paraId="193388FA" w14:textId="02FD06EE" w:rsidR="3496CC43" w:rsidRDefault="3496CC43">
          <w:pPr>
            <w:pStyle w:val="Header"/>
            <w:ind w:right="-115"/>
            <w:jc w:val="right"/>
            <w:pPrChange w:id="226" w:author="Altman, Steve" w:date="2024-07-25T19:59:00Z">
              <w:pPr/>
            </w:pPrChange>
          </w:pPr>
        </w:p>
      </w:tc>
    </w:tr>
  </w:tbl>
  <w:p w14:paraId="73615AA3" w14:textId="26772FEB" w:rsidR="3496CC43" w:rsidRDefault="3496CC43">
    <w:pPr>
      <w:pStyle w:val="Header"/>
      <w:pPrChange w:id="227" w:author="Altman, Steve" w:date="2024-07-25T19:59:00Z">
        <w:pPr/>
      </w:pPrChang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2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229">
        <w:tblGrid>
          <w:gridCol w:w="35"/>
          <w:gridCol w:w="3085"/>
          <w:gridCol w:w="35"/>
          <w:gridCol w:w="3085"/>
          <w:gridCol w:w="35"/>
          <w:gridCol w:w="3085"/>
          <w:gridCol w:w="35"/>
        </w:tblGrid>
      </w:tblGridChange>
    </w:tblGrid>
    <w:tr w:rsidR="3496CC43" w14:paraId="4F2E447B" w14:textId="77777777" w:rsidTr="3496CC43">
      <w:trPr>
        <w:trHeight w:val="300"/>
        <w:trPrChange w:id="230" w:author="Altman, Steve" w:date="2024-07-25T19:59:00Z">
          <w:trPr>
            <w:gridBefore w:val="1"/>
            <w:trHeight w:val="300"/>
          </w:trPr>
        </w:trPrChange>
      </w:trPr>
      <w:tc>
        <w:tcPr>
          <w:tcW w:w="3120" w:type="dxa"/>
          <w:tcPrChange w:id="231" w:author="Altman, Steve" w:date="2024-07-25T19:59:00Z">
            <w:tcPr>
              <w:tcW w:w="3120" w:type="dxa"/>
              <w:gridSpan w:val="2"/>
            </w:tcPr>
          </w:tcPrChange>
        </w:tcPr>
        <w:p w14:paraId="25F26F7E" w14:textId="3CE9FFAC" w:rsidR="3496CC43" w:rsidRDefault="3496CC43">
          <w:pPr>
            <w:pStyle w:val="Header"/>
            <w:ind w:left="-115"/>
            <w:pPrChange w:id="232" w:author="Altman, Steve" w:date="2024-07-25T19:59:00Z">
              <w:pPr/>
            </w:pPrChange>
          </w:pPr>
        </w:p>
      </w:tc>
      <w:tc>
        <w:tcPr>
          <w:tcW w:w="3120" w:type="dxa"/>
          <w:tcPrChange w:id="233" w:author="Altman, Steve" w:date="2024-07-25T19:59:00Z">
            <w:tcPr>
              <w:tcW w:w="3120" w:type="dxa"/>
              <w:gridSpan w:val="2"/>
            </w:tcPr>
          </w:tcPrChange>
        </w:tcPr>
        <w:p w14:paraId="13FDEC4F" w14:textId="3576CE5E" w:rsidR="3496CC43" w:rsidRDefault="3496CC43">
          <w:pPr>
            <w:pStyle w:val="Header"/>
            <w:jc w:val="center"/>
            <w:pPrChange w:id="234" w:author="Altman, Steve" w:date="2024-07-25T19:59:00Z">
              <w:pPr/>
            </w:pPrChange>
          </w:pPr>
        </w:p>
      </w:tc>
      <w:tc>
        <w:tcPr>
          <w:tcW w:w="3120" w:type="dxa"/>
          <w:tcPrChange w:id="235" w:author="Altman, Steve" w:date="2024-07-25T19:59:00Z">
            <w:tcPr>
              <w:tcW w:w="3120" w:type="dxa"/>
              <w:gridSpan w:val="2"/>
            </w:tcPr>
          </w:tcPrChange>
        </w:tcPr>
        <w:p w14:paraId="6EAB7AE9" w14:textId="521E6228" w:rsidR="3496CC43" w:rsidRDefault="3496CC43">
          <w:pPr>
            <w:pStyle w:val="Header"/>
            <w:ind w:right="-115"/>
            <w:jc w:val="right"/>
            <w:pPrChange w:id="236" w:author="Altman, Steve" w:date="2024-07-25T19:59:00Z">
              <w:pPr/>
            </w:pPrChange>
          </w:pPr>
        </w:p>
      </w:tc>
    </w:tr>
  </w:tbl>
  <w:p w14:paraId="05F80EA4" w14:textId="2E44415C" w:rsidR="3496CC43" w:rsidRDefault="3496CC43">
    <w:pPr>
      <w:pStyle w:val="Header"/>
      <w:pPrChange w:id="237" w:author="Altman, Steve" w:date="2024-07-25T19:59:00Z">
        <w:pPr/>
      </w:pPrChange>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40" w:author="Altman, Steve" w:date="2024-07-25T19:59:00Z">
        <w:tblPr>
          <w:tblStyle w:val="TableGrid"/>
          <w:tblW w:w="0" w:type="nil"/>
          <w:tblLayout w:type="fixed"/>
          <w:tblLook w:val="06A0" w:firstRow="1" w:lastRow="0" w:firstColumn="1" w:lastColumn="0" w:noHBand="1" w:noVBand="1"/>
        </w:tblPr>
      </w:tblPrChange>
    </w:tblPr>
    <w:tblGrid>
      <w:gridCol w:w="4530"/>
      <w:gridCol w:w="4530"/>
      <w:gridCol w:w="4530"/>
      <w:tblGridChange w:id="241">
        <w:tblGrid>
          <w:gridCol w:w="35"/>
          <w:gridCol w:w="4495"/>
          <w:gridCol w:w="35"/>
          <w:gridCol w:w="4495"/>
          <w:gridCol w:w="35"/>
          <w:gridCol w:w="4495"/>
          <w:gridCol w:w="35"/>
        </w:tblGrid>
      </w:tblGridChange>
    </w:tblGrid>
    <w:tr w:rsidR="3496CC43" w14:paraId="0B685DD7" w14:textId="77777777" w:rsidTr="3496CC43">
      <w:trPr>
        <w:trHeight w:val="300"/>
        <w:trPrChange w:id="242" w:author="Altman, Steve" w:date="2024-07-25T19:59:00Z">
          <w:trPr>
            <w:gridBefore w:val="1"/>
            <w:trHeight w:val="300"/>
          </w:trPr>
        </w:trPrChange>
      </w:trPr>
      <w:tc>
        <w:tcPr>
          <w:tcW w:w="4530" w:type="dxa"/>
          <w:tcPrChange w:id="243" w:author="Altman, Steve" w:date="2024-07-25T19:59:00Z">
            <w:tcPr>
              <w:tcW w:w="4530" w:type="dxa"/>
              <w:gridSpan w:val="2"/>
            </w:tcPr>
          </w:tcPrChange>
        </w:tcPr>
        <w:p w14:paraId="24E230C4" w14:textId="699CA98C" w:rsidR="3496CC43" w:rsidRDefault="3496CC43">
          <w:pPr>
            <w:pStyle w:val="Header"/>
            <w:ind w:left="-115"/>
            <w:pPrChange w:id="244" w:author="Altman, Steve" w:date="2024-07-25T19:59:00Z">
              <w:pPr/>
            </w:pPrChange>
          </w:pPr>
        </w:p>
      </w:tc>
      <w:tc>
        <w:tcPr>
          <w:tcW w:w="4530" w:type="dxa"/>
          <w:tcPrChange w:id="245" w:author="Altman, Steve" w:date="2024-07-25T19:59:00Z">
            <w:tcPr>
              <w:tcW w:w="4530" w:type="dxa"/>
              <w:gridSpan w:val="2"/>
            </w:tcPr>
          </w:tcPrChange>
        </w:tcPr>
        <w:p w14:paraId="7D9554D4" w14:textId="0702590A" w:rsidR="3496CC43" w:rsidRDefault="3496CC43">
          <w:pPr>
            <w:pStyle w:val="Header"/>
            <w:jc w:val="center"/>
            <w:pPrChange w:id="246" w:author="Altman, Steve" w:date="2024-07-25T19:59:00Z">
              <w:pPr/>
            </w:pPrChange>
          </w:pPr>
        </w:p>
      </w:tc>
      <w:tc>
        <w:tcPr>
          <w:tcW w:w="4530" w:type="dxa"/>
          <w:tcPrChange w:id="247" w:author="Altman, Steve" w:date="2024-07-25T19:59:00Z">
            <w:tcPr>
              <w:tcW w:w="4530" w:type="dxa"/>
              <w:gridSpan w:val="2"/>
            </w:tcPr>
          </w:tcPrChange>
        </w:tcPr>
        <w:p w14:paraId="5694FCB8" w14:textId="1FA2C08A" w:rsidR="3496CC43" w:rsidRDefault="3496CC43">
          <w:pPr>
            <w:pStyle w:val="Header"/>
            <w:ind w:right="-115"/>
            <w:jc w:val="right"/>
            <w:pPrChange w:id="248" w:author="Altman, Steve" w:date="2024-07-25T19:59:00Z">
              <w:pPr/>
            </w:pPrChange>
          </w:pPr>
        </w:p>
      </w:tc>
    </w:tr>
  </w:tbl>
  <w:p w14:paraId="2FFE007B" w14:textId="4FD57CDA" w:rsidR="3496CC43" w:rsidRDefault="3496CC43">
    <w:pPr>
      <w:pStyle w:val="Header"/>
      <w:pPrChange w:id="249" w:author="Altman, Steve" w:date="2024-07-25T19:59:00Z">
        <w:pPr/>
      </w:pPrChang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50" w:author="Altman, Steve" w:date="2024-07-25T19:59:00Z">
        <w:tblPr>
          <w:tblStyle w:val="TableGrid"/>
          <w:tblW w:w="0" w:type="nil"/>
          <w:tblLayout w:type="fixed"/>
          <w:tblLook w:val="06A0" w:firstRow="1" w:lastRow="0" w:firstColumn="1" w:lastColumn="0" w:noHBand="1" w:noVBand="1"/>
        </w:tblPr>
      </w:tblPrChange>
    </w:tblPr>
    <w:tblGrid>
      <w:gridCol w:w="4530"/>
      <w:gridCol w:w="4530"/>
      <w:gridCol w:w="4530"/>
      <w:tblGridChange w:id="251">
        <w:tblGrid>
          <w:gridCol w:w="35"/>
          <w:gridCol w:w="4495"/>
          <w:gridCol w:w="35"/>
          <w:gridCol w:w="4495"/>
          <w:gridCol w:w="35"/>
          <w:gridCol w:w="4495"/>
          <w:gridCol w:w="35"/>
        </w:tblGrid>
      </w:tblGridChange>
    </w:tblGrid>
    <w:tr w:rsidR="3496CC43" w14:paraId="1471F291" w14:textId="77777777" w:rsidTr="3496CC43">
      <w:trPr>
        <w:trHeight w:val="300"/>
        <w:trPrChange w:id="252" w:author="Altman, Steve" w:date="2024-07-25T19:59:00Z">
          <w:trPr>
            <w:gridBefore w:val="1"/>
            <w:trHeight w:val="300"/>
          </w:trPr>
        </w:trPrChange>
      </w:trPr>
      <w:tc>
        <w:tcPr>
          <w:tcW w:w="4530" w:type="dxa"/>
          <w:tcPrChange w:id="253" w:author="Altman, Steve" w:date="2024-07-25T19:59:00Z">
            <w:tcPr>
              <w:tcW w:w="4530" w:type="dxa"/>
              <w:gridSpan w:val="2"/>
            </w:tcPr>
          </w:tcPrChange>
        </w:tcPr>
        <w:p w14:paraId="1F4DA532" w14:textId="41165C94" w:rsidR="3496CC43" w:rsidRDefault="3496CC43">
          <w:pPr>
            <w:pStyle w:val="Header"/>
            <w:ind w:left="-115"/>
            <w:pPrChange w:id="254" w:author="Altman, Steve" w:date="2024-07-25T19:59:00Z">
              <w:pPr/>
            </w:pPrChange>
          </w:pPr>
        </w:p>
      </w:tc>
      <w:tc>
        <w:tcPr>
          <w:tcW w:w="4530" w:type="dxa"/>
          <w:tcPrChange w:id="255" w:author="Altman, Steve" w:date="2024-07-25T19:59:00Z">
            <w:tcPr>
              <w:tcW w:w="4530" w:type="dxa"/>
              <w:gridSpan w:val="2"/>
            </w:tcPr>
          </w:tcPrChange>
        </w:tcPr>
        <w:p w14:paraId="5404B6AB" w14:textId="559967DB" w:rsidR="3496CC43" w:rsidRDefault="3496CC43">
          <w:pPr>
            <w:pStyle w:val="Header"/>
            <w:jc w:val="center"/>
            <w:pPrChange w:id="256" w:author="Altman, Steve" w:date="2024-07-25T19:59:00Z">
              <w:pPr/>
            </w:pPrChange>
          </w:pPr>
        </w:p>
      </w:tc>
      <w:tc>
        <w:tcPr>
          <w:tcW w:w="4530" w:type="dxa"/>
          <w:tcPrChange w:id="257" w:author="Altman, Steve" w:date="2024-07-25T19:59:00Z">
            <w:tcPr>
              <w:tcW w:w="4530" w:type="dxa"/>
              <w:gridSpan w:val="2"/>
            </w:tcPr>
          </w:tcPrChange>
        </w:tcPr>
        <w:p w14:paraId="4BA75E99" w14:textId="5DDC5789" w:rsidR="3496CC43" w:rsidRDefault="3496CC43">
          <w:pPr>
            <w:pStyle w:val="Header"/>
            <w:ind w:right="-115"/>
            <w:jc w:val="right"/>
            <w:pPrChange w:id="258" w:author="Altman, Steve" w:date="2024-07-25T19:59:00Z">
              <w:pPr/>
            </w:pPrChange>
          </w:pPr>
        </w:p>
      </w:tc>
    </w:tr>
  </w:tbl>
  <w:p w14:paraId="673A3647" w14:textId="6B06132B" w:rsidR="3496CC43" w:rsidRDefault="3496CC43">
    <w:pPr>
      <w:pStyle w:val="Header"/>
      <w:pPrChange w:id="259" w:author="Altman, Steve" w:date="2024-07-25T19:59:00Z">
        <w:pPr/>
      </w:pPrChang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66"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267">
        <w:tblGrid>
          <w:gridCol w:w="35"/>
          <w:gridCol w:w="3085"/>
          <w:gridCol w:w="35"/>
          <w:gridCol w:w="3085"/>
          <w:gridCol w:w="35"/>
          <w:gridCol w:w="3085"/>
          <w:gridCol w:w="35"/>
        </w:tblGrid>
      </w:tblGridChange>
    </w:tblGrid>
    <w:tr w:rsidR="3496CC43" w14:paraId="5842F5E6" w14:textId="77777777" w:rsidTr="3496CC43">
      <w:trPr>
        <w:trHeight w:val="300"/>
        <w:trPrChange w:id="268" w:author="Altman, Steve" w:date="2024-07-25T19:59:00Z">
          <w:trPr>
            <w:gridBefore w:val="1"/>
            <w:trHeight w:val="300"/>
          </w:trPr>
        </w:trPrChange>
      </w:trPr>
      <w:tc>
        <w:tcPr>
          <w:tcW w:w="3120" w:type="dxa"/>
          <w:tcPrChange w:id="269" w:author="Altman, Steve" w:date="2024-07-25T19:59:00Z">
            <w:tcPr>
              <w:tcW w:w="3120" w:type="dxa"/>
              <w:gridSpan w:val="2"/>
            </w:tcPr>
          </w:tcPrChange>
        </w:tcPr>
        <w:p w14:paraId="6EAEB4EF" w14:textId="21410B30" w:rsidR="3496CC43" w:rsidRDefault="3496CC43">
          <w:pPr>
            <w:pStyle w:val="Header"/>
            <w:ind w:left="-115"/>
            <w:pPrChange w:id="270" w:author="Altman, Steve" w:date="2024-07-25T19:59:00Z">
              <w:pPr/>
            </w:pPrChange>
          </w:pPr>
        </w:p>
      </w:tc>
      <w:tc>
        <w:tcPr>
          <w:tcW w:w="3120" w:type="dxa"/>
          <w:tcPrChange w:id="271" w:author="Altman, Steve" w:date="2024-07-25T19:59:00Z">
            <w:tcPr>
              <w:tcW w:w="3120" w:type="dxa"/>
              <w:gridSpan w:val="2"/>
            </w:tcPr>
          </w:tcPrChange>
        </w:tcPr>
        <w:p w14:paraId="0DE21735" w14:textId="504AF5D6" w:rsidR="3496CC43" w:rsidRDefault="3496CC43">
          <w:pPr>
            <w:pStyle w:val="Header"/>
            <w:jc w:val="center"/>
            <w:pPrChange w:id="272" w:author="Altman, Steve" w:date="2024-07-25T19:59:00Z">
              <w:pPr/>
            </w:pPrChange>
          </w:pPr>
        </w:p>
      </w:tc>
      <w:tc>
        <w:tcPr>
          <w:tcW w:w="3120" w:type="dxa"/>
          <w:tcPrChange w:id="273" w:author="Altman, Steve" w:date="2024-07-25T19:59:00Z">
            <w:tcPr>
              <w:tcW w:w="3120" w:type="dxa"/>
              <w:gridSpan w:val="2"/>
            </w:tcPr>
          </w:tcPrChange>
        </w:tcPr>
        <w:p w14:paraId="642AA676" w14:textId="1ADD42E1" w:rsidR="3496CC43" w:rsidRDefault="3496CC43">
          <w:pPr>
            <w:pStyle w:val="Header"/>
            <w:ind w:right="-115"/>
            <w:jc w:val="right"/>
            <w:pPrChange w:id="274" w:author="Altman, Steve" w:date="2024-07-25T19:59:00Z">
              <w:pPr/>
            </w:pPrChange>
          </w:pPr>
        </w:p>
      </w:tc>
    </w:tr>
  </w:tbl>
  <w:p w14:paraId="60ADD6BC" w14:textId="54DFE020" w:rsidR="3496CC43" w:rsidRDefault="3496CC43">
    <w:pPr>
      <w:pStyle w:val="Header"/>
      <w:pPrChange w:id="275" w:author="Altman, Steve" w:date="2024-07-25T19:59:00Z">
        <w:pPr/>
      </w:pPrChang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4A01" w14:textId="77777777" w:rsidR="00EB3684" w:rsidRPr="00C70D6D" w:rsidRDefault="00EB3684" w:rsidP="00C70D6D">
    <w:pPr>
      <w:pStyle w:val="Header"/>
      <w:jc w:val="center"/>
      <w:rPr>
        <w:b/>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79"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280">
        <w:tblGrid>
          <w:gridCol w:w="35"/>
          <w:gridCol w:w="3085"/>
          <w:gridCol w:w="35"/>
          <w:gridCol w:w="3085"/>
          <w:gridCol w:w="35"/>
          <w:gridCol w:w="3085"/>
          <w:gridCol w:w="35"/>
        </w:tblGrid>
      </w:tblGridChange>
    </w:tblGrid>
    <w:tr w:rsidR="3496CC43" w14:paraId="58DE3524" w14:textId="77777777" w:rsidTr="3496CC43">
      <w:trPr>
        <w:trHeight w:val="300"/>
        <w:trPrChange w:id="281" w:author="Altman, Steve" w:date="2024-07-25T19:59:00Z">
          <w:trPr>
            <w:gridBefore w:val="1"/>
            <w:trHeight w:val="300"/>
          </w:trPr>
        </w:trPrChange>
      </w:trPr>
      <w:tc>
        <w:tcPr>
          <w:tcW w:w="3120" w:type="dxa"/>
          <w:tcPrChange w:id="282" w:author="Altman, Steve" w:date="2024-07-25T19:59:00Z">
            <w:tcPr>
              <w:tcW w:w="3120" w:type="dxa"/>
              <w:gridSpan w:val="2"/>
            </w:tcPr>
          </w:tcPrChange>
        </w:tcPr>
        <w:p w14:paraId="21290ED0" w14:textId="62F0C836" w:rsidR="3496CC43" w:rsidRDefault="3496CC43">
          <w:pPr>
            <w:pStyle w:val="Header"/>
            <w:ind w:left="-115"/>
            <w:pPrChange w:id="283" w:author="Altman, Steve" w:date="2024-07-25T19:59:00Z">
              <w:pPr/>
            </w:pPrChange>
          </w:pPr>
        </w:p>
      </w:tc>
      <w:tc>
        <w:tcPr>
          <w:tcW w:w="3120" w:type="dxa"/>
          <w:tcPrChange w:id="284" w:author="Altman, Steve" w:date="2024-07-25T19:59:00Z">
            <w:tcPr>
              <w:tcW w:w="3120" w:type="dxa"/>
              <w:gridSpan w:val="2"/>
            </w:tcPr>
          </w:tcPrChange>
        </w:tcPr>
        <w:p w14:paraId="6C663212" w14:textId="498C7F44" w:rsidR="3496CC43" w:rsidRDefault="3496CC43">
          <w:pPr>
            <w:pStyle w:val="Header"/>
            <w:jc w:val="center"/>
            <w:pPrChange w:id="285" w:author="Altman, Steve" w:date="2024-07-25T19:59:00Z">
              <w:pPr/>
            </w:pPrChange>
          </w:pPr>
        </w:p>
      </w:tc>
      <w:tc>
        <w:tcPr>
          <w:tcW w:w="3120" w:type="dxa"/>
          <w:tcPrChange w:id="286" w:author="Altman, Steve" w:date="2024-07-25T19:59:00Z">
            <w:tcPr>
              <w:tcW w:w="3120" w:type="dxa"/>
              <w:gridSpan w:val="2"/>
            </w:tcPr>
          </w:tcPrChange>
        </w:tcPr>
        <w:p w14:paraId="25D4A884" w14:textId="3FBB1B68" w:rsidR="3496CC43" w:rsidRDefault="3496CC43">
          <w:pPr>
            <w:pStyle w:val="Header"/>
            <w:ind w:right="-115"/>
            <w:jc w:val="right"/>
            <w:pPrChange w:id="287" w:author="Altman, Steve" w:date="2024-07-25T19:59:00Z">
              <w:pPr/>
            </w:pPrChange>
          </w:pPr>
        </w:p>
      </w:tc>
    </w:tr>
  </w:tbl>
  <w:p w14:paraId="71DB5A04" w14:textId="7C91A482" w:rsidR="3496CC43" w:rsidRDefault="3496CC43">
    <w:pPr>
      <w:pStyle w:val="Header"/>
      <w:pPrChange w:id="288" w:author="Altman, Steve" w:date="2024-07-25T19:59:00Z">
        <w:pPr/>
      </w:pPrChang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289" w:author="Altman, Steve" w:date="2024-07-25T19:59:00Z">
        <w:tblPr>
          <w:tblStyle w:val="TableGrid"/>
          <w:tblW w:w="0" w:type="nil"/>
          <w:tblLayout w:type="fixed"/>
          <w:tblLook w:val="06A0" w:firstRow="1" w:lastRow="0" w:firstColumn="1" w:lastColumn="0" w:noHBand="1" w:noVBand="1"/>
        </w:tblPr>
      </w:tblPrChange>
    </w:tblPr>
    <w:tblGrid>
      <w:gridCol w:w="4320"/>
      <w:gridCol w:w="4320"/>
      <w:gridCol w:w="4320"/>
      <w:tblGridChange w:id="290">
        <w:tblGrid>
          <w:gridCol w:w="35"/>
          <w:gridCol w:w="4285"/>
          <w:gridCol w:w="35"/>
          <w:gridCol w:w="4285"/>
          <w:gridCol w:w="35"/>
          <w:gridCol w:w="4285"/>
          <w:gridCol w:w="35"/>
        </w:tblGrid>
      </w:tblGridChange>
    </w:tblGrid>
    <w:tr w:rsidR="3496CC43" w14:paraId="4838F809" w14:textId="77777777" w:rsidTr="3496CC43">
      <w:trPr>
        <w:trHeight w:val="300"/>
        <w:trPrChange w:id="291" w:author="Altman, Steve" w:date="2024-07-25T19:59:00Z">
          <w:trPr>
            <w:gridBefore w:val="1"/>
            <w:trHeight w:val="300"/>
          </w:trPr>
        </w:trPrChange>
      </w:trPr>
      <w:tc>
        <w:tcPr>
          <w:tcW w:w="4320" w:type="dxa"/>
          <w:tcPrChange w:id="292" w:author="Altman, Steve" w:date="2024-07-25T19:59:00Z">
            <w:tcPr>
              <w:tcW w:w="4320" w:type="dxa"/>
              <w:gridSpan w:val="2"/>
            </w:tcPr>
          </w:tcPrChange>
        </w:tcPr>
        <w:p w14:paraId="3121BD92" w14:textId="7266CB17" w:rsidR="3496CC43" w:rsidRDefault="3496CC43">
          <w:pPr>
            <w:pStyle w:val="Header"/>
            <w:ind w:left="-115"/>
            <w:pPrChange w:id="293" w:author="Altman, Steve" w:date="2024-07-25T19:59:00Z">
              <w:pPr/>
            </w:pPrChange>
          </w:pPr>
        </w:p>
      </w:tc>
      <w:tc>
        <w:tcPr>
          <w:tcW w:w="4320" w:type="dxa"/>
          <w:tcPrChange w:id="294" w:author="Altman, Steve" w:date="2024-07-25T19:59:00Z">
            <w:tcPr>
              <w:tcW w:w="4320" w:type="dxa"/>
              <w:gridSpan w:val="2"/>
            </w:tcPr>
          </w:tcPrChange>
        </w:tcPr>
        <w:p w14:paraId="6F0F58F8" w14:textId="7DD10AE7" w:rsidR="3496CC43" w:rsidRDefault="3496CC43">
          <w:pPr>
            <w:pStyle w:val="Header"/>
            <w:jc w:val="center"/>
            <w:pPrChange w:id="295" w:author="Altman, Steve" w:date="2024-07-25T19:59:00Z">
              <w:pPr/>
            </w:pPrChange>
          </w:pPr>
        </w:p>
      </w:tc>
      <w:tc>
        <w:tcPr>
          <w:tcW w:w="4320" w:type="dxa"/>
          <w:tcPrChange w:id="296" w:author="Altman, Steve" w:date="2024-07-25T19:59:00Z">
            <w:tcPr>
              <w:tcW w:w="4320" w:type="dxa"/>
              <w:gridSpan w:val="2"/>
            </w:tcPr>
          </w:tcPrChange>
        </w:tcPr>
        <w:p w14:paraId="3A52E812" w14:textId="77E83706" w:rsidR="3496CC43" w:rsidRDefault="3496CC43">
          <w:pPr>
            <w:pStyle w:val="Header"/>
            <w:ind w:right="-115"/>
            <w:jc w:val="right"/>
            <w:pPrChange w:id="297" w:author="Altman, Steve" w:date="2024-07-25T19:59:00Z">
              <w:pPr/>
            </w:pPrChange>
          </w:pPr>
        </w:p>
      </w:tc>
    </w:tr>
  </w:tbl>
  <w:p w14:paraId="6A49AB94" w14:textId="3E805E06" w:rsidR="3496CC43" w:rsidRDefault="3496CC43">
    <w:pPr>
      <w:pStyle w:val="Header"/>
      <w:pPrChange w:id="298" w:author="Altman, Steve" w:date="2024-07-25T19:59:00Z">
        <w:pPr/>
      </w:pPrChange>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305"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306">
        <w:tblGrid>
          <w:gridCol w:w="35"/>
          <w:gridCol w:w="3085"/>
          <w:gridCol w:w="35"/>
          <w:gridCol w:w="3085"/>
          <w:gridCol w:w="35"/>
          <w:gridCol w:w="3085"/>
          <w:gridCol w:w="35"/>
        </w:tblGrid>
      </w:tblGridChange>
    </w:tblGrid>
    <w:tr w:rsidR="3496CC43" w14:paraId="25A6331F" w14:textId="77777777" w:rsidTr="3496CC43">
      <w:trPr>
        <w:trHeight w:val="300"/>
        <w:trPrChange w:id="307" w:author="Altman, Steve" w:date="2024-07-25T19:59:00Z">
          <w:trPr>
            <w:gridBefore w:val="1"/>
            <w:trHeight w:val="300"/>
          </w:trPr>
        </w:trPrChange>
      </w:trPr>
      <w:tc>
        <w:tcPr>
          <w:tcW w:w="3120" w:type="dxa"/>
          <w:tcPrChange w:id="308" w:author="Altman, Steve" w:date="2024-07-25T19:59:00Z">
            <w:tcPr>
              <w:tcW w:w="3120" w:type="dxa"/>
              <w:gridSpan w:val="2"/>
            </w:tcPr>
          </w:tcPrChange>
        </w:tcPr>
        <w:p w14:paraId="24597F2C" w14:textId="2B9FBF55" w:rsidR="3496CC43" w:rsidRDefault="3496CC43">
          <w:pPr>
            <w:pStyle w:val="Header"/>
            <w:ind w:left="-115"/>
            <w:pPrChange w:id="309" w:author="Altman, Steve" w:date="2024-07-25T19:59:00Z">
              <w:pPr/>
            </w:pPrChange>
          </w:pPr>
        </w:p>
      </w:tc>
      <w:tc>
        <w:tcPr>
          <w:tcW w:w="3120" w:type="dxa"/>
          <w:tcPrChange w:id="310" w:author="Altman, Steve" w:date="2024-07-25T19:59:00Z">
            <w:tcPr>
              <w:tcW w:w="3120" w:type="dxa"/>
              <w:gridSpan w:val="2"/>
            </w:tcPr>
          </w:tcPrChange>
        </w:tcPr>
        <w:p w14:paraId="1EC5175F" w14:textId="0038150A" w:rsidR="3496CC43" w:rsidRDefault="3496CC43">
          <w:pPr>
            <w:pStyle w:val="Header"/>
            <w:jc w:val="center"/>
            <w:pPrChange w:id="311" w:author="Altman, Steve" w:date="2024-07-25T19:59:00Z">
              <w:pPr/>
            </w:pPrChange>
          </w:pPr>
        </w:p>
      </w:tc>
      <w:tc>
        <w:tcPr>
          <w:tcW w:w="3120" w:type="dxa"/>
          <w:tcPrChange w:id="312" w:author="Altman, Steve" w:date="2024-07-25T19:59:00Z">
            <w:tcPr>
              <w:tcW w:w="3120" w:type="dxa"/>
              <w:gridSpan w:val="2"/>
            </w:tcPr>
          </w:tcPrChange>
        </w:tcPr>
        <w:p w14:paraId="366B0A5A" w14:textId="1C77D962" w:rsidR="3496CC43" w:rsidRDefault="3496CC43">
          <w:pPr>
            <w:pStyle w:val="Header"/>
            <w:ind w:right="-115"/>
            <w:jc w:val="right"/>
            <w:pPrChange w:id="313" w:author="Altman, Steve" w:date="2024-07-25T19:59:00Z">
              <w:pPr/>
            </w:pPrChange>
          </w:pPr>
        </w:p>
      </w:tc>
    </w:tr>
  </w:tbl>
  <w:p w14:paraId="2A33AA18" w14:textId="293F0A7E" w:rsidR="3496CC43" w:rsidRDefault="3496CC43">
    <w:pPr>
      <w:pStyle w:val="Header"/>
      <w:pPrChange w:id="314" w:author="Altman, Steve" w:date="2024-07-25T19:59:00Z">
        <w:pPr/>
      </w:pPrChang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318"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319">
        <w:tblGrid>
          <w:gridCol w:w="35"/>
          <w:gridCol w:w="3085"/>
          <w:gridCol w:w="35"/>
          <w:gridCol w:w="3085"/>
          <w:gridCol w:w="35"/>
          <w:gridCol w:w="3085"/>
          <w:gridCol w:w="35"/>
        </w:tblGrid>
      </w:tblGridChange>
    </w:tblGrid>
    <w:tr w:rsidR="3496CC43" w14:paraId="74CDB98C" w14:textId="77777777" w:rsidTr="3496CC43">
      <w:trPr>
        <w:trHeight w:val="300"/>
        <w:trPrChange w:id="320" w:author="Altman, Steve" w:date="2024-07-25T19:59:00Z">
          <w:trPr>
            <w:gridBefore w:val="1"/>
            <w:trHeight w:val="300"/>
          </w:trPr>
        </w:trPrChange>
      </w:trPr>
      <w:tc>
        <w:tcPr>
          <w:tcW w:w="3120" w:type="dxa"/>
          <w:tcPrChange w:id="321" w:author="Altman, Steve" w:date="2024-07-25T19:59:00Z">
            <w:tcPr>
              <w:tcW w:w="3120" w:type="dxa"/>
              <w:gridSpan w:val="2"/>
            </w:tcPr>
          </w:tcPrChange>
        </w:tcPr>
        <w:p w14:paraId="41A8875E" w14:textId="628F4BB0" w:rsidR="3496CC43" w:rsidRDefault="3496CC43">
          <w:pPr>
            <w:pStyle w:val="Header"/>
            <w:ind w:left="-115"/>
            <w:pPrChange w:id="322" w:author="Altman, Steve" w:date="2024-07-25T19:59:00Z">
              <w:pPr/>
            </w:pPrChange>
          </w:pPr>
        </w:p>
      </w:tc>
      <w:tc>
        <w:tcPr>
          <w:tcW w:w="3120" w:type="dxa"/>
          <w:tcPrChange w:id="323" w:author="Altman, Steve" w:date="2024-07-25T19:59:00Z">
            <w:tcPr>
              <w:tcW w:w="3120" w:type="dxa"/>
              <w:gridSpan w:val="2"/>
            </w:tcPr>
          </w:tcPrChange>
        </w:tcPr>
        <w:p w14:paraId="0EE73919" w14:textId="23D7AA2F" w:rsidR="3496CC43" w:rsidRDefault="3496CC43">
          <w:pPr>
            <w:pStyle w:val="Header"/>
            <w:jc w:val="center"/>
            <w:pPrChange w:id="324" w:author="Altman, Steve" w:date="2024-07-25T19:59:00Z">
              <w:pPr/>
            </w:pPrChange>
          </w:pPr>
        </w:p>
      </w:tc>
      <w:tc>
        <w:tcPr>
          <w:tcW w:w="3120" w:type="dxa"/>
          <w:tcPrChange w:id="325" w:author="Altman, Steve" w:date="2024-07-25T19:59:00Z">
            <w:tcPr>
              <w:tcW w:w="3120" w:type="dxa"/>
              <w:gridSpan w:val="2"/>
            </w:tcPr>
          </w:tcPrChange>
        </w:tcPr>
        <w:p w14:paraId="3BECB4BF" w14:textId="77328716" w:rsidR="3496CC43" w:rsidRDefault="3496CC43">
          <w:pPr>
            <w:pStyle w:val="Header"/>
            <w:ind w:right="-115"/>
            <w:jc w:val="right"/>
            <w:pPrChange w:id="326" w:author="Altman, Steve" w:date="2024-07-25T19:59:00Z">
              <w:pPr/>
            </w:pPrChange>
          </w:pPr>
        </w:p>
      </w:tc>
    </w:tr>
  </w:tbl>
  <w:p w14:paraId="6D53E96D" w14:textId="031D0C86" w:rsidR="3496CC43" w:rsidRDefault="3496CC43">
    <w:pPr>
      <w:pStyle w:val="Header"/>
      <w:pPrChange w:id="327" w:author="Altman, Steve" w:date="2024-07-25T19:59:00Z">
        <w:pPr/>
      </w:pPrChang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7191" w14:textId="77777777" w:rsidR="00EB3684" w:rsidRPr="00C70D6D" w:rsidRDefault="00EB3684" w:rsidP="00C70D6D">
    <w:pPr>
      <w:pStyle w:val="Header"/>
      <w:jc w:val="center"/>
      <w:rPr>
        <w:b/>
        <w:sz w:val="20"/>
        <w:szCs w:val="2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369" w:author="Altman, Steve" w:date="2024-07-25T19:59:00Z">
        <w:tblPr>
          <w:tblStyle w:val="TableGrid"/>
          <w:tblW w:w="0" w:type="nil"/>
          <w:tblLayout w:type="fixed"/>
          <w:tblLook w:val="06A0" w:firstRow="1" w:lastRow="0" w:firstColumn="1" w:lastColumn="0" w:noHBand="1" w:noVBand="1"/>
        </w:tblPr>
      </w:tblPrChange>
    </w:tblPr>
    <w:tblGrid>
      <w:gridCol w:w="3120"/>
      <w:gridCol w:w="3120"/>
      <w:gridCol w:w="3120"/>
      <w:tblGridChange w:id="370">
        <w:tblGrid>
          <w:gridCol w:w="35"/>
          <w:gridCol w:w="3085"/>
          <w:gridCol w:w="35"/>
          <w:gridCol w:w="3085"/>
          <w:gridCol w:w="35"/>
          <w:gridCol w:w="3085"/>
          <w:gridCol w:w="35"/>
        </w:tblGrid>
      </w:tblGridChange>
    </w:tblGrid>
    <w:tr w:rsidR="3496CC43" w14:paraId="4B2CCE5D" w14:textId="77777777" w:rsidTr="3496CC43">
      <w:trPr>
        <w:trHeight w:val="300"/>
        <w:trPrChange w:id="371" w:author="Altman, Steve" w:date="2024-07-25T19:59:00Z">
          <w:trPr>
            <w:gridBefore w:val="1"/>
            <w:trHeight w:val="300"/>
          </w:trPr>
        </w:trPrChange>
      </w:trPr>
      <w:tc>
        <w:tcPr>
          <w:tcW w:w="3120" w:type="dxa"/>
          <w:tcPrChange w:id="372" w:author="Altman, Steve" w:date="2024-07-25T19:59:00Z">
            <w:tcPr>
              <w:tcW w:w="3120" w:type="dxa"/>
              <w:gridSpan w:val="2"/>
            </w:tcPr>
          </w:tcPrChange>
        </w:tcPr>
        <w:p w14:paraId="6B54FA8C" w14:textId="3458D428" w:rsidR="3496CC43" w:rsidRDefault="3496CC43">
          <w:pPr>
            <w:pStyle w:val="Header"/>
            <w:ind w:left="-115"/>
            <w:pPrChange w:id="373" w:author="Altman, Steve" w:date="2024-07-25T19:59:00Z">
              <w:pPr/>
            </w:pPrChange>
          </w:pPr>
        </w:p>
      </w:tc>
      <w:tc>
        <w:tcPr>
          <w:tcW w:w="3120" w:type="dxa"/>
          <w:tcPrChange w:id="374" w:author="Altman, Steve" w:date="2024-07-25T19:59:00Z">
            <w:tcPr>
              <w:tcW w:w="3120" w:type="dxa"/>
              <w:gridSpan w:val="2"/>
            </w:tcPr>
          </w:tcPrChange>
        </w:tcPr>
        <w:p w14:paraId="3BDCA679" w14:textId="024F4E15" w:rsidR="3496CC43" w:rsidRDefault="3496CC43">
          <w:pPr>
            <w:pStyle w:val="Header"/>
            <w:jc w:val="center"/>
            <w:pPrChange w:id="375" w:author="Altman, Steve" w:date="2024-07-25T19:59:00Z">
              <w:pPr/>
            </w:pPrChange>
          </w:pPr>
        </w:p>
      </w:tc>
      <w:tc>
        <w:tcPr>
          <w:tcW w:w="3120" w:type="dxa"/>
          <w:tcPrChange w:id="376" w:author="Altman, Steve" w:date="2024-07-25T19:59:00Z">
            <w:tcPr>
              <w:tcW w:w="3120" w:type="dxa"/>
              <w:gridSpan w:val="2"/>
            </w:tcPr>
          </w:tcPrChange>
        </w:tcPr>
        <w:p w14:paraId="6B9EFF6A" w14:textId="7E4D5992" w:rsidR="3496CC43" w:rsidRDefault="3496CC43">
          <w:pPr>
            <w:pStyle w:val="Header"/>
            <w:ind w:right="-115"/>
            <w:jc w:val="right"/>
            <w:pPrChange w:id="377" w:author="Altman, Steve" w:date="2024-07-25T19:59:00Z">
              <w:pPr/>
            </w:pPrChange>
          </w:pPr>
        </w:p>
      </w:tc>
    </w:tr>
  </w:tbl>
  <w:p w14:paraId="067B3D15" w14:textId="6744D726" w:rsidR="3496CC43" w:rsidRDefault="3496CC43">
    <w:pPr>
      <w:pStyle w:val="Header"/>
      <w:pPrChange w:id="378" w:author="Altman, Steve" w:date="2024-07-25T19:59:00Z">
        <w:pPr/>
      </w:pPrChange>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380" w:author="Altman, Steve" w:date="2024-07-25T19:59:00Z">
        <w:tblPr>
          <w:tblStyle w:val="TableGrid"/>
          <w:tblW w:w="0" w:type="nil"/>
          <w:tblLayout w:type="fixed"/>
          <w:tblLook w:val="06A0" w:firstRow="1" w:lastRow="0" w:firstColumn="1" w:lastColumn="0" w:noHBand="1" w:noVBand="1"/>
        </w:tblPr>
      </w:tblPrChange>
    </w:tblPr>
    <w:tblGrid>
      <w:gridCol w:w="1440"/>
      <w:gridCol w:w="1440"/>
      <w:gridCol w:w="1440"/>
      <w:tblGridChange w:id="381">
        <w:tblGrid>
          <w:gridCol w:w="35"/>
          <w:gridCol w:w="1405"/>
          <w:gridCol w:w="35"/>
          <w:gridCol w:w="1405"/>
          <w:gridCol w:w="35"/>
          <w:gridCol w:w="1405"/>
          <w:gridCol w:w="35"/>
        </w:tblGrid>
      </w:tblGridChange>
    </w:tblGrid>
    <w:tr w:rsidR="3496CC43" w14:paraId="69055237" w14:textId="77777777" w:rsidTr="3496CC43">
      <w:trPr>
        <w:trHeight w:val="300"/>
        <w:trPrChange w:id="382" w:author="Altman, Steve" w:date="2024-07-25T19:59:00Z">
          <w:trPr>
            <w:gridBefore w:val="1"/>
            <w:trHeight w:val="300"/>
          </w:trPr>
        </w:trPrChange>
      </w:trPr>
      <w:tc>
        <w:tcPr>
          <w:tcW w:w="1440" w:type="dxa"/>
          <w:tcPrChange w:id="383" w:author="Altman, Steve" w:date="2024-07-25T19:59:00Z">
            <w:tcPr>
              <w:tcW w:w="1440" w:type="dxa"/>
              <w:gridSpan w:val="2"/>
            </w:tcPr>
          </w:tcPrChange>
        </w:tcPr>
        <w:p w14:paraId="4128BE7B" w14:textId="1629337C" w:rsidR="3496CC43" w:rsidRDefault="3496CC43">
          <w:pPr>
            <w:pStyle w:val="Header"/>
            <w:ind w:left="-115"/>
            <w:pPrChange w:id="384" w:author="Altman, Steve" w:date="2024-07-25T19:59:00Z">
              <w:pPr/>
            </w:pPrChange>
          </w:pPr>
        </w:p>
      </w:tc>
      <w:tc>
        <w:tcPr>
          <w:tcW w:w="1440" w:type="dxa"/>
          <w:tcPrChange w:id="385" w:author="Altman, Steve" w:date="2024-07-25T19:59:00Z">
            <w:tcPr>
              <w:tcW w:w="1440" w:type="dxa"/>
              <w:gridSpan w:val="2"/>
            </w:tcPr>
          </w:tcPrChange>
        </w:tcPr>
        <w:p w14:paraId="62D33FE3" w14:textId="5047046F" w:rsidR="3496CC43" w:rsidRDefault="3496CC43">
          <w:pPr>
            <w:pStyle w:val="Header"/>
            <w:jc w:val="center"/>
            <w:pPrChange w:id="386" w:author="Altman, Steve" w:date="2024-07-25T19:59:00Z">
              <w:pPr/>
            </w:pPrChange>
          </w:pPr>
        </w:p>
      </w:tc>
      <w:tc>
        <w:tcPr>
          <w:tcW w:w="1440" w:type="dxa"/>
          <w:tcPrChange w:id="387" w:author="Altman, Steve" w:date="2024-07-25T19:59:00Z">
            <w:tcPr>
              <w:tcW w:w="1440" w:type="dxa"/>
              <w:gridSpan w:val="2"/>
            </w:tcPr>
          </w:tcPrChange>
        </w:tcPr>
        <w:p w14:paraId="760A4EB6" w14:textId="540683BE" w:rsidR="3496CC43" w:rsidRDefault="3496CC43">
          <w:pPr>
            <w:pStyle w:val="Header"/>
            <w:ind w:right="-115"/>
            <w:jc w:val="right"/>
            <w:pPrChange w:id="388" w:author="Altman, Steve" w:date="2024-07-25T19:59:00Z">
              <w:pPr/>
            </w:pPrChange>
          </w:pPr>
        </w:p>
      </w:tc>
    </w:tr>
  </w:tbl>
  <w:p w14:paraId="1AC2C9BB" w14:textId="54E47BBB" w:rsidR="3496CC43" w:rsidRDefault="3496CC43">
    <w:pPr>
      <w:pStyle w:val="Header"/>
      <w:pPrChange w:id="389" w:author="Altman, Steve" w:date="2024-07-25T19:59:00Z">
        <w:pPr/>
      </w:pPrChang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52AD" w14:textId="77777777" w:rsidR="00EB3684" w:rsidRPr="00722361" w:rsidRDefault="00EB3684" w:rsidP="00722361">
    <w:pPr>
      <w:pStyle w:val="Table"/>
      <w:rPr>
        <w:highlight w:val="yellow"/>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E752" w14:textId="77777777" w:rsidR="00C56F59" w:rsidRPr="00722361" w:rsidRDefault="00C56F59" w:rsidP="00722361">
    <w:pPr>
      <w:pStyle w:val="Table"/>
      <w:rPr>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D"/>
    <w:multiLevelType w:val="hybridMultilevel"/>
    <w:tmpl w:val="146480BE"/>
    <w:lvl w:ilvl="0" w:tplc="85FC9EA6">
      <w:start w:val="1"/>
      <w:numFmt w:val="bullet"/>
      <w:lvlText w:val=""/>
      <w:lvlJc w:val="left"/>
      <w:pPr>
        <w:ind w:left="173" w:hanging="360"/>
      </w:pPr>
      <w:rPr>
        <w:rFonts w:ascii="Symbol" w:hAnsi="Symbol" w:hint="default"/>
        <w:color w:val="auto"/>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 w15:restartNumberingAfterBreak="0">
    <w:nsid w:val="05C9301B"/>
    <w:multiLevelType w:val="hybridMultilevel"/>
    <w:tmpl w:val="5376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7033B"/>
    <w:multiLevelType w:val="hybridMultilevel"/>
    <w:tmpl w:val="FFFFFFFF"/>
    <w:lvl w:ilvl="0" w:tplc="4AC0333C">
      <w:start w:val="1"/>
      <w:numFmt w:val="bullet"/>
      <w:lvlText w:val=""/>
      <w:lvlJc w:val="left"/>
      <w:pPr>
        <w:ind w:left="720" w:hanging="360"/>
      </w:pPr>
      <w:rPr>
        <w:rFonts w:ascii="Symbol" w:hAnsi="Symbol" w:hint="default"/>
      </w:rPr>
    </w:lvl>
    <w:lvl w:ilvl="1" w:tplc="D4A2FB62">
      <w:start w:val="1"/>
      <w:numFmt w:val="bullet"/>
      <w:lvlText w:val=""/>
      <w:lvlJc w:val="left"/>
      <w:pPr>
        <w:ind w:left="1440" w:hanging="360"/>
      </w:pPr>
      <w:rPr>
        <w:rFonts w:ascii="Symbol" w:hAnsi="Symbol" w:hint="default"/>
      </w:rPr>
    </w:lvl>
    <w:lvl w:ilvl="2" w:tplc="65A6EB68">
      <w:start w:val="1"/>
      <w:numFmt w:val="bullet"/>
      <w:lvlText w:val=""/>
      <w:lvlJc w:val="left"/>
      <w:pPr>
        <w:ind w:left="2160" w:hanging="360"/>
      </w:pPr>
      <w:rPr>
        <w:rFonts w:ascii="Wingdings" w:hAnsi="Wingdings" w:hint="default"/>
      </w:rPr>
    </w:lvl>
    <w:lvl w:ilvl="3" w:tplc="82600D24">
      <w:start w:val="1"/>
      <w:numFmt w:val="bullet"/>
      <w:lvlText w:val=""/>
      <w:lvlJc w:val="left"/>
      <w:pPr>
        <w:ind w:left="2880" w:hanging="360"/>
      </w:pPr>
      <w:rPr>
        <w:rFonts w:ascii="Symbol" w:hAnsi="Symbol" w:hint="default"/>
      </w:rPr>
    </w:lvl>
    <w:lvl w:ilvl="4" w:tplc="A18AA17A">
      <w:start w:val="1"/>
      <w:numFmt w:val="bullet"/>
      <w:lvlText w:val="o"/>
      <w:lvlJc w:val="left"/>
      <w:pPr>
        <w:ind w:left="3600" w:hanging="360"/>
      </w:pPr>
      <w:rPr>
        <w:rFonts w:ascii="Courier New" w:hAnsi="Courier New" w:cs="Times New Roman" w:hint="default"/>
      </w:rPr>
    </w:lvl>
    <w:lvl w:ilvl="5" w:tplc="4724A38C">
      <w:start w:val="1"/>
      <w:numFmt w:val="bullet"/>
      <w:lvlText w:val=""/>
      <w:lvlJc w:val="left"/>
      <w:pPr>
        <w:ind w:left="4320" w:hanging="360"/>
      </w:pPr>
      <w:rPr>
        <w:rFonts w:ascii="Wingdings" w:hAnsi="Wingdings" w:hint="default"/>
      </w:rPr>
    </w:lvl>
    <w:lvl w:ilvl="6" w:tplc="C8AC0406">
      <w:start w:val="1"/>
      <w:numFmt w:val="bullet"/>
      <w:lvlText w:val=""/>
      <w:lvlJc w:val="left"/>
      <w:pPr>
        <w:ind w:left="5040" w:hanging="360"/>
      </w:pPr>
      <w:rPr>
        <w:rFonts w:ascii="Symbol" w:hAnsi="Symbol" w:hint="default"/>
      </w:rPr>
    </w:lvl>
    <w:lvl w:ilvl="7" w:tplc="B63EFE84">
      <w:start w:val="1"/>
      <w:numFmt w:val="bullet"/>
      <w:lvlText w:val="o"/>
      <w:lvlJc w:val="left"/>
      <w:pPr>
        <w:ind w:left="5760" w:hanging="360"/>
      </w:pPr>
      <w:rPr>
        <w:rFonts w:ascii="Courier New" w:hAnsi="Courier New" w:cs="Times New Roman" w:hint="default"/>
      </w:rPr>
    </w:lvl>
    <w:lvl w:ilvl="8" w:tplc="C7F6A120">
      <w:start w:val="1"/>
      <w:numFmt w:val="bullet"/>
      <w:lvlText w:val=""/>
      <w:lvlJc w:val="left"/>
      <w:pPr>
        <w:ind w:left="6480" w:hanging="360"/>
      </w:pPr>
      <w:rPr>
        <w:rFonts w:ascii="Wingdings" w:hAnsi="Wingdings" w:hint="default"/>
      </w:rPr>
    </w:lvl>
  </w:abstractNum>
  <w:abstractNum w:abstractNumId="3" w15:restartNumberingAfterBreak="0">
    <w:nsid w:val="0A882B49"/>
    <w:multiLevelType w:val="hybridMultilevel"/>
    <w:tmpl w:val="B3AEB588"/>
    <w:lvl w:ilvl="0" w:tplc="C58E5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5761C"/>
    <w:multiLevelType w:val="hybridMultilevel"/>
    <w:tmpl w:val="EB30462A"/>
    <w:lvl w:ilvl="0" w:tplc="686C53B0">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C764D05"/>
    <w:multiLevelType w:val="hybridMultilevel"/>
    <w:tmpl w:val="EAD47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C03E0C"/>
    <w:multiLevelType w:val="hybridMultilevel"/>
    <w:tmpl w:val="3FF2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268BE"/>
    <w:multiLevelType w:val="hybridMultilevel"/>
    <w:tmpl w:val="034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C610D"/>
    <w:multiLevelType w:val="hybridMultilevel"/>
    <w:tmpl w:val="60C4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2534A"/>
    <w:multiLevelType w:val="hybridMultilevel"/>
    <w:tmpl w:val="FFFFFFFF"/>
    <w:lvl w:ilvl="0" w:tplc="17267994">
      <w:start w:val="1"/>
      <w:numFmt w:val="bullet"/>
      <w:lvlText w:val=""/>
      <w:lvlJc w:val="left"/>
      <w:pPr>
        <w:ind w:left="720" w:hanging="360"/>
      </w:pPr>
      <w:rPr>
        <w:rFonts w:ascii="Symbol" w:hAnsi="Symbol" w:hint="default"/>
      </w:rPr>
    </w:lvl>
    <w:lvl w:ilvl="1" w:tplc="8EEC80A4">
      <w:start w:val="1"/>
      <w:numFmt w:val="bullet"/>
      <w:lvlText w:val=""/>
      <w:lvlJc w:val="left"/>
      <w:pPr>
        <w:ind w:left="1440" w:hanging="360"/>
      </w:pPr>
      <w:rPr>
        <w:rFonts w:ascii="Symbol" w:hAnsi="Symbol" w:hint="default"/>
      </w:rPr>
    </w:lvl>
    <w:lvl w:ilvl="2" w:tplc="B30C3FD2">
      <w:start w:val="1"/>
      <w:numFmt w:val="bullet"/>
      <w:lvlText w:val=""/>
      <w:lvlJc w:val="left"/>
      <w:pPr>
        <w:ind w:left="2160" w:hanging="360"/>
      </w:pPr>
      <w:rPr>
        <w:rFonts w:ascii="Wingdings" w:hAnsi="Wingdings" w:hint="default"/>
      </w:rPr>
    </w:lvl>
    <w:lvl w:ilvl="3" w:tplc="B8FC1E1C">
      <w:start w:val="1"/>
      <w:numFmt w:val="bullet"/>
      <w:lvlText w:val=""/>
      <w:lvlJc w:val="left"/>
      <w:pPr>
        <w:ind w:left="2880" w:hanging="360"/>
      </w:pPr>
      <w:rPr>
        <w:rFonts w:ascii="Symbol" w:hAnsi="Symbol" w:hint="default"/>
      </w:rPr>
    </w:lvl>
    <w:lvl w:ilvl="4" w:tplc="951E324A">
      <w:start w:val="1"/>
      <w:numFmt w:val="bullet"/>
      <w:lvlText w:val="o"/>
      <w:lvlJc w:val="left"/>
      <w:pPr>
        <w:ind w:left="3600" w:hanging="360"/>
      </w:pPr>
      <w:rPr>
        <w:rFonts w:ascii="Courier New" w:hAnsi="Courier New" w:cs="Times New Roman" w:hint="default"/>
      </w:rPr>
    </w:lvl>
    <w:lvl w:ilvl="5" w:tplc="90C6866A">
      <w:start w:val="1"/>
      <w:numFmt w:val="bullet"/>
      <w:lvlText w:val=""/>
      <w:lvlJc w:val="left"/>
      <w:pPr>
        <w:ind w:left="4320" w:hanging="360"/>
      </w:pPr>
      <w:rPr>
        <w:rFonts w:ascii="Wingdings" w:hAnsi="Wingdings" w:hint="default"/>
      </w:rPr>
    </w:lvl>
    <w:lvl w:ilvl="6" w:tplc="19645C8A">
      <w:start w:val="1"/>
      <w:numFmt w:val="bullet"/>
      <w:lvlText w:val=""/>
      <w:lvlJc w:val="left"/>
      <w:pPr>
        <w:ind w:left="5040" w:hanging="360"/>
      </w:pPr>
      <w:rPr>
        <w:rFonts w:ascii="Symbol" w:hAnsi="Symbol" w:hint="default"/>
      </w:rPr>
    </w:lvl>
    <w:lvl w:ilvl="7" w:tplc="A5E48F0A">
      <w:start w:val="1"/>
      <w:numFmt w:val="bullet"/>
      <w:lvlText w:val="o"/>
      <w:lvlJc w:val="left"/>
      <w:pPr>
        <w:ind w:left="5760" w:hanging="360"/>
      </w:pPr>
      <w:rPr>
        <w:rFonts w:ascii="Courier New" w:hAnsi="Courier New" w:cs="Times New Roman" w:hint="default"/>
      </w:rPr>
    </w:lvl>
    <w:lvl w:ilvl="8" w:tplc="E6247598">
      <w:start w:val="1"/>
      <w:numFmt w:val="bullet"/>
      <w:lvlText w:val=""/>
      <w:lvlJc w:val="left"/>
      <w:pPr>
        <w:ind w:left="6480" w:hanging="360"/>
      </w:pPr>
      <w:rPr>
        <w:rFonts w:ascii="Wingdings" w:hAnsi="Wingdings" w:hint="default"/>
      </w:rPr>
    </w:lvl>
  </w:abstractNum>
  <w:abstractNum w:abstractNumId="10" w15:restartNumberingAfterBreak="0">
    <w:nsid w:val="2AD43CBF"/>
    <w:multiLevelType w:val="hybridMultilevel"/>
    <w:tmpl w:val="FFFFFFFF"/>
    <w:lvl w:ilvl="0" w:tplc="69E4D086">
      <w:start w:val="1"/>
      <w:numFmt w:val="bullet"/>
      <w:lvlText w:val=""/>
      <w:lvlJc w:val="left"/>
      <w:pPr>
        <w:ind w:left="720" w:hanging="360"/>
      </w:pPr>
      <w:rPr>
        <w:rFonts w:ascii="Symbol" w:hAnsi="Symbol" w:hint="default"/>
      </w:rPr>
    </w:lvl>
    <w:lvl w:ilvl="1" w:tplc="1CB84782">
      <w:start w:val="1"/>
      <w:numFmt w:val="bullet"/>
      <w:lvlText w:val=""/>
      <w:lvlJc w:val="left"/>
      <w:pPr>
        <w:ind w:left="1440" w:hanging="360"/>
      </w:pPr>
      <w:rPr>
        <w:rFonts w:ascii="Symbol" w:hAnsi="Symbol" w:hint="default"/>
      </w:rPr>
    </w:lvl>
    <w:lvl w:ilvl="2" w:tplc="B454A656">
      <w:start w:val="1"/>
      <w:numFmt w:val="bullet"/>
      <w:lvlText w:val=""/>
      <w:lvlJc w:val="left"/>
      <w:pPr>
        <w:ind w:left="2160" w:hanging="360"/>
      </w:pPr>
      <w:rPr>
        <w:rFonts w:ascii="Wingdings" w:hAnsi="Wingdings" w:hint="default"/>
      </w:rPr>
    </w:lvl>
    <w:lvl w:ilvl="3" w:tplc="BFF6EF0C">
      <w:start w:val="1"/>
      <w:numFmt w:val="bullet"/>
      <w:lvlText w:val=""/>
      <w:lvlJc w:val="left"/>
      <w:pPr>
        <w:ind w:left="2880" w:hanging="360"/>
      </w:pPr>
      <w:rPr>
        <w:rFonts w:ascii="Symbol" w:hAnsi="Symbol" w:hint="default"/>
      </w:rPr>
    </w:lvl>
    <w:lvl w:ilvl="4" w:tplc="605AB75C">
      <w:start w:val="1"/>
      <w:numFmt w:val="bullet"/>
      <w:lvlText w:val="o"/>
      <w:lvlJc w:val="left"/>
      <w:pPr>
        <w:ind w:left="3600" w:hanging="360"/>
      </w:pPr>
      <w:rPr>
        <w:rFonts w:ascii="Courier New" w:hAnsi="Courier New" w:cs="Times New Roman" w:hint="default"/>
      </w:rPr>
    </w:lvl>
    <w:lvl w:ilvl="5" w:tplc="FAB81376">
      <w:start w:val="1"/>
      <w:numFmt w:val="bullet"/>
      <w:lvlText w:val=""/>
      <w:lvlJc w:val="left"/>
      <w:pPr>
        <w:ind w:left="4320" w:hanging="360"/>
      </w:pPr>
      <w:rPr>
        <w:rFonts w:ascii="Wingdings" w:hAnsi="Wingdings" w:hint="default"/>
      </w:rPr>
    </w:lvl>
    <w:lvl w:ilvl="6" w:tplc="D8FA8DC4">
      <w:start w:val="1"/>
      <w:numFmt w:val="bullet"/>
      <w:lvlText w:val=""/>
      <w:lvlJc w:val="left"/>
      <w:pPr>
        <w:ind w:left="5040" w:hanging="360"/>
      </w:pPr>
      <w:rPr>
        <w:rFonts w:ascii="Symbol" w:hAnsi="Symbol" w:hint="default"/>
      </w:rPr>
    </w:lvl>
    <w:lvl w:ilvl="7" w:tplc="2C0E9990">
      <w:start w:val="1"/>
      <w:numFmt w:val="bullet"/>
      <w:lvlText w:val="o"/>
      <w:lvlJc w:val="left"/>
      <w:pPr>
        <w:ind w:left="5760" w:hanging="360"/>
      </w:pPr>
      <w:rPr>
        <w:rFonts w:ascii="Courier New" w:hAnsi="Courier New" w:cs="Times New Roman" w:hint="default"/>
      </w:rPr>
    </w:lvl>
    <w:lvl w:ilvl="8" w:tplc="CB447C3C">
      <w:start w:val="1"/>
      <w:numFmt w:val="bullet"/>
      <w:lvlText w:val=""/>
      <w:lvlJc w:val="left"/>
      <w:pPr>
        <w:ind w:left="6480" w:hanging="360"/>
      </w:pPr>
      <w:rPr>
        <w:rFonts w:ascii="Wingdings" w:hAnsi="Wingdings" w:hint="default"/>
      </w:rPr>
    </w:lvl>
  </w:abstractNum>
  <w:abstractNum w:abstractNumId="11" w15:restartNumberingAfterBreak="0">
    <w:nsid w:val="2B7444DA"/>
    <w:multiLevelType w:val="hybridMultilevel"/>
    <w:tmpl w:val="2C7C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5A9A"/>
    <w:multiLevelType w:val="hybridMultilevel"/>
    <w:tmpl w:val="FFFFFFFF"/>
    <w:lvl w:ilvl="0" w:tplc="0738682E">
      <w:start w:val="1"/>
      <w:numFmt w:val="bullet"/>
      <w:lvlText w:val=""/>
      <w:lvlJc w:val="left"/>
      <w:pPr>
        <w:ind w:left="720" w:hanging="360"/>
      </w:pPr>
      <w:rPr>
        <w:rFonts w:ascii="Symbol" w:hAnsi="Symbol" w:hint="default"/>
      </w:rPr>
    </w:lvl>
    <w:lvl w:ilvl="1" w:tplc="2B164A22">
      <w:start w:val="1"/>
      <w:numFmt w:val="bullet"/>
      <w:lvlText w:val="o"/>
      <w:lvlJc w:val="left"/>
      <w:pPr>
        <w:ind w:left="1440" w:hanging="360"/>
      </w:pPr>
      <w:rPr>
        <w:rFonts w:ascii="Courier New" w:hAnsi="Courier New" w:cs="Times New Roman" w:hint="default"/>
      </w:rPr>
    </w:lvl>
    <w:lvl w:ilvl="2" w:tplc="874A91FA">
      <w:start w:val="1"/>
      <w:numFmt w:val="bullet"/>
      <w:lvlText w:val=""/>
      <w:lvlJc w:val="left"/>
      <w:pPr>
        <w:ind w:left="2160" w:hanging="360"/>
      </w:pPr>
      <w:rPr>
        <w:rFonts w:ascii="Wingdings" w:hAnsi="Wingdings" w:hint="default"/>
      </w:rPr>
    </w:lvl>
    <w:lvl w:ilvl="3" w:tplc="B9741254">
      <w:start w:val="1"/>
      <w:numFmt w:val="bullet"/>
      <w:lvlText w:val=""/>
      <w:lvlJc w:val="left"/>
      <w:pPr>
        <w:ind w:left="2880" w:hanging="360"/>
      </w:pPr>
      <w:rPr>
        <w:rFonts w:ascii="Symbol" w:hAnsi="Symbol" w:hint="default"/>
      </w:rPr>
    </w:lvl>
    <w:lvl w:ilvl="4" w:tplc="8D509E7A">
      <w:start w:val="1"/>
      <w:numFmt w:val="bullet"/>
      <w:lvlText w:val="o"/>
      <w:lvlJc w:val="left"/>
      <w:pPr>
        <w:ind w:left="3600" w:hanging="360"/>
      </w:pPr>
      <w:rPr>
        <w:rFonts w:ascii="Courier New" w:hAnsi="Courier New" w:cs="Times New Roman" w:hint="default"/>
      </w:rPr>
    </w:lvl>
    <w:lvl w:ilvl="5" w:tplc="17441310">
      <w:start w:val="1"/>
      <w:numFmt w:val="bullet"/>
      <w:lvlText w:val=""/>
      <w:lvlJc w:val="left"/>
      <w:pPr>
        <w:ind w:left="4320" w:hanging="360"/>
      </w:pPr>
      <w:rPr>
        <w:rFonts w:ascii="Wingdings" w:hAnsi="Wingdings" w:hint="default"/>
      </w:rPr>
    </w:lvl>
    <w:lvl w:ilvl="6" w:tplc="B36CC7F4">
      <w:start w:val="1"/>
      <w:numFmt w:val="bullet"/>
      <w:lvlText w:val=""/>
      <w:lvlJc w:val="left"/>
      <w:pPr>
        <w:ind w:left="5040" w:hanging="360"/>
      </w:pPr>
      <w:rPr>
        <w:rFonts w:ascii="Symbol" w:hAnsi="Symbol" w:hint="default"/>
      </w:rPr>
    </w:lvl>
    <w:lvl w:ilvl="7" w:tplc="6F7A31DC">
      <w:start w:val="1"/>
      <w:numFmt w:val="bullet"/>
      <w:lvlText w:val="o"/>
      <w:lvlJc w:val="left"/>
      <w:pPr>
        <w:ind w:left="5760" w:hanging="360"/>
      </w:pPr>
      <w:rPr>
        <w:rFonts w:ascii="Courier New" w:hAnsi="Courier New" w:cs="Times New Roman" w:hint="default"/>
      </w:rPr>
    </w:lvl>
    <w:lvl w:ilvl="8" w:tplc="4D9EF4F0">
      <w:start w:val="1"/>
      <w:numFmt w:val="bullet"/>
      <w:lvlText w:val=""/>
      <w:lvlJc w:val="left"/>
      <w:pPr>
        <w:ind w:left="6480" w:hanging="360"/>
      </w:pPr>
      <w:rPr>
        <w:rFonts w:ascii="Wingdings" w:hAnsi="Wingdings" w:hint="default"/>
      </w:rPr>
    </w:lvl>
  </w:abstractNum>
  <w:abstractNum w:abstractNumId="13" w15:restartNumberingAfterBreak="0">
    <w:nsid w:val="34BD6DD4"/>
    <w:multiLevelType w:val="hybridMultilevel"/>
    <w:tmpl w:val="516C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B6E28"/>
    <w:multiLevelType w:val="hybridMultilevel"/>
    <w:tmpl w:val="FFFFFFFF"/>
    <w:lvl w:ilvl="0" w:tplc="95AA2C8A">
      <w:start w:val="1"/>
      <w:numFmt w:val="bullet"/>
      <w:lvlText w:val=""/>
      <w:lvlJc w:val="left"/>
      <w:pPr>
        <w:ind w:left="720" w:hanging="360"/>
      </w:pPr>
      <w:rPr>
        <w:rFonts w:ascii="Symbol" w:hAnsi="Symbol" w:hint="default"/>
      </w:rPr>
    </w:lvl>
    <w:lvl w:ilvl="1" w:tplc="FF341F96">
      <w:start w:val="1"/>
      <w:numFmt w:val="bullet"/>
      <w:lvlText w:val=""/>
      <w:lvlJc w:val="left"/>
      <w:pPr>
        <w:ind w:left="1440" w:hanging="360"/>
      </w:pPr>
      <w:rPr>
        <w:rFonts w:ascii="Symbol" w:hAnsi="Symbol" w:hint="default"/>
      </w:rPr>
    </w:lvl>
    <w:lvl w:ilvl="2" w:tplc="35BA9A24">
      <w:start w:val="1"/>
      <w:numFmt w:val="bullet"/>
      <w:lvlText w:val=""/>
      <w:lvlJc w:val="left"/>
      <w:pPr>
        <w:ind w:left="2160" w:hanging="360"/>
      </w:pPr>
      <w:rPr>
        <w:rFonts w:ascii="Wingdings" w:hAnsi="Wingdings" w:hint="default"/>
      </w:rPr>
    </w:lvl>
    <w:lvl w:ilvl="3" w:tplc="DD5227FA">
      <w:start w:val="1"/>
      <w:numFmt w:val="bullet"/>
      <w:lvlText w:val=""/>
      <w:lvlJc w:val="left"/>
      <w:pPr>
        <w:ind w:left="2880" w:hanging="360"/>
      </w:pPr>
      <w:rPr>
        <w:rFonts w:ascii="Symbol" w:hAnsi="Symbol" w:hint="default"/>
      </w:rPr>
    </w:lvl>
    <w:lvl w:ilvl="4" w:tplc="FB800E3A">
      <w:start w:val="1"/>
      <w:numFmt w:val="bullet"/>
      <w:lvlText w:val="o"/>
      <w:lvlJc w:val="left"/>
      <w:pPr>
        <w:ind w:left="3600" w:hanging="360"/>
      </w:pPr>
      <w:rPr>
        <w:rFonts w:ascii="Courier New" w:hAnsi="Courier New" w:cs="Times New Roman" w:hint="default"/>
      </w:rPr>
    </w:lvl>
    <w:lvl w:ilvl="5" w:tplc="30B29480">
      <w:start w:val="1"/>
      <w:numFmt w:val="bullet"/>
      <w:lvlText w:val=""/>
      <w:lvlJc w:val="left"/>
      <w:pPr>
        <w:ind w:left="4320" w:hanging="360"/>
      </w:pPr>
      <w:rPr>
        <w:rFonts w:ascii="Wingdings" w:hAnsi="Wingdings" w:hint="default"/>
      </w:rPr>
    </w:lvl>
    <w:lvl w:ilvl="6" w:tplc="5DEA5DE4">
      <w:start w:val="1"/>
      <w:numFmt w:val="bullet"/>
      <w:lvlText w:val=""/>
      <w:lvlJc w:val="left"/>
      <w:pPr>
        <w:ind w:left="5040" w:hanging="360"/>
      </w:pPr>
      <w:rPr>
        <w:rFonts w:ascii="Symbol" w:hAnsi="Symbol" w:hint="default"/>
      </w:rPr>
    </w:lvl>
    <w:lvl w:ilvl="7" w:tplc="7096A4CA">
      <w:start w:val="1"/>
      <w:numFmt w:val="bullet"/>
      <w:lvlText w:val="o"/>
      <w:lvlJc w:val="left"/>
      <w:pPr>
        <w:ind w:left="5760" w:hanging="360"/>
      </w:pPr>
      <w:rPr>
        <w:rFonts w:ascii="Courier New" w:hAnsi="Courier New" w:cs="Times New Roman" w:hint="default"/>
      </w:rPr>
    </w:lvl>
    <w:lvl w:ilvl="8" w:tplc="69C89FF6">
      <w:start w:val="1"/>
      <w:numFmt w:val="bullet"/>
      <w:lvlText w:val=""/>
      <w:lvlJc w:val="left"/>
      <w:pPr>
        <w:ind w:left="6480" w:hanging="360"/>
      </w:pPr>
      <w:rPr>
        <w:rFonts w:ascii="Wingdings" w:hAnsi="Wingdings" w:hint="default"/>
      </w:rPr>
    </w:lvl>
  </w:abstractNum>
  <w:abstractNum w:abstractNumId="15" w15:restartNumberingAfterBreak="0">
    <w:nsid w:val="384D2FC4"/>
    <w:multiLevelType w:val="hybridMultilevel"/>
    <w:tmpl w:val="589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548D"/>
    <w:multiLevelType w:val="hybridMultilevel"/>
    <w:tmpl w:val="F748239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ED1FE0"/>
    <w:multiLevelType w:val="hybridMultilevel"/>
    <w:tmpl w:val="39669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F52253"/>
    <w:multiLevelType w:val="hybridMultilevel"/>
    <w:tmpl w:val="2A94C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E614D"/>
    <w:multiLevelType w:val="hybridMultilevel"/>
    <w:tmpl w:val="D472A730"/>
    <w:lvl w:ilvl="0" w:tplc="04090001">
      <w:start w:val="1"/>
      <w:numFmt w:val="bullet"/>
      <w:lvlText w:val=""/>
      <w:lvlJc w:val="left"/>
      <w:pPr>
        <w:tabs>
          <w:tab w:val="num" w:pos="720"/>
        </w:tabs>
        <w:ind w:left="720" w:hanging="360"/>
      </w:pPr>
      <w:rPr>
        <w:rFonts w:ascii="Symbol" w:hAnsi="Symbol" w:hint="default"/>
      </w:rPr>
    </w:lvl>
    <w:lvl w:ilvl="1" w:tplc="FD36BC6E" w:tentative="1">
      <w:start w:val="1"/>
      <w:numFmt w:val="bullet"/>
      <w:lvlText w:val=""/>
      <w:lvlJc w:val="left"/>
      <w:pPr>
        <w:tabs>
          <w:tab w:val="num" w:pos="1440"/>
        </w:tabs>
        <w:ind w:left="1440" w:hanging="360"/>
      </w:pPr>
      <w:rPr>
        <w:rFonts w:ascii="Wingdings" w:hAnsi="Wingdings" w:hint="default"/>
      </w:rPr>
    </w:lvl>
    <w:lvl w:ilvl="2" w:tplc="67324C64" w:tentative="1">
      <w:start w:val="1"/>
      <w:numFmt w:val="bullet"/>
      <w:lvlText w:val=""/>
      <w:lvlJc w:val="left"/>
      <w:pPr>
        <w:tabs>
          <w:tab w:val="num" w:pos="2160"/>
        </w:tabs>
        <w:ind w:left="2160" w:hanging="360"/>
      </w:pPr>
      <w:rPr>
        <w:rFonts w:ascii="Wingdings" w:hAnsi="Wingdings" w:hint="default"/>
      </w:rPr>
    </w:lvl>
    <w:lvl w:ilvl="3" w:tplc="25069BEC" w:tentative="1">
      <w:start w:val="1"/>
      <w:numFmt w:val="bullet"/>
      <w:lvlText w:val=""/>
      <w:lvlJc w:val="left"/>
      <w:pPr>
        <w:tabs>
          <w:tab w:val="num" w:pos="2880"/>
        </w:tabs>
        <w:ind w:left="2880" w:hanging="360"/>
      </w:pPr>
      <w:rPr>
        <w:rFonts w:ascii="Wingdings" w:hAnsi="Wingdings" w:hint="default"/>
      </w:rPr>
    </w:lvl>
    <w:lvl w:ilvl="4" w:tplc="4A82B148" w:tentative="1">
      <w:start w:val="1"/>
      <w:numFmt w:val="bullet"/>
      <w:lvlText w:val=""/>
      <w:lvlJc w:val="left"/>
      <w:pPr>
        <w:tabs>
          <w:tab w:val="num" w:pos="3600"/>
        </w:tabs>
        <w:ind w:left="3600" w:hanging="360"/>
      </w:pPr>
      <w:rPr>
        <w:rFonts w:ascii="Wingdings" w:hAnsi="Wingdings" w:hint="default"/>
      </w:rPr>
    </w:lvl>
    <w:lvl w:ilvl="5" w:tplc="855817BC" w:tentative="1">
      <w:start w:val="1"/>
      <w:numFmt w:val="bullet"/>
      <w:lvlText w:val=""/>
      <w:lvlJc w:val="left"/>
      <w:pPr>
        <w:tabs>
          <w:tab w:val="num" w:pos="4320"/>
        </w:tabs>
        <w:ind w:left="4320" w:hanging="360"/>
      </w:pPr>
      <w:rPr>
        <w:rFonts w:ascii="Wingdings" w:hAnsi="Wingdings" w:hint="default"/>
      </w:rPr>
    </w:lvl>
    <w:lvl w:ilvl="6" w:tplc="0B7E295E" w:tentative="1">
      <w:start w:val="1"/>
      <w:numFmt w:val="bullet"/>
      <w:lvlText w:val=""/>
      <w:lvlJc w:val="left"/>
      <w:pPr>
        <w:tabs>
          <w:tab w:val="num" w:pos="5040"/>
        </w:tabs>
        <w:ind w:left="5040" w:hanging="360"/>
      </w:pPr>
      <w:rPr>
        <w:rFonts w:ascii="Wingdings" w:hAnsi="Wingdings" w:hint="default"/>
      </w:rPr>
    </w:lvl>
    <w:lvl w:ilvl="7" w:tplc="4FC21802" w:tentative="1">
      <w:start w:val="1"/>
      <w:numFmt w:val="bullet"/>
      <w:lvlText w:val=""/>
      <w:lvlJc w:val="left"/>
      <w:pPr>
        <w:tabs>
          <w:tab w:val="num" w:pos="5760"/>
        </w:tabs>
        <w:ind w:left="5760" w:hanging="360"/>
      </w:pPr>
      <w:rPr>
        <w:rFonts w:ascii="Wingdings" w:hAnsi="Wingdings" w:hint="default"/>
      </w:rPr>
    </w:lvl>
    <w:lvl w:ilvl="8" w:tplc="849825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93D58"/>
    <w:multiLevelType w:val="hybridMultilevel"/>
    <w:tmpl w:val="5030D9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CA826BE"/>
    <w:multiLevelType w:val="hybridMultilevel"/>
    <w:tmpl w:val="FFFFFFFF"/>
    <w:lvl w:ilvl="0" w:tplc="13EEED08">
      <w:start w:val="1"/>
      <w:numFmt w:val="bullet"/>
      <w:lvlText w:val=""/>
      <w:lvlJc w:val="left"/>
      <w:pPr>
        <w:ind w:left="720" w:hanging="360"/>
      </w:pPr>
      <w:rPr>
        <w:rFonts w:ascii="Symbol" w:hAnsi="Symbol" w:hint="default"/>
      </w:rPr>
    </w:lvl>
    <w:lvl w:ilvl="1" w:tplc="E4423D06">
      <w:start w:val="1"/>
      <w:numFmt w:val="bullet"/>
      <w:lvlText w:val=""/>
      <w:lvlJc w:val="left"/>
      <w:pPr>
        <w:ind w:left="1440" w:hanging="360"/>
      </w:pPr>
      <w:rPr>
        <w:rFonts w:ascii="Symbol" w:hAnsi="Symbol" w:hint="default"/>
      </w:rPr>
    </w:lvl>
    <w:lvl w:ilvl="2" w:tplc="862246FC">
      <w:start w:val="1"/>
      <w:numFmt w:val="bullet"/>
      <w:lvlText w:val=""/>
      <w:lvlJc w:val="left"/>
      <w:pPr>
        <w:ind w:left="2160" w:hanging="360"/>
      </w:pPr>
      <w:rPr>
        <w:rFonts w:ascii="Wingdings" w:hAnsi="Wingdings" w:hint="default"/>
      </w:rPr>
    </w:lvl>
    <w:lvl w:ilvl="3" w:tplc="B074DCFC">
      <w:start w:val="1"/>
      <w:numFmt w:val="bullet"/>
      <w:lvlText w:val=""/>
      <w:lvlJc w:val="left"/>
      <w:pPr>
        <w:ind w:left="2880" w:hanging="360"/>
      </w:pPr>
      <w:rPr>
        <w:rFonts w:ascii="Symbol" w:hAnsi="Symbol" w:hint="default"/>
      </w:rPr>
    </w:lvl>
    <w:lvl w:ilvl="4" w:tplc="5184C658">
      <w:start w:val="1"/>
      <w:numFmt w:val="bullet"/>
      <w:lvlText w:val="o"/>
      <w:lvlJc w:val="left"/>
      <w:pPr>
        <w:ind w:left="3600" w:hanging="360"/>
      </w:pPr>
      <w:rPr>
        <w:rFonts w:ascii="Courier New" w:hAnsi="Courier New" w:cs="Times New Roman" w:hint="default"/>
      </w:rPr>
    </w:lvl>
    <w:lvl w:ilvl="5" w:tplc="D9B8DF3A">
      <w:start w:val="1"/>
      <w:numFmt w:val="bullet"/>
      <w:lvlText w:val=""/>
      <w:lvlJc w:val="left"/>
      <w:pPr>
        <w:ind w:left="4320" w:hanging="360"/>
      </w:pPr>
      <w:rPr>
        <w:rFonts w:ascii="Wingdings" w:hAnsi="Wingdings" w:hint="default"/>
      </w:rPr>
    </w:lvl>
    <w:lvl w:ilvl="6" w:tplc="6A162FBA">
      <w:start w:val="1"/>
      <w:numFmt w:val="bullet"/>
      <w:lvlText w:val=""/>
      <w:lvlJc w:val="left"/>
      <w:pPr>
        <w:ind w:left="5040" w:hanging="360"/>
      </w:pPr>
      <w:rPr>
        <w:rFonts w:ascii="Symbol" w:hAnsi="Symbol" w:hint="default"/>
      </w:rPr>
    </w:lvl>
    <w:lvl w:ilvl="7" w:tplc="5B52DEA4">
      <w:start w:val="1"/>
      <w:numFmt w:val="bullet"/>
      <w:lvlText w:val="o"/>
      <w:lvlJc w:val="left"/>
      <w:pPr>
        <w:ind w:left="5760" w:hanging="360"/>
      </w:pPr>
      <w:rPr>
        <w:rFonts w:ascii="Courier New" w:hAnsi="Courier New" w:cs="Times New Roman" w:hint="default"/>
      </w:rPr>
    </w:lvl>
    <w:lvl w:ilvl="8" w:tplc="C1788D0A">
      <w:start w:val="1"/>
      <w:numFmt w:val="bullet"/>
      <w:lvlText w:val=""/>
      <w:lvlJc w:val="left"/>
      <w:pPr>
        <w:ind w:left="6480" w:hanging="360"/>
      </w:pPr>
      <w:rPr>
        <w:rFonts w:ascii="Wingdings" w:hAnsi="Wingdings" w:hint="default"/>
      </w:rPr>
    </w:lvl>
  </w:abstractNum>
  <w:abstractNum w:abstractNumId="22" w15:restartNumberingAfterBreak="0">
    <w:nsid w:val="40425310"/>
    <w:multiLevelType w:val="hybridMultilevel"/>
    <w:tmpl w:val="E716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C22BC"/>
    <w:multiLevelType w:val="hybridMultilevel"/>
    <w:tmpl w:val="3A0E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15A7F"/>
    <w:multiLevelType w:val="hybridMultilevel"/>
    <w:tmpl w:val="0CC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26DE2"/>
    <w:multiLevelType w:val="hybridMultilevel"/>
    <w:tmpl w:val="FFFFFFFF"/>
    <w:lvl w:ilvl="0" w:tplc="9E86FCC2">
      <w:start w:val="1"/>
      <w:numFmt w:val="bullet"/>
      <w:lvlText w:val=""/>
      <w:lvlJc w:val="left"/>
      <w:pPr>
        <w:ind w:left="720" w:hanging="360"/>
      </w:pPr>
      <w:rPr>
        <w:rFonts w:ascii="Symbol" w:hAnsi="Symbol" w:hint="default"/>
      </w:rPr>
    </w:lvl>
    <w:lvl w:ilvl="1" w:tplc="5F466B56">
      <w:start w:val="1"/>
      <w:numFmt w:val="bullet"/>
      <w:lvlText w:val=""/>
      <w:lvlJc w:val="left"/>
      <w:pPr>
        <w:ind w:left="1440" w:hanging="360"/>
      </w:pPr>
      <w:rPr>
        <w:rFonts w:ascii="Symbol" w:hAnsi="Symbol" w:hint="default"/>
      </w:rPr>
    </w:lvl>
    <w:lvl w:ilvl="2" w:tplc="41A849E0">
      <w:start w:val="1"/>
      <w:numFmt w:val="bullet"/>
      <w:lvlText w:val=""/>
      <w:lvlJc w:val="left"/>
      <w:pPr>
        <w:ind w:left="2160" w:hanging="360"/>
      </w:pPr>
      <w:rPr>
        <w:rFonts w:ascii="Wingdings" w:hAnsi="Wingdings" w:hint="default"/>
      </w:rPr>
    </w:lvl>
    <w:lvl w:ilvl="3" w:tplc="8CD436A8">
      <w:start w:val="1"/>
      <w:numFmt w:val="bullet"/>
      <w:lvlText w:val=""/>
      <w:lvlJc w:val="left"/>
      <w:pPr>
        <w:ind w:left="2880" w:hanging="360"/>
      </w:pPr>
      <w:rPr>
        <w:rFonts w:ascii="Symbol" w:hAnsi="Symbol" w:hint="default"/>
      </w:rPr>
    </w:lvl>
    <w:lvl w:ilvl="4" w:tplc="3FAC06A8">
      <w:start w:val="1"/>
      <w:numFmt w:val="bullet"/>
      <w:lvlText w:val="o"/>
      <w:lvlJc w:val="left"/>
      <w:pPr>
        <w:ind w:left="3600" w:hanging="360"/>
      </w:pPr>
      <w:rPr>
        <w:rFonts w:ascii="Courier New" w:hAnsi="Courier New" w:cs="Times New Roman" w:hint="default"/>
      </w:rPr>
    </w:lvl>
    <w:lvl w:ilvl="5" w:tplc="A5923DE0">
      <w:start w:val="1"/>
      <w:numFmt w:val="bullet"/>
      <w:lvlText w:val=""/>
      <w:lvlJc w:val="left"/>
      <w:pPr>
        <w:ind w:left="4320" w:hanging="360"/>
      </w:pPr>
      <w:rPr>
        <w:rFonts w:ascii="Wingdings" w:hAnsi="Wingdings" w:hint="default"/>
      </w:rPr>
    </w:lvl>
    <w:lvl w:ilvl="6" w:tplc="42F87CCE">
      <w:start w:val="1"/>
      <w:numFmt w:val="bullet"/>
      <w:lvlText w:val=""/>
      <w:lvlJc w:val="left"/>
      <w:pPr>
        <w:ind w:left="5040" w:hanging="360"/>
      </w:pPr>
      <w:rPr>
        <w:rFonts w:ascii="Symbol" w:hAnsi="Symbol" w:hint="default"/>
      </w:rPr>
    </w:lvl>
    <w:lvl w:ilvl="7" w:tplc="84A410F8">
      <w:start w:val="1"/>
      <w:numFmt w:val="bullet"/>
      <w:lvlText w:val="o"/>
      <w:lvlJc w:val="left"/>
      <w:pPr>
        <w:ind w:left="5760" w:hanging="360"/>
      </w:pPr>
      <w:rPr>
        <w:rFonts w:ascii="Courier New" w:hAnsi="Courier New" w:cs="Times New Roman" w:hint="default"/>
      </w:rPr>
    </w:lvl>
    <w:lvl w:ilvl="8" w:tplc="5D3ACDFE">
      <w:start w:val="1"/>
      <w:numFmt w:val="bullet"/>
      <w:lvlText w:val=""/>
      <w:lvlJc w:val="left"/>
      <w:pPr>
        <w:ind w:left="6480" w:hanging="360"/>
      </w:pPr>
      <w:rPr>
        <w:rFonts w:ascii="Wingdings" w:hAnsi="Wingdings" w:hint="default"/>
      </w:rPr>
    </w:lvl>
  </w:abstractNum>
  <w:abstractNum w:abstractNumId="26" w15:restartNumberingAfterBreak="0">
    <w:nsid w:val="45311C34"/>
    <w:multiLevelType w:val="hybridMultilevel"/>
    <w:tmpl w:val="2894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92337"/>
    <w:multiLevelType w:val="hybridMultilevel"/>
    <w:tmpl w:val="6DAE4B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5778B9"/>
    <w:multiLevelType w:val="hybridMultilevel"/>
    <w:tmpl w:val="FFFFFFFF"/>
    <w:lvl w:ilvl="0" w:tplc="3C503228">
      <w:start w:val="1"/>
      <w:numFmt w:val="bullet"/>
      <w:lvlText w:val=""/>
      <w:lvlJc w:val="left"/>
      <w:pPr>
        <w:ind w:left="720" w:hanging="360"/>
      </w:pPr>
      <w:rPr>
        <w:rFonts w:ascii="Symbol" w:hAnsi="Symbol" w:hint="default"/>
      </w:rPr>
    </w:lvl>
    <w:lvl w:ilvl="1" w:tplc="83305C0E">
      <w:start w:val="1"/>
      <w:numFmt w:val="bullet"/>
      <w:lvlText w:val=""/>
      <w:lvlJc w:val="left"/>
      <w:pPr>
        <w:ind w:left="1440" w:hanging="360"/>
      </w:pPr>
      <w:rPr>
        <w:rFonts w:ascii="Symbol" w:hAnsi="Symbol" w:hint="default"/>
      </w:rPr>
    </w:lvl>
    <w:lvl w:ilvl="2" w:tplc="1768306C">
      <w:start w:val="1"/>
      <w:numFmt w:val="bullet"/>
      <w:lvlText w:val=""/>
      <w:lvlJc w:val="left"/>
      <w:pPr>
        <w:ind w:left="2160" w:hanging="360"/>
      </w:pPr>
      <w:rPr>
        <w:rFonts w:ascii="Wingdings" w:hAnsi="Wingdings" w:hint="default"/>
      </w:rPr>
    </w:lvl>
    <w:lvl w:ilvl="3" w:tplc="2B9A2132">
      <w:start w:val="1"/>
      <w:numFmt w:val="bullet"/>
      <w:lvlText w:val=""/>
      <w:lvlJc w:val="left"/>
      <w:pPr>
        <w:ind w:left="2880" w:hanging="360"/>
      </w:pPr>
      <w:rPr>
        <w:rFonts w:ascii="Symbol" w:hAnsi="Symbol" w:hint="default"/>
      </w:rPr>
    </w:lvl>
    <w:lvl w:ilvl="4" w:tplc="00A04B04">
      <w:start w:val="1"/>
      <w:numFmt w:val="bullet"/>
      <w:lvlText w:val="o"/>
      <w:lvlJc w:val="left"/>
      <w:pPr>
        <w:ind w:left="3600" w:hanging="360"/>
      </w:pPr>
      <w:rPr>
        <w:rFonts w:ascii="Courier New" w:hAnsi="Courier New" w:cs="Times New Roman" w:hint="default"/>
      </w:rPr>
    </w:lvl>
    <w:lvl w:ilvl="5" w:tplc="6C823EC0">
      <w:start w:val="1"/>
      <w:numFmt w:val="bullet"/>
      <w:lvlText w:val=""/>
      <w:lvlJc w:val="left"/>
      <w:pPr>
        <w:ind w:left="4320" w:hanging="360"/>
      </w:pPr>
      <w:rPr>
        <w:rFonts w:ascii="Wingdings" w:hAnsi="Wingdings" w:hint="default"/>
      </w:rPr>
    </w:lvl>
    <w:lvl w:ilvl="6" w:tplc="B3288304">
      <w:start w:val="1"/>
      <w:numFmt w:val="bullet"/>
      <w:lvlText w:val=""/>
      <w:lvlJc w:val="left"/>
      <w:pPr>
        <w:ind w:left="5040" w:hanging="360"/>
      </w:pPr>
      <w:rPr>
        <w:rFonts w:ascii="Symbol" w:hAnsi="Symbol" w:hint="default"/>
      </w:rPr>
    </w:lvl>
    <w:lvl w:ilvl="7" w:tplc="968CDE10">
      <w:start w:val="1"/>
      <w:numFmt w:val="bullet"/>
      <w:lvlText w:val="o"/>
      <w:lvlJc w:val="left"/>
      <w:pPr>
        <w:ind w:left="5760" w:hanging="360"/>
      </w:pPr>
      <w:rPr>
        <w:rFonts w:ascii="Courier New" w:hAnsi="Courier New" w:cs="Times New Roman" w:hint="default"/>
      </w:rPr>
    </w:lvl>
    <w:lvl w:ilvl="8" w:tplc="861C7A3A">
      <w:start w:val="1"/>
      <w:numFmt w:val="bullet"/>
      <w:lvlText w:val=""/>
      <w:lvlJc w:val="left"/>
      <w:pPr>
        <w:ind w:left="6480" w:hanging="360"/>
      </w:pPr>
      <w:rPr>
        <w:rFonts w:ascii="Wingdings" w:hAnsi="Wingdings" w:hint="default"/>
      </w:rPr>
    </w:lvl>
  </w:abstractNum>
  <w:abstractNum w:abstractNumId="29" w15:restartNumberingAfterBreak="0">
    <w:nsid w:val="4A446511"/>
    <w:multiLevelType w:val="hybridMultilevel"/>
    <w:tmpl w:val="0AE6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623E4C"/>
    <w:multiLevelType w:val="hybridMultilevel"/>
    <w:tmpl w:val="3420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014C2"/>
    <w:multiLevelType w:val="hybridMultilevel"/>
    <w:tmpl w:val="FFFFFFFF"/>
    <w:lvl w:ilvl="0" w:tplc="309C4F08">
      <w:start w:val="1"/>
      <w:numFmt w:val="bullet"/>
      <w:lvlText w:val=""/>
      <w:lvlJc w:val="left"/>
      <w:pPr>
        <w:ind w:left="720" w:hanging="360"/>
      </w:pPr>
      <w:rPr>
        <w:rFonts w:ascii="Symbol" w:hAnsi="Symbol" w:hint="default"/>
      </w:rPr>
    </w:lvl>
    <w:lvl w:ilvl="1" w:tplc="74C076FC">
      <w:start w:val="1"/>
      <w:numFmt w:val="bullet"/>
      <w:lvlText w:val=""/>
      <w:lvlJc w:val="left"/>
      <w:pPr>
        <w:ind w:left="1440" w:hanging="360"/>
      </w:pPr>
      <w:rPr>
        <w:rFonts w:ascii="Symbol" w:hAnsi="Symbol" w:hint="default"/>
      </w:rPr>
    </w:lvl>
    <w:lvl w:ilvl="2" w:tplc="204A3618">
      <w:start w:val="1"/>
      <w:numFmt w:val="bullet"/>
      <w:lvlText w:val=""/>
      <w:lvlJc w:val="left"/>
      <w:pPr>
        <w:ind w:left="2160" w:hanging="360"/>
      </w:pPr>
      <w:rPr>
        <w:rFonts w:ascii="Wingdings" w:hAnsi="Wingdings" w:hint="default"/>
      </w:rPr>
    </w:lvl>
    <w:lvl w:ilvl="3" w:tplc="82F8E6F0">
      <w:start w:val="1"/>
      <w:numFmt w:val="bullet"/>
      <w:lvlText w:val=""/>
      <w:lvlJc w:val="left"/>
      <w:pPr>
        <w:ind w:left="2880" w:hanging="360"/>
      </w:pPr>
      <w:rPr>
        <w:rFonts w:ascii="Symbol" w:hAnsi="Symbol" w:hint="default"/>
      </w:rPr>
    </w:lvl>
    <w:lvl w:ilvl="4" w:tplc="0CF8FB5C">
      <w:start w:val="1"/>
      <w:numFmt w:val="bullet"/>
      <w:lvlText w:val="o"/>
      <w:lvlJc w:val="left"/>
      <w:pPr>
        <w:ind w:left="3600" w:hanging="360"/>
      </w:pPr>
      <w:rPr>
        <w:rFonts w:ascii="Courier New" w:hAnsi="Courier New" w:cs="Times New Roman" w:hint="default"/>
      </w:rPr>
    </w:lvl>
    <w:lvl w:ilvl="5" w:tplc="7E088764">
      <w:start w:val="1"/>
      <w:numFmt w:val="bullet"/>
      <w:lvlText w:val=""/>
      <w:lvlJc w:val="left"/>
      <w:pPr>
        <w:ind w:left="4320" w:hanging="360"/>
      </w:pPr>
      <w:rPr>
        <w:rFonts w:ascii="Wingdings" w:hAnsi="Wingdings" w:hint="default"/>
      </w:rPr>
    </w:lvl>
    <w:lvl w:ilvl="6" w:tplc="7A7C47AC">
      <w:start w:val="1"/>
      <w:numFmt w:val="bullet"/>
      <w:lvlText w:val=""/>
      <w:lvlJc w:val="left"/>
      <w:pPr>
        <w:ind w:left="5040" w:hanging="360"/>
      </w:pPr>
      <w:rPr>
        <w:rFonts w:ascii="Symbol" w:hAnsi="Symbol" w:hint="default"/>
      </w:rPr>
    </w:lvl>
    <w:lvl w:ilvl="7" w:tplc="1E1C6720">
      <w:start w:val="1"/>
      <w:numFmt w:val="bullet"/>
      <w:lvlText w:val="o"/>
      <w:lvlJc w:val="left"/>
      <w:pPr>
        <w:ind w:left="5760" w:hanging="360"/>
      </w:pPr>
      <w:rPr>
        <w:rFonts w:ascii="Courier New" w:hAnsi="Courier New" w:cs="Times New Roman" w:hint="default"/>
      </w:rPr>
    </w:lvl>
    <w:lvl w:ilvl="8" w:tplc="956E3742">
      <w:start w:val="1"/>
      <w:numFmt w:val="bullet"/>
      <w:lvlText w:val=""/>
      <w:lvlJc w:val="left"/>
      <w:pPr>
        <w:ind w:left="6480" w:hanging="360"/>
      </w:pPr>
      <w:rPr>
        <w:rFonts w:ascii="Wingdings" w:hAnsi="Wingdings" w:hint="default"/>
      </w:rPr>
    </w:lvl>
  </w:abstractNum>
  <w:abstractNum w:abstractNumId="32" w15:restartNumberingAfterBreak="0">
    <w:nsid w:val="520008A6"/>
    <w:multiLevelType w:val="hybridMultilevel"/>
    <w:tmpl w:val="F070B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D361A7"/>
    <w:multiLevelType w:val="hybridMultilevel"/>
    <w:tmpl w:val="0B66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86976"/>
    <w:multiLevelType w:val="hybridMultilevel"/>
    <w:tmpl w:val="FFFFFFFF"/>
    <w:lvl w:ilvl="0" w:tplc="2118E1B0">
      <w:start w:val="1"/>
      <w:numFmt w:val="bullet"/>
      <w:lvlText w:val=""/>
      <w:lvlJc w:val="left"/>
      <w:pPr>
        <w:ind w:left="720" w:hanging="360"/>
      </w:pPr>
      <w:rPr>
        <w:rFonts w:ascii="Symbol" w:hAnsi="Symbol" w:hint="default"/>
      </w:rPr>
    </w:lvl>
    <w:lvl w:ilvl="1" w:tplc="C832AC28">
      <w:start w:val="1"/>
      <w:numFmt w:val="bullet"/>
      <w:lvlText w:val=""/>
      <w:lvlJc w:val="left"/>
      <w:pPr>
        <w:ind w:left="1440" w:hanging="360"/>
      </w:pPr>
      <w:rPr>
        <w:rFonts w:ascii="Symbol" w:hAnsi="Symbol" w:hint="default"/>
      </w:rPr>
    </w:lvl>
    <w:lvl w:ilvl="2" w:tplc="006EDB74">
      <w:start w:val="1"/>
      <w:numFmt w:val="bullet"/>
      <w:lvlText w:val=""/>
      <w:lvlJc w:val="left"/>
      <w:pPr>
        <w:ind w:left="2160" w:hanging="360"/>
      </w:pPr>
      <w:rPr>
        <w:rFonts w:ascii="Wingdings" w:hAnsi="Wingdings" w:hint="default"/>
      </w:rPr>
    </w:lvl>
    <w:lvl w:ilvl="3" w:tplc="ACC44D9A">
      <w:start w:val="1"/>
      <w:numFmt w:val="bullet"/>
      <w:lvlText w:val=""/>
      <w:lvlJc w:val="left"/>
      <w:pPr>
        <w:ind w:left="2880" w:hanging="360"/>
      </w:pPr>
      <w:rPr>
        <w:rFonts w:ascii="Symbol" w:hAnsi="Symbol" w:hint="default"/>
      </w:rPr>
    </w:lvl>
    <w:lvl w:ilvl="4" w:tplc="65B2D516">
      <w:start w:val="1"/>
      <w:numFmt w:val="bullet"/>
      <w:lvlText w:val="o"/>
      <w:lvlJc w:val="left"/>
      <w:pPr>
        <w:ind w:left="3600" w:hanging="360"/>
      </w:pPr>
      <w:rPr>
        <w:rFonts w:ascii="Courier New" w:hAnsi="Courier New" w:cs="Times New Roman" w:hint="default"/>
      </w:rPr>
    </w:lvl>
    <w:lvl w:ilvl="5" w:tplc="4164F18A">
      <w:start w:val="1"/>
      <w:numFmt w:val="bullet"/>
      <w:lvlText w:val=""/>
      <w:lvlJc w:val="left"/>
      <w:pPr>
        <w:ind w:left="4320" w:hanging="360"/>
      </w:pPr>
      <w:rPr>
        <w:rFonts w:ascii="Wingdings" w:hAnsi="Wingdings" w:hint="default"/>
      </w:rPr>
    </w:lvl>
    <w:lvl w:ilvl="6" w:tplc="F42E42E2">
      <w:start w:val="1"/>
      <w:numFmt w:val="bullet"/>
      <w:lvlText w:val=""/>
      <w:lvlJc w:val="left"/>
      <w:pPr>
        <w:ind w:left="5040" w:hanging="360"/>
      </w:pPr>
      <w:rPr>
        <w:rFonts w:ascii="Symbol" w:hAnsi="Symbol" w:hint="default"/>
      </w:rPr>
    </w:lvl>
    <w:lvl w:ilvl="7" w:tplc="3CF29B3A">
      <w:start w:val="1"/>
      <w:numFmt w:val="bullet"/>
      <w:lvlText w:val="o"/>
      <w:lvlJc w:val="left"/>
      <w:pPr>
        <w:ind w:left="5760" w:hanging="360"/>
      </w:pPr>
      <w:rPr>
        <w:rFonts w:ascii="Courier New" w:hAnsi="Courier New" w:cs="Times New Roman" w:hint="default"/>
      </w:rPr>
    </w:lvl>
    <w:lvl w:ilvl="8" w:tplc="87F2CF38">
      <w:start w:val="1"/>
      <w:numFmt w:val="bullet"/>
      <w:lvlText w:val=""/>
      <w:lvlJc w:val="left"/>
      <w:pPr>
        <w:ind w:left="6480" w:hanging="360"/>
      </w:pPr>
      <w:rPr>
        <w:rFonts w:ascii="Wingdings" w:hAnsi="Wingdings" w:hint="default"/>
      </w:rPr>
    </w:lvl>
  </w:abstractNum>
  <w:abstractNum w:abstractNumId="35" w15:restartNumberingAfterBreak="0">
    <w:nsid w:val="67CD6428"/>
    <w:multiLevelType w:val="hybridMultilevel"/>
    <w:tmpl w:val="48D6ABD2"/>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36" w15:restartNumberingAfterBreak="0">
    <w:nsid w:val="6C1066FD"/>
    <w:multiLevelType w:val="hybridMultilevel"/>
    <w:tmpl w:val="18C48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2326A"/>
    <w:multiLevelType w:val="hybridMultilevel"/>
    <w:tmpl w:val="8F9E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D15AA"/>
    <w:multiLevelType w:val="hybridMultilevel"/>
    <w:tmpl w:val="28D8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40B4A"/>
    <w:multiLevelType w:val="hybridMultilevel"/>
    <w:tmpl w:val="0150A4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2E0C75"/>
    <w:multiLevelType w:val="multilevel"/>
    <w:tmpl w:val="34A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011E95"/>
    <w:multiLevelType w:val="hybridMultilevel"/>
    <w:tmpl w:val="D5B4FF76"/>
    <w:lvl w:ilvl="0" w:tplc="FE721A76">
      <w:start w:val="1"/>
      <w:numFmt w:val="bullet"/>
      <w:lvlText w:val=""/>
      <w:lvlJc w:val="left"/>
      <w:pPr>
        <w:ind w:left="720" w:hanging="360"/>
      </w:pPr>
      <w:rPr>
        <w:rFonts w:ascii="Symbol" w:hAnsi="Symbol" w:hint="default"/>
      </w:rPr>
    </w:lvl>
    <w:lvl w:ilvl="1" w:tplc="9560F28A">
      <w:start w:val="1"/>
      <w:numFmt w:val="bullet"/>
      <w:lvlText w:val="o"/>
      <w:lvlJc w:val="left"/>
      <w:pPr>
        <w:ind w:left="1440" w:hanging="360"/>
      </w:pPr>
      <w:rPr>
        <w:rFonts w:ascii="Courier New" w:hAnsi="Courier New" w:cs="Times New Roman" w:hint="default"/>
      </w:rPr>
    </w:lvl>
    <w:lvl w:ilvl="2" w:tplc="21D89D24">
      <w:start w:val="1"/>
      <w:numFmt w:val="bullet"/>
      <w:lvlText w:val=""/>
      <w:lvlJc w:val="left"/>
      <w:pPr>
        <w:ind w:left="2160" w:hanging="360"/>
      </w:pPr>
      <w:rPr>
        <w:rFonts w:ascii="Wingdings" w:hAnsi="Wingdings" w:hint="default"/>
      </w:rPr>
    </w:lvl>
    <w:lvl w:ilvl="3" w:tplc="17522D40">
      <w:start w:val="1"/>
      <w:numFmt w:val="bullet"/>
      <w:lvlText w:val=""/>
      <w:lvlJc w:val="left"/>
      <w:pPr>
        <w:ind w:left="2880" w:hanging="360"/>
      </w:pPr>
      <w:rPr>
        <w:rFonts w:ascii="Symbol" w:hAnsi="Symbol" w:hint="default"/>
      </w:rPr>
    </w:lvl>
    <w:lvl w:ilvl="4" w:tplc="6CA2E626">
      <w:start w:val="1"/>
      <w:numFmt w:val="bullet"/>
      <w:lvlText w:val="o"/>
      <w:lvlJc w:val="left"/>
      <w:pPr>
        <w:ind w:left="3600" w:hanging="360"/>
      </w:pPr>
      <w:rPr>
        <w:rFonts w:ascii="Courier New" w:hAnsi="Courier New" w:cs="Times New Roman" w:hint="default"/>
      </w:rPr>
    </w:lvl>
    <w:lvl w:ilvl="5" w:tplc="CF72EEF2">
      <w:start w:val="1"/>
      <w:numFmt w:val="bullet"/>
      <w:lvlText w:val=""/>
      <w:lvlJc w:val="left"/>
      <w:pPr>
        <w:ind w:left="4320" w:hanging="360"/>
      </w:pPr>
      <w:rPr>
        <w:rFonts w:ascii="Wingdings" w:hAnsi="Wingdings" w:hint="default"/>
      </w:rPr>
    </w:lvl>
    <w:lvl w:ilvl="6" w:tplc="7C1E1A30">
      <w:start w:val="1"/>
      <w:numFmt w:val="bullet"/>
      <w:lvlText w:val=""/>
      <w:lvlJc w:val="left"/>
      <w:pPr>
        <w:ind w:left="5040" w:hanging="360"/>
      </w:pPr>
      <w:rPr>
        <w:rFonts w:ascii="Symbol" w:hAnsi="Symbol" w:hint="default"/>
      </w:rPr>
    </w:lvl>
    <w:lvl w:ilvl="7" w:tplc="FCAC1746">
      <w:start w:val="1"/>
      <w:numFmt w:val="bullet"/>
      <w:lvlText w:val="o"/>
      <w:lvlJc w:val="left"/>
      <w:pPr>
        <w:ind w:left="5760" w:hanging="360"/>
      </w:pPr>
      <w:rPr>
        <w:rFonts w:ascii="Courier New" w:hAnsi="Courier New" w:cs="Times New Roman" w:hint="default"/>
      </w:rPr>
    </w:lvl>
    <w:lvl w:ilvl="8" w:tplc="1FF427E0">
      <w:start w:val="1"/>
      <w:numFmt w:val="bullet"/>
      <w:lvlText w:val=""/>
      <w:lvlJc w:val="left"/>
      <w:pPr>
        <w:ind w:left="6480" w:hanging="360"/>
      </w:pPr>
      <w:rPr>
        <w:rFonts w:ascii="Wingdings" w:hAnsi="Wingdings" w:hint="default"/>
      </w:rPr>
    </w:lvl>
  </w:abstractNum>
  <w:abstractNum w:abstractNumId="42" w15:restartNumberingAfterBreak="0">
    <w:nsid w:val="7487294A"/>
    <w:multiLevelType w:val="hybridMultilevel"/>
    <w:tmpl w:val="7C54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C0537"/>
    <w:multiLevelType w:val="hybridMultilevel"/>
    <w:tmpl w:val="9B0A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07191"/>
    <w:multiLevelType w:val="hybridMultilevel"/>
    <w:tmpl w:val="FFFFFFFF"/>
    <w:lvl w:ilvl="0" w:tplc="1A1AD236">
      <w:start w:val="1"/>
      <w:numFmt w:val="bullet"/>
      <w:lvlText w:val=""/>
      <w:lvlJc w:val="left"/>
      <w:pPr>
        <w:ind w:left="720" w:hanging="360"/>
      </w:pPr>
      <w:rPr>
        <w:rFonts w:ascii="Symbol" w:hAnsi="Symbol" w:hint="default"/>
      </w:rPr>
    </w:lvl>
    <w:lvl w:ilvl="1" w:tplc="DD76B5D6">
      <w:start w:val="1"/>
      <w:numFmt w:val="bullet"/>
      <w:lvlText w:val=""/>
      <w:lvlJc w:val="left"/>
      <w:pPr>
        <w:ind w:left="1440" w:hanging="360"/>
      </w:pPr>
      <w:rPr>
        <w:rFonts w:ascii="Symbol" w:hAnsi="Symbol" w:hint="default"/>
      </w:rPr>
    </w:lvl>
    <w:lvl w:ilvl="2" w:tplc="402C4E10">
      <w:start w:val="1"/>
      <w:numFmt w:val="bullet"/>
      <w:lvlText w:val=""/>
      <w:lvlJc w:val="left"/>
      <w:pPr>
        <w:ind w:left="2160" w:hanging="360"/>
      </w:pPr>
      <w:rPr>
        <w:rFonts w:ascii="Wingdings" w:hAnsi="Wingdings" w:hint="default"/>
      </w:rPr>
    </w:lvl>
    <w:lvl w:ilvl="3" w:tplc="12824162">
      <w:start w:val="1"/>
      <w:numFmt w:val="bullet"/>
      <w:lvlText w:val=""/>
      <w:lvlJc w:val="left"/>
      <w:pPr>
        <w:ind w:left="2880" w:hanging="360"/>
      </w:pPr>
      <w:rPr>
        <w:rFonts w:ascii="Symbol" w:hAnsi="Symbol" w:hint="default"/>
      </w:rPr>
    </w:lvl>
    <w:lvl w:ilvl="4" w:tplc="D8F0FDA0">
      <w:start w:val="1"/>
      <w:numFmt w:val="bullet"/>
      <w:lvlText w:val="o"/>
      <w:lvlJc w:val="left"/>
      <w:pPr>
        <w:ind w:left="3600" w:hanging="360"/>
      </w:pPr>
      <w:rPr>
        <w:rFonts w:ascii="Courier New" w:hAnsi="Courier New" w:cs="Times New Roman" w:hint="default"/>
      </w:rPr>
    </w:lvl>
    <w:lvl w:ilvl="5" w:tplc="7FF8EA90">
      <w:start w:val="1"/>
      <w:numFmt w:val="bullet"/>
      <w:lvlText w:val=""/>
      <w:lvlJc w:val="left"/>
      <w:pPr>
        <w:ind w:left="4320" w:hanging="360"/>
      </w:pPr>
      <w:rPr>
        <w:rFonts w:ascii="Wingdings" w:hAnsi="Wingdings" w:hint="default"/>
      </w:rPr>
    </w:lvl>
    <w:lvl w:ilvl="6" w:tplc="50A0662C">
      <w:start w:val="1"/>
      <w:numFmt w:val="bullet"/>
      <w:lvlText w:val=""/>
      <w:lvlJc w:val="left"/>
      <w:pPr>
        <w:ind w:left="5040" w:hanging="360"/>
      </w:pPr>
      <w:rPr>
        <w:rFonts w:ascii="Symbol" w:hAnsi="Symbol" w:hint="default"/>
      </w:rPr>
    </w:lvl>
    <w:lvl w:ilvl="7" w:tplc="1E867A5A">
      <w:start w:val="1"/>
      <w:numFmt w:val="bullet"/>
      <w:lvlText w:val="o"/>
      <w:lvlJc w:val="left"/>
      <w:pPr>
        <w:ind w:left="5760" w:hanging="360"/>
      </w:pPr>
      <w:rPr>
        <w:rFonts w:ascii="Courier New" w:hAnsi="Courier New" w:cs="Times New Roman" w:hint="default"/>
      </w:rPr>
    </w:lvl>
    <w:lvl w:ilvl="8" w:tplc="3BEE7024">
      <w:start w:val="1"/>
      <w:numFmt w:val="bullet"/>
      <w:lvlText w:val=""/>
      <w:lvlJc w:val="left"/>
      <w:pPr>
        <w:ind w:left="6480" w:hanging="360"/>
      </w:pPr>
      <w:rPr>
        <w:rFonts w:ascii="Wingdings" w:hAnsi="Wingdings" w:hint="default"/>
      </w:rPr>
    </w:lvl>
  </w:abstractNum>
  <w:abstractNum w:abstractNumId="45" w15:restartNumberingAfterBreak="0">
    <w:nsid w:val="79A33879"/>
    <w:multiLevelType w:val="hybridMultilevel"/>
    <w:tmpl w:val="51B86A64"/>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num w:numId="1" w16cid:durableId="1303533796">
    <w:abstractNumId w:val="39"/>
  </w:num>
  <w:num w:numId="2" w16cid:durableId="249512965">
    <w:abstractNumId w:val="23"/>
  </w:num>
  <w:num w:numId="3" w16cid:durableId="303701888">
    <w:abstractNumId w:val="19"/>
  </w:num>
  <w:num w:numId="4" w16cid:durableId="319388429">
    <w:abstractNumId w:val="20"/>
  </w:num>
  <w:num w:numId="5" w16cid:durableId="264701915">
    <w:abstractNumId w:val="5"/>
  </w:num>
  <w:num w:numId="6" w16cid:durableId="2060400227">
    <w:abstractNumId w:val="15"/>
  </w:num>
  <w:num w:numId="7" w16cid:durableId="930358449">
    <w:abstractNumId w:val="27"/>
  </w:num>
  <w:num w:numId="8" w16cid:durableId="1563180310">
    <w:abstractNumId w:val="24"/>
  </w:num>
  <w:num w:numId="9" w16cid:durableId="741176977">
    <w:abstractNumId w:val="0"/>
  </w:num>
  <w:num w:numId="10" w16cid:durableId="1660378419">
    <w:abstractNumId w:val="37"/>
  </w:num>
  <w:num w:numId="11" w16cid:durableId="1439569944">
    <w:abstractNumId w:val="43"/>
  </w:num>
  <w:num w:numId="12" w16cid:durableId="946691578">
    <w:abstractNumId w:val="1"/>
  </w:num>
  <w:num w:numId="13" w16cid:durableId="940995195">
    <w:abstractNumId w:val="45"/>
  </w:num>
  <w:num w:numId="14" w16cid:durableId="1271430879">
    <w:abstractNumId w:val="35"/>
  </w:num>
  <w:num w:numId="15" w16cid:durableId="1276715634">
    <w:abstractNumId w:val="40"/>
  </w:num>
  <w:num w:numId="16" w16cid:durableId="2053653337">
    <w:abstractNumId w:val="11"/>
  </w:num>
  <w:num w:numId="17" w16cid:durableId="2055349791">
    <w:abstractNumId w:val="16"/>
  </w:num>
  <w:num w:numId="18" w16cid:durableId="1502424172">
    <w:abstractNumId w:val="42"/>
  </w:num>
  <w:num w:numId="19" w16cid:durableId="1212230948">
    <w:abstractNumId w:val="7"/>
  </w:num>
  <w:num w:numId="20" w16cid:durableId="1724909096">
    <w:abstractNumId w:val="36"/>
  </w:num>
  <w:num w:numId="21" w16cid:durableId="143281667">
    <w:abstractNumId w:val="6"/>
  </w:num>
  <w:num w:numId="22" w16cid:durableId="1015501316">
    <w:abstractNumId w:val="29"/>
  </w:num>
  <w:num w:numId="23" w16cid:durableId="924998087">
    <w:abstractNumId w:val="38"/>
  </w:num>
  <w:num w:numId="24" w16cid:durableId="952130601">
    <w:abstractNumId w:val="17"/>
  </w:num>
  <w:num w:numId="25" w16cid:durableId="1827282804">
    <w:abstractNumId w:val="8"/>
  </w:num>
  <w:num w:numId="26" w16cid:durableId="685985908">
    <w:abstractNumId w:val="26"/>
  </w:num>
  <w:num w:numId="27" w16cid:durableId="1815641030">
    <w:abstractNumId w:val="22"/>
  </w:num>
  <w:num w:numId="28" w16cid:durableId="638652382">
    <w:abstractNumId w:val="33"/>
  </w:num>
  <w:num w:numId="29" w16cid:durableId="398748941">
    <w:abstractNumId w:val="30"/>
  </w:num>
  <w:num w:numId="30" w16cid:durableId="1292901282">
    <w:abstractNumId w:val="18"/>
  </w:num>
  <w:num w:numId="31" w16cid:durableId="1651129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4655853">
    <w:abstractNumId w:val="34"/>
  </w:num>
  <w:num w:numId="33" w16cid:durableId="706838228">
    <w:abstractNumId w:val="9"/>
  </w:num>
  <w:num w:numId="34" w16cid:durableId="288558262">
    <w:abstractNumId w:val="31"/>
  </w:num>
  <w:num w:numId="35" w16cid:durableId="87773951">
    <w:abstractNumId w:val="2"/>
  </w:num>
  <w:num w:numId="36" w16cid:durableId="1870415722">
    <w:abstractNumId w:val="25"/>
  </w:num>
  <w:num w:numId="37" w16cid:durableId="220748156">
    <w:abstractNumId w:val="28"/>
  </w:num>
  <w:num w:numId="38" w16cid:durableId="1166438400">
    <w:abstractNumId w:val="44"/>
  </w:num>
  <w:num w:numId="39" w16cid:durableId="244807612">
    <w:abstractNumId w:val="14"/>
  </w:num>
  <w:num w:numId="40" w16cid:durableId="1623806868">
    <w:abstractNumId w:val="10"/>
  </w:num>
  <w:num w:numId="41" w16cid:durableId="2068413307">
    <w:abstractNumId w:val="12"/>
  </w:num>
  <w:num w:numId="42" w16cid:durableId="343677629">
    <w:abstractNumId w:val="21"/>
  </w:num>
  <w:num w:numId="43" w16cid:durableId="747577216">
    <w:abstractNumId w:val="41"/>
  </w:num>
  <w:num w:numId="44" w16cid:durableId="197550008">
    <w:abstractNumId w:val="4"/>
  </w:num>
  <w:num w:numId="45" w16cid:durableId="1570995766">
    <w:abstractNumId w:val="13"/>
  </w:num>
  <w:num w:numId="46" w16cid:durableId="1034232852">
    <w:abstractNumId w:val="32"/>
  </w:num>
  <w:num w:numId="47" w16cid:durableId="292297843">
    <w:abstractNumId w:val="7"/>
  </w:num>
  <w:num w:numId="48" w16cid:durableId="871654528">
    <w:abstractNumId w:val="39"/>
  </w:num>
  <w:num w:numId="49" w16cid:durableId="2132361615">
    <w:abstractNumId w:val="18"/>
  </w:num>
  <w:num w:numId="50" w16cid:durableId="469321284">
    <w:abstractNumId w:val="20"/>
  </w:num>
  <w:num w:numId="51" w16cid:durableId="1628968223">
    <w:abstractNumId w:val="17"/>
  </w:num>
  <w:num w:numId="52" w16cid:durableId="1892038941">
    <w:abstractNumId w:val="5"/>
  </w:num>
  <w:num w:numId="53" w16cid:durableId="1565144179">
    <w:abstractNumId w:val="3"/>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man, Steve">
    <w15:presenceInfo w15:providerId="AD" w15:userId="S::Steve.Altman@Illinois.gov::c6035e30-bca0-41ca-a354-6c4d1215e1e4"/>
  </w15:person>
  <w15:person w15:author="Conley, Erin C.">
    <w15:presenceInfo w15:providerId="AD" w15:userId="S::erin.c.conley@illinois.gov::8b9b2862-48a9-40e2-a21d-b63b53cfcf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yNTcwtTC3NLEwMTNW0lEKTi0uzszPAykwNq4FABuZTVstAAAA"/>
  </w:docVars>
  <w:rsids>
    <w:rsidRoot w:val="006C56A7"/>
    <w:rsid w:val="000008C0"/>
    <w:rsid w:val="000009FD"/>
    <w:rsid w:val="00001A9B"/>
    <w:rsid w:val="000043B3"/>
    <w:rsid w:val="0000474B"/>
    <w:rsid w:val="00004A6A"/>
    <w:rsid w:val="00005D72"/>
    <w:rsid w:val="00007093"/>
    <w:rsid w:val="00011D42"/>
    <w:rsid w:val="00013946"/>
    <w:rsid w:val="000155D9"/>
    <w:rsid w:val="00016690"/>
    <w:rsid w:val="00016788"/>
    <w:rsid w:val="000169A3"/>
    <w:rsid w:val="00016FD6"/>
    <w:rsid w:val="00017F2C"/>
    <w:rsid w:val="000207CC"/>
    <w:rsid w:val="000215FC"/>
    <w:rsid w:val="0002171E"/>
    <w:rsid w:val="00023F0B"/>
    <w:rsid w:val="000243C7"/>
    <w:rsid w:val="000247F0"/>
    <w:rsid w:val="000254E5"/>
    <w:rsid w:val="0002598A"/>
    <w:rsid w:val="00025A03"/>
    <w:rsid w:val="0002630F"/>
    <w:rsid w:val="00026943"/>
    <w:rsid w:val="00026D92"/>
    <w:rsid w:val="00027019"/>
    <w:rsid w:val="00027B1C"/>
    <w:rsid w:val="000300A7"/>
    <w:rsid w:val="00034821"/>
    <w:rsid w:val="00035A5C"/>
    <w:rsid w:val="00041719"/>
    <w:rsid w:val="00042AD1"/>
    <w:rsid w:val="00043B11"/>
    <w:rsid w:val="00044985"/>
    <w:rsid w:val="000467A0"/>
    <w:rsid w:val="00051053"/>
    <w:rsid w:val="000516AA"/>
    <w:rsid w:val="00052375"/>
    <w:rsid w:val="00054023"/>
    <w:rsid w:val="000548B6"/>
    <w:rsid w:val="00054D3B"/>
    <w:rsid w:val="000559CC"/>
    <w:rsid w:val="00060137"/>
    <w:rsid w:val="0006044F"/>
    <w:rsid w:val="00060A18"/>
    <w:rsid w:val="00060DB3"/>
    <w:rsid w:val="00061C22"/>
    <w:rsid w:val="00062845"/>
    <w:rsid w:val="00063614"/>
    <w:rsid w:val="0006480B"/>
    <w:rsid w:val="0006622A"/>
    <w:rsid w:val="0006693D"/>
    <w:rsid w:val="00067252"/>
    <w:rsid w:val="000679CD"/>
    <w:rsid w:val="00067F07"/>
    <w:rsid w:val="00072DA7"/>
    <w:rsid w:val="00073766"/>
    <w:rsid w:val="00074A2C"/>
    <w:rsid w:val="00074CD8"/>
    <w:rsid w:val="00074DBB"/>
    <w:rsid w:val="000766EF"/>
    <w:rsid w:val="000769AF"/>
    <w:rsid w:val="000801BE"/>
    <w:rsid w:val="00081466"/>
    <w:rsid w:val="00081C35"/>
    <w:rsid w:val="000873A7"/>
    <w:rsid w:val="00087616"/>
    <w:rsid w:val="0008788A"/>
    <w:rsid w:val="00091357"/>
    <w:rsid w:val="00093C68"/>
    <w:rsid w:val="00094139"/>
    <w:rsid w:val="0009477B"/>
    <w:rsid w:val="000970D7"/>
    <w:rsid w:val="000978F4"/>
    <w:rsid w:val="00097DF9"/>
    <w:rsid w:val="000A0090"/>
    <w:rsid w:val="000A04DF"/>
    <w:rsid w:val="000A0B41"/>
    <w:rsid w:val="000A13E6"/>
    <w:rsid w:val="000A2866"/>
    <w:rsid w:val="000A3339"/>
    <w:rsid w:val="000A6E18"/>
    <w:rsid w:val="000A70F2"/>
    <w:rsid w:val="000A7F5B"/>
    <w:rsid w:val="000B155E"/>
    <w:rsid w:val="000B17CB"/>
    <w:rsid w:val="000B3081"/>
    <w:rsid w:val="000B3FE8"/>
    <w:rsid w:val="000B7ED0"/>
    <w:rsid w:val="000C015D"/>
    <w:rsid w:val="000C01A6"/>
    <w:rsid w:val="000C080B"/>
    <w:rsid w:val="000C1B64"/>
    <w:rsid w:val="000C203F"/>
    <w:rsid w:val="000C2508"/>
    <w:rsid w:val="000C2CE0"/>
    <w:rsid w:val="000C3B56"/>
    <w:rsid w:val="000C4400"/>
    <w:rsid w:val="000C48C3"/>
    <w:rsid w:val="000D05DE"/>
    <w:rsid w:val="000D1B9A"/>
    <w:rsid w:val="000D36B4"/>
    <w:rsid w:val="000D4E52"/>
    <w:rsid w:val="000D5205"/>
    <w:rsid w:val="000D5B16"/>
    <w:rsid w:val="000D5C5B"/>
    <w:rsid w:val="000D6628"/>
    <w:rsid w:val="000E03B7"/>
    <w:rsid w:val="000E06A7"/>
    <w:rsid w:val="000E078D"/>
    <w:rsid w:val="000E1AA6"/>
    <w:rsid w:val="000E26C2"/>
    <w:rsid w:val="000E4EA4"/>
    <w:rsid w:val="000E5AAB"/>
    <w:rsid w:val="000E7250"/>
    <w:rsid w:val="000E7AB9"/>
    <w:rsid w:val="000E7C8B"/>
    <w:rsid w:val="000E7F2C"/>
    <w:rsid w:val="000F0A38"/>
    <w:rsid w:val="000F2438"/>
    <w:rsid w:val="000F3F3C"/>
    <w:rsid w:val="000F423B"/>
    <w:rsid w:val="000F53FB"/>
    <w:rsid w:val="000F5DF6"/>
    <w:rsid w:val="000F6CCD"/>
    <w:rsid w:val="0010009E"/>
    <w:rsid w:val="001008E5"/>
    <w:rsid w:val="001018D8"/>
    <w:rsid w:val="00102EC7"/>
    <w:rsid w:val="0010303A"/>
    <w:rsid w:val="001037FE"/>
    <w:rsid w:val="00104FFF"/>
    <w:rsid w:val="00105B21"/>
    <w:rsid w:val="00106EA0"/>
    <w:rsid w:val="00107FBC"/>
    <w:rsid w:val="00111DCC"/>
    <w:rsid w:val="00111FD3"/>
    <w:rsid w:val="001122E0"/>
    <w:rsid w:val="001145BF"/>
    <w:rsid w:val="001146F1"/>
    <w:rsid w:val="00116AF7"/>
    <w:rsid w:val="00116D7D"/>
    <w:rsid w:val="00120B8D"/>
    <w:rsid w:val="00121EEC"/>
    <w:rsid w:val="00121F25"/>
    <w:rsid w:val="00123988"/>
    <w:rsid w:val="0012695B"/>
    <w:rsid w:val="00126F71"/>
    <w:rsid w:val="00130307"/>
    <w:rsid w:val="001309CE"/>
    <w:rsid w:val="00132FA8"/>
    <w:rsid w:val="00134374"/>
    <w:rsid w:val="00134AC5"/>
    <w:rsid w:val="001355E7"/>
    <w:rsid w:val="00135930"/>
    <w:rsid w:val="001359CE"/>
    <w:rsid w:val="00137729"/>
    <w:rsid w:val="00140002"/>
    <w:rsid w:val="001406E3"/>
    <w:rsid w:val="00140AB0"/>
    <w:rsid w:val="00140D94"/>
    <w:rsid w:val="001434B9"/>
    <w:rsid w:val="00143C89"/>
    <w:rsid w:val="001450AC"/>
    <w:rsid w:val="00145EED"/>
    <w:rsid w:val="00146086"/>
    <w:rsid w:val="001473E1"/>
    <w:rsid w:val="0015178A"/>
    <w:rsid w:val="00151B68"/>
    <w:rsid w:val="00153566"/>
    <w:rsid w:val="00153D44"/>
    <w:rsid w:val="00154C66"/>
    <w:rsid w:val="0016063B"/>
    <w:rsid w:val="0016183E"/>
    <w:rsid w:val="00161E8D"/>
    <w:rsid w:val="00161EDA"/>
    <w:rsid w:val="001628FA"/>
    <w:rsid w:val="00163131"/>
    <w:rsid w:val="0016335B"/>
    <w:rsid w:val="001635B2"/>
    <w:rsid w:val="001647FF"/>
    <w:rsid w:val="001653BB"/>
    <w:rsid w:val="00170F44"/>
    <w:rsid w:val="001725C9"/>
    <w:rsid w:val="001725E3"/>
    <w:rsid w:val="00173121"/>
    <w:rsid w:val="00173AC9"/>
    <w:rsid w:val="001742DF"/>
    <w:rsid w:val="00174AAE"/>
    <w:rsid w:val="0017699C"/>
    <w:rsid w:val="00177B64"/>
    <w:rsid w:val="00177E13"/>
    <w:rsid w:val="00180749"/>
    <w:rsid w:val="00182B7B"/>
    <w:rsid w:val="001843A4"/>
    <w:rsid w:val="00185687"/>
    <w:rsid w:val="00187500"/>
    <w:rsid w:val="00187C91"/>
    <w:rsid w:val="001910CA"/>
    <w:rsid w:val="00191B3F"/>
    <w:rsid w:val="00191FA1"/>
    <w:rsid w:val="0019333A"/>
    <w:rsid w:val="00193454"/>
    <w:rsid w:val="001952D4"/>
    <w:rsid w:val="0019648C"/>
    <w:rsid w:val="00197D80"/>
    <w:rsid w:val="001A05D7"/>
    <w:rsid w:val="001A0BDC"/>
    <w:rsid w:val="001A5863"/>
    <w:rsid w:val="001A5BD5"/>
    <w:rsid w:val="001A5CB3"/>
    <w:rsid w:val="001B1D94"/>
    <w:rsid w:val="001B3FF1"/>
    <w:rsid w:val="001B536C"/>
    <w:rsid w:val="001B67F6"/>
    <w:rsid w:val="001B7000"/>
    <w:rsid w:val="001B7B50"/>
    <w:rsid w:val="001C04FA"/>
    <w:rsid w:val="001C074D"/>
    <w:rsid w:val="001C0869"/>
    <w:rsid w:val="001C1693"/>
    <w:rsid w:val="001C1ACC"/>
    <w:rsid w:val="001C2FE7"/>
    <w:rsid w:val="001C3DEA"/>
    <w:rsid w:val="001C4E46"/>
    <w:rsid w:val="001C5719"/>
    <w:rsid w:val="001C6689"/>
    <w:rsid w:val="001C71A0"/>
    <w:rsid w:val="001C7FC4"/>
    <w:rsid w:val="001D18FB"/>
    <w:rsid w:val="001D2170"/>
    <w:rsid w:val="001D235F"/>
    <w:rsid w:val="001D36C5"/>
    <w:rsid w:val="001D3763"/>
    <w:rsid w:val="001D3794"/>
    <w:rsid w:val="001D5E7D"/>
    <w:rsid w:val="001D6686"/>
    <w:rsid w:val="001D6CFB"/>
    <w:rsid w:val="001D730A"/>
    <w:rsid w:val="001D7C9F"/>
    <w:rsid w:val="001D7DFE"/>
    <w:rsid w:val="001E0B7F"/>
    <w:rsid w:val="001E2785"/>
    <w:rsid w:val="001E3132"/>
    <w:rsid w:val="001E3664"/>
    <w:rsid w:val="001E5992"/>
    <w:rsid w:val="001E669E"/>
    <w:rsid w:val="001F04EC"/>
    <w:rsid w:val="001F3793"/>
    <w:rsid w:val="001F781F"/>
    <w:rsid w:val="002001F3"/>
    <w:rsid w:val="00200F22"/>
    <w:rsid w:val="002035E9"/>
    <w:rsid w:val="002036C4"/>
    <w:rsid w:val="00203D2C"/>
    <w:rsid w:val="00203D46"/>
    <w:rsid w:val="00203D7A"/>
    <w:rsid w:val="0020414F"/>
    <w:rsid w:val="002041D4"/>
    <w:rsid w:val="00204ECE"/>
    <w:rsid w:val="00210022"/>
    <w:rsid w:val="002113F4"/>
    <w:rsid w:val="00212F96"/>
    <w:rsid w:val="002131B4"/>
    <w:rsid w:val="0021501A"/>
    <w:rsid w:val="0021521F"/>
    <w:rsid w:val="0021612B"/>
    <w:rsid w:val="00216FAC"/>
    <w:rsid w:val="002214F7"/>
    <w:rsid w:val="00221F91"/>
    <w:rsid w:val="00225999"/>
    <w:rsid w:val="0022642D"/>
    <w:rsid w:val="002267E2"/>
    <w:rsid w:val="00226FB5"/>
    <w:rsid w:val="00227079"/>
    <w:rsid w:val="0022757F"/>
    <w:rsid w:val="00230A59"/>
    <w:rsid w:val="002334E8"/>
    <w:rsid w:val="002335B3"/>
    <w:rsid w:val="00233E68"/>
    <w:rsid w:val="00234E10"/>
    <w:rsid w:val="00235151"/>
    <w:rsid w:val="002351A1"/>
    <w:rsid w:val="0023601F"/>
    <w:rsid w:val="00236064"/>
    <w:rsid w:val="00236D27"/>
    <w:rsid w:val="00237164"/>
    <w:rsid w:val="002372BB"/>
    <w:rsid w:val="0023754B"/>
    <w:rsid w:val="00237C61"/>
    <w:rsid w:val="00241805"/>
    <w:rsid w:val="00241976"/>
    <w:rsid w:val="00241AFC"/>
    <w:rsid w:val="00242C6C"/>
    <w:rsid w:val="0024313A"/>
    <w:rsid w:val="002443DE"/>
    <w:rsid w:val="002454CA"/>
    <w:rsid w:val="00247F8F"/>
    <w:rsid w:val="00250169"/>
    <w:rsid w:val="00250CB5"/>
    <w:rsid w:val="002510A4"/>
    <w:rsid w:val="002515B9"/>
    <w:rsid w:val="00251806"/>
    <w:rsid w:val="00252177"/>
    <w:rsid w:val="00253BBE"/>
    <w:rsid w:val="002559C4"/>
    <w:rsid w:val="002563CE"/>
    <w:rsid w:val="002571C0"/>
    <w:rsid w:val="00257458"/>
    <w:rsid w:val="00257D55"/>
    <w:rsid w:val="00260348"/>
    <w:rsid w:val="0026315C"/>
    <w:rsid w:val="00263ACF"/>
    <w:rsid w:val="00263B6E"/>
    <w:rsid w:val="002645F7"/>
    <w:rsid w:val="00265E24"/>
    <w:rsid w:val="002700F0"/>
    <w:rsid w:val="00270AD1"/>
    <w:rsid w:val="002712F1"/>
    <w:rsid w:val="00271C07"/>
    <w:rsid w:val="00273DA2"/>
    <w:rsid w:val="0027416C"/>
    <w:rsid w:val="0027481D"/>
    <w:rsid w:val="00274CA3"/>
    <w:rsid w:val="00275811"/>
    <w:rsid w:val="00280DD9"/>
    <w:rsid w:val="002823F3"/>
    <w:rsid w:val="002830DF"/>
    <w:rsid w:val="0028342C"/>
    <w:rsid w:val="00283866"/>
    <w:rsid w:val="00284342"/>
    <w:rsid w:val="0028619E"/>
    <w:rsid w:val="002864EB"/>
    <w:rsid w:val="002909C5"/>
    <w:rsid w:val="0029258C"/>
    <w:rsid w:val="0029272F"/>
    <w:rsid w:val="00293560"/>
    <w:rsid w:val="002938B6"/>
    <w:rsid w:val="00293B66"/>
    <w:rsid w:val="00293F05"/>
    <w:rsid w:val="00294748"/>
    <w:rsid w:val="002973F3"/>
    <w:rsid w:val="002A0486"/>
    <w:rsid w:val="002A06D6"/>
    <w:rsid w:val="002A1DB6"/>
    <w:rsid w:val="002A27CC"/>
    <w:rsid w:val="002A38DD"/>
    <w:rsid w:val="002A3BB9"/>
    <w:rsid w:val="002A4628"/>
    <w:rsid w:val="002A620C"/>
    <w:rsid w:val="002A6DF0"/>
    <w:rsid w:val="002B01A5"/>
    <w:rsid w:val="002B1837"/>
    <w:rsid w:val="002B1FD6"/>
    <w:rsid w:val="002B298D"/>
    <w:rsid w:val="002B2CD0"/>
    <w:rsid w:val="002B32FE"/>
    <w:rsid w:val="002B341D"/>
    <w:rsid w:val="002B45BA"/>
    <w:rsid w:val="002B5F70"/>
    <w:rsid w:val="002B5FF0"/>
    <w:rsid w:val="002B6B1A"/>
    <w:rsid w:val="002B79FB"/>
    <w:rsid w:val="002C005F"/>
    <w:rsid w:val="002C03DC"/>
    <w:rsid w:val="002C0BA8"/>
    <w:rsid w:val="002C5645"/>
    <w:rsid w:val="002C572A"/>
    <w:rsid w:val="002C78A0"/>
    <w:rsid w:val="002D2E8B"/>
    <w:rsid w:val="002D4640"/>
    <w:rsid w:val="002D58E2"/>
    <w:rsid w:val="002D5E0B"/>
    <w:rsid w:val="002D7FF0"/>
    <w:rsid w:val="002E1D62"/>
    <w:rsid w:val="002E361D"/>
    <w:rsid w:val="002E36BE"/>
    <w:rsid w:val="002E452A"/>
    <w:rsid w:val="002E5481"/>
    <w:rsid w:val="002E6F7A"/>
    <w:rsid w:val="002F0147"/>
    <w:rsid w:val="002F24E0"/>
    <w:rsid w:val="002F260A"/>
    <w:rsid w:val="002F3A16"/>
    <w:rsid w:val="002F4D7D"/>
    <w:rsid w:val="002F4DDD"/>
    <w:rsid w:val="002F4E47"/>
    <w:rsid w:val="002F6E52"/>
    <w:rsid w:val="002F75C9"/>
    <w:rsid w:val="00301685"/>
    <w:rsid w:val="00301728"/>
    <w:rsid w:val="0030181E"/>
    <w:rsid w:val="00301CF2"/>
    <w:rsid w:val="00303589"/>
    <w:rsid w:val="0030545C"/>
    <w:rsid w:val="0030551F"/>
    <w:rsid w:val="0030612F"/>
    <w:rsid w:val="003063F8"/>
    <w:rsid w:val="0030771F"/>
    <w:rsid w:val="003112A4"/>
    <w:rsid w:val="00311357"/>
    <w:rsid w:val="00313532"/>
    <w:rsid w:val="00314C6C"/>
    <w:rsid w:val="00315480"/>
    <w:rsid w:val="00316D46"/>
    <w:rsid w:val="0031772E"/>
    <w:rsid w:val="00322196"/>
    <w:rsid w:val="00322538"/>
    <w:rsid w:val="00324D49"/>
    <w:rsid w:val="00324F10"/>
    <w:rsid w:val="003253BA"/>
    <w:rsid w:val="0032799E"/>
    <w:rsid w:val="00331189"/>
    <w:rsid w:val="0033125C"/>
    <w:rsid w:val="00331747"/>
    <w:rsid w:val="003317EE"/>
    <w:rsid w:val="00332A60"/>
    <w:rsid w:val="0033350A"/>
    <w:rsid w:val="003339EE"/>
    <w:rsid w:val="00334AFA"/>
    <w:rsid w:val="00335019"/>
    <w:rsid w:val="0033548D"/>
    <w:rsid w:val="00337DCC"/>
    <w:rsid w:val="00340F86"/>
    <w:rsid w:val="003420D7"/>
    <w:rsid w:val="00342303"/>
    <w:rsid w:val="00343B26"/>
    <w:rsid w:val="00345113"/>
    <w:rsid w:val="003462C8"/>
    <w:rsid w:val="00350029"/>
    <w:rsid w:val="00350197"/>
    <w:rsid w:val="00354DC2"/>
    <w:rsid w:val="00356F92"/>
    <w:rsid w:val="003573D0"/>
    <w:rsid w:val="00357EBF"/>
    <w:rsid w:val="003600AD"/>
    <w:rsid w:val="003604E6"/>
    <w:rsid w:val="003654D0"/>
    <w:rsid w:val="003661EE"/>
    <w:rsid w:val="00366A15"/>
    <w:rsid w:val="00367195"/>
    <w:rsid w:val="003707F0"/>
    <w:rsid w:val="00370AE3"/>
    <w:rsid w:val="00373A70"/>
    <w:rsid w:val="00374E94"/>
    <w:rsid w:val="00375215"/>
    <w:rsid w:val="00376573"/>
    <w:rsid w:val="00384928"/>
    <w:rsid w:val="00385931"/>
    <w:rsid w:val="00387D6F"/>
    <w:rsid w:val="00391239"/>
    <w:rsid w:val="0039180E"/>
    <w:rsid w:val="00391D78"/>
    <w:rsid w:val="003924A7"/>
    <w:rsid w:val="00394A44"/>
    <w:rsid w:val="00395747"/>
    <w:rsid w:val="0039721B"/>
    <w:rsid w:val="00397A84"/>
    <w:rsid w:val="003A0FA8"/>
    <w:rsid w:val="003A2414"/>
    <w:rsid w:val="003A2DD4"/>
    <w:rsid w:val="003A537C"/>
    <w:rsid w:val="003A623E"/>
    <w:rsid w:val="003A65F1"/>
    <w:rsid w:val="003A6787"/>
    <w:rsid w:val="003A6A5E"/>
    <w:rsid w:val="003A6ECD"/>
    <w:rsid w:val="003B02D6"/>
    <w:rsid w:val="003B3038"/>
    <w:rsid w:val="003B35CA"/>
    <w:rsid w:val="003B3A5B"/>
    <w:rsid w:val="003B3BC8"/>
    <w:rsid w:val="003B4B4B"/>
    <w:rsid w:val="003B5814"/>
    <w:rsid w:val="003B602A"/>
    <w:rsid w:val="003B6925"/>
    <w:rsid w:val="003B78D5"/>
    <w:rsid w:val="003C0097"/>
    <w:rsid w:val="003C0577"/>
    <w:rsid w:val="003C0F39"/>
    <w:rsid w:val="003C1FAF"/>
    <w:rsid w:val="003C4223"/>
    <w:rsid w:val="003C42DB"/>
    <w:rsid w:val="003C43AB"/>
    <w:rsid w:val="003C6232"/>
    <w:rsid w:val="003C6595"/>
    <w:rsid w:val="003C6695"/>
    <w:rsid w:val="003C672D"/>
    <w:rsid w:val="003C68D4"/>
    <w:rsid w:val="003C6D60"/>
    <w:rsid w:val="003D15CA"/>
    <w:rsid w:val="003D1879"/>
    <w:rsid w:val="003D1939"/>
    <w:rsid w:val="003D1F37"/>
    <w:rsid w:val="003D21BF"/>
    <w:rsid w:val="003D2848"/>
    <w:rsid w:val="003D31D7"/>
    <w:rsid w:val="003D3A88"/>
    <w:rsid w:val="003D5478"/>
    <w:rsid w:val="003D58FA"/>
    <w:rsid w:val="003D5C7A"/>
    <w:rsid w:val="003D6078"/>
    <w:rsid w:val="003D712D"/>
    <w:rsid w:val="003D72DB"/>
    <w:rsid w:val="003D7635"/>
    <w:rsid w:val="003D763C"/>
    <w:rsid w:val="003E1117"/>
    <w:rsid w:val="003E1C08"/>
    <w:rsid w:val="003E4C1E"/>
    <w:rsid w:val="003E620A"/>
    <w:rsid w:val="003E6D02"/>
    <w:rsid w:val="003F1274"/>
    <w:rsid w:val="003F3276"/>
    <w:rsid w:val="003F399F"/>
    <w:rsid w:val="003F3D13"/>
    <w:rsid w:val="003F7493"/>
    <w:rsid w:val="003F7779"/>
    <w:rsid w:val="004013F0"/>
    <w:rsid w:val="0040270C"/>
    <w:rsid w:val="004037A7"/>
    <w:rsid w:val="00405618"/>
    <w:rsid w:val="004060C3"/>
    <w:rsid w:val="004069EC"/>
    <w:rsid w:val="00406ACF"/>
    <w:rsid w:val="00410277"/>
    <w:rsid w:val="004106A6"/>
    <w:rsid w:val="0041088B"/>
    <w:rsid w:val="004109B6"/>
    <w:rsid w:val="00412A39"/>
    <w:rsid w:val="00413147"/>
    <w:rsid w:val="0041354B"/>
    <w:rsid w:val="004136D6"/>
    <w:rsid w:val="00414A4C"/>
    <w:rsid w:val="0041571E"/>
    <w:rsid w:val="00416945"/>
    <w:rsid w:val="004207B6"/>
    <w:rsid w:val="00421132"/>
    <w:rsid w:val="004216B9"/>
    <w:rsid w:val="0042554A"/>
    <w:rsid w:val="00427607"/>
    <w:rsid w:val="00427842"/>
    <w:rsid w:val="004278DD"/>
    <w:rsid w:val="004323BF"/>
    <w:rsid w:val="00432469"/>
    <w:rsid w:val="004330A3"/>
    <w:rsid w:val="00433C03"/>
    <w:rsid w:val="00435774"/>
    <w:rsid w:val="00436C11"/>
    <w:rsid w:val="0044099E"/>
    <w:rsid w:val="00441BBE"/>
    <w:rsid w:val="0044510C"/>
    <w:rsid w:val="004455EA"/>
    <w:rsid w:val="004463E3"/>
    <w:rsid w:val="004500CF"/>
    <w:rsid w:val="004524D3"/>
    <w:rsid w:val="004531A2"/>
    <w:rsid w:val="004547EA"/>
    <w:rsid w:val="00455692"/>
    <w:rsid w:val="0045663D"/>
    <w:rsid w:val="0045722D"/>
    <w:rsid w:val="00460496"/>
    <w:rsid w:val="00460BBD"/>
    <w:rsid w:val="00460D7D"/>
    <w:rsid w:val="00461982"/>
    <w:rsid w:val="00464730"/>
    <w:rsid w:val="0046495F"/>
    <w:rsid w:val="00464C71"/>
    <w:rsid w:val="004663D1"/>
    <w:rsid w:val="00466B88"/>
    <w:rsid w:val="00470F38"/>
    <w:rsid w:val="004737CD"/>
    <w:rsid w:val="00474497"/>
    <w:rsid w:val="00476167"/>
    <w:rsid w:val="00476424"/>
    <w:rsid w:val="00476CCE"/>
    <w:rsid w:val="004774DF"/>
    <w:rsid w:val="00477FCF"/>
    <w:rsid w:val="00480E40"/>
    <w:rsid w:val="004820A9"/>
    <w:rsid w:val="004820E6"/>
    <w:rsid w:val="00482A3F"/>
    <w:rsid w:val="00482FC2"/>
    <w:rsid w:val="004901BF"/>
    <w:rsid w:val="00490412"/>
    <w:rsid w:val="00490B89"/>
    <w:rsid w:val="00491F14"/>
    <w:rsid w:val="00493757"/>
    <w:rsid w:val="0049472E"/>
    <w:rsid w:val="0049493B"/>
    <w:rsid w:val="004963BA"/>
    <w:rsid w:val="0049643A"/>
    <w:rsid w:val="004A296B"/>
    <w:rsid w:val="004A3A65"/>
    <w:rsid w:val="004A419C"/>
    <w:rsid w:val="004A4530"/>
    <w:rsid w:val="004A4CBC"/>
    <w:rsid w:val="004A5B64"/>
    <w:rsid w:val="004A61E9"/>
    <w:rsid w:val="004A7C17"/>
    <w:rsid w:val="004A7C78"/>
    <w:rsid w:val="004B0A60"/>
    <w:rsid w:val="004B18F5"/>
    <w:rsid w:val="004B1C6A"/>
    <w:rsid w:val="004B3308"/>
    <w:rsid w:val="004B3DB6"/>
    <w:rsid w:val="004B6AC1"/>
    <w:rsid w:val="004B70CC"/>
    <w:rsid w:val="004B7A2B"/>
    <w:rsid w:val="004B7C0A"/>
    <w:rsid w:val="004B7E81"/>
    <w:rsid w:val="004C25E4"/>
    <w:rsid w:val="004C34DD"/>
    <w:rsid w:val="004C376E"/>
    <w:rsid w:val="004C3EAC"/>
    <w:rsid w:val="004C57D7"/>
    <w:rsid w:val="004C58D8"/>
    <w:rsid w:val="004C6DC4"/>
    <w:rsid w:val="004C774A"/>
    <w:rsid w:val="004C7B0E"/>
    <w:rsid w:val="004D1067"/>
    <w:rsid w:val="004D22D1"/>
    <w:rsid w:val="004D29DD"/>
    <w:rsid w:val="004D421D"/>
    <w:rsid w:val="004D4FC3"/>
    <w:rsid w:val="004D6CB4"/>
    <w:rsid w:val="004E076C"/>
    <w:rsid w:val="004E0E20"/>
    <w:rsid w:val="004E1055"/>
    <w:rsid w:val="004E11BA"/>
    <w:rsid w:val="004E1D84"/>
    <w:rsid w:val="004E30FF"/>
    <w:rsid w:val="004E3BDE"/>
    <w:rsid w:val="004E4527"/>
    <w:rsid w:val="004E45F5"/>
    <w:rsid w:val="004E5DBC"/>
    <w:rsid w:val="004E62D4"/>
    <w:rsid w:val="004E660E"/>
    <w:rsid w:val="004E7112"/>
    <w:rsid w:val="004E7E20"/>
    <w:rsid w:val="004F1AEA"/>
    <w:rsid w:val="004F3BE0"/>
    <w:rsid w:val="004F3E39"/>
    <w:rsid w:val="004F718E"/>
    <w:rsid w:val="004F7645"/>
    <w:rsid w:val="00500792"/>
    <w:rsid w:val="00502871"/>
    <w:rsid w:val="00502B3F"/>
    <w:rsid w:val="00503625"/>
    <w:rsid w:val="00503BB2"/>
    <w:rsid w:val="00503E2B"/>
    <w:rsid w:val="00505340"/>
    <w:rsid w:val="00511E03"/>
    <w:rsid w:val="005130A7"/>
    <w:rsid w:val="005154C6"/>
    <w:rsid w:val="0051756B"/>
    <w:rsid w:val="00523F1A"/>
    <w:rsid w:val="00524B2F"/>
    <w:rsid w:val="005266DE"/>
    <w:rsid w:val="00526F31"/>
    <w:rsid w:val="00527BE5"/>
    <w:rsid w:val="005304C2"/>
    <w:rsid w:val="0053139A"/>
    <w:rsid w:val="00531822"/>
    <w:rsid w:val="00531AC5"/>
    <w:rsid w:val="0053292C"/>
    <w:rsid w:val="00533FA1"/>
    <w:rsid w:val="0053487E"/>
    <w:rsid w:val="00535FD7"/>
    <w:rsid w:val="00536637"/>
    <w:rsid w:val="00537AB7"/>
    <w:rsid w:val="005402F9"/>
    <w:rsid w:val="00540D68"/>
    <w:rsid w:val="0054171A"/>
    <w:rsid w:val="00541959"/>
    <w:rsid w:val="00541FD7"/>
    <w:rsid w:val="00542BD3"/>
    <w:rsid w:val="00543127"/>
    <w:rsid w:val="0054317E"/>
    <w:rsid w:val="00543651"/>
    <w:rsid w:val="00545BF2"/>
    <w:rsid w:val="00546601"/>
    <w:rsid w:val="005477D7"/>
    <w:rsid w:val="00547A09"/>
    <w:rsid w:val="005504F4"/>
    <w:rsid w:val="00550A6F"/>
    <w:rsid w:val="005522DF"/>
    <w:rsid w:val="00552A91"/>
    <w:rsid w:val="0055305A"/>
    <w:rsid w:val="00553B7C"/>
    <w:rsid w:val="00554471"/>
    <w:rsid w:val="00554EC5"/>
    <w:rsid w:val="00557DE5"/>
    <w:rsid w:val="00563230"/>
    <w:rsid w:val="00563ADE"/>
    <w:rsid w:val="00564CE8"/>
    <w:rsid w:val="00567462"/>
    <w:rsid w:val="00567CAC"/>
    <w:rsid w:val="00570FF6"/>
    <w:rsid w:val="005720CC"/>
    <w:rsid w:val="00572AAC"/>
    <w:rsid w:val="00572AE5"/>
    <w:rsid w:val="005737A6"/>
    <w:rsid w:val="00573E4A"/>
    <w:rsid w:val="00575393"/>
    <w:rsid w:val="005777AF"/>
    <w:rsid w:val="0058245D"/>
    <w:rsid w:val="0058249B"/>
    <w:rsid w:val="00582815"/>
    <w:rsid w:val="005844EF"/>
    <w:rsid w:val="005849AA"/>
    <w:rsid w:val="00584C11"/>
    <w:rsid w:val="00585284"/>
    <w:rsid w:val="00586B01"/>
    <w:rsid w:val="00586D35"/>
    <w:rsid w:val="00586F10"/>
    <w:rsid w:val="005873E5"/>
    <w:rsid w:val="00587CF2"/>
    <w:rsid w:val="00591A0E"/>
    <w:rsid w:val="005937B4"/>
    <w:rsid w:val="00593872"/>
    <w:rsid w:val="0059466A"/>
    <w:rsid w:val="00595C1B"/>
    <w:rsid w:val="005976E0"/>
    <w:rsid w:val="005A003F"/>
    <w:rsid w:val="005A0E92"/>
    <w:rsid w:val="005A2579"/>
    <w:rsid w:val="005A27C9"/>
    <w:rsid w:val="005A2ECE"/>
    <w:rsid w:val="005A3EB5"/>
    <w:rsid w:val="005A4749"/>
    <w:rsid w:val="005A4765"/>
    <w:rsid w:val="005A675A"/>
    <w:rsid w:val="005B1743"/>
    <w:rsid w:val="005B1825"/>
    <w:rsid w:val="005B367C"/>
    <w:rsid w:val="005B3EA1"/>
    <w:rsid w:val="005B3FEC"/>
    <w:rsid w:val="005B4E53"/>
    <w:rsid w:val="005B50CB"/>
    <w:rsid w:val="005B512F"/>
    <w:rsid w:val="005B6584"/>
    <w:rsid w:val="005B6782"/>
    <w:rsid w:val="005B67A3"/>
    <w:rsid w:val="005B6F67"/>
    <w:rsid w:val="005B792C"/>
    <w:rsid w:val="005C0043"/>
    <w:rsid w:val="005C1657"/>
    <w:rsid w:val="005C2090"/>
    <w:rsid w:val="005C28CF"/>
    <w:rsid w:val="005C36D7"/>
    <w:rsid w:val="005C6858"/>
    <w:rsid w:val="005C6CE8"/>
    <w:rsid w:val="005C71D9"/>
    <w:rsid w:val="005D0A71"/>
    <w:rsid w:val="005D237C"/>
    <w:rsid w:val="005D2561"/>
    <w:rsid w:val="005D29E9"/>
    <w:rsid w:val="005D3232"/>
    <w:rsid w:val="005D4CF7"/>
    <w:rsid w:val="005D5676"/>
    <w:rsid w:val="005D5D5D"/>
    <w:rsid w:val="005D742E"/>
    <w:rsid w:val="005D7AAF"/>
    <w:rsid w:val="005D7B1F"/>
    <w:rsid w:val="005D7B83"/>
    <w:rsid w:val="005E3CDE"/>
    <w:rsid w:val="005E47E9"/>
    <w:rsid w:val="005E52F0"/>
    <w:rsid w:val="005E61A5"/>
    <w:rsid w:val="005E7334"/>
    <w:rsid w:val="005E7806"/>
    <w:rsid w:val="005E7AF6"/>
    <w:rsid w:val="005F2B1A"/>
    <w:rsid w:val="005F32D9"/>
    <w:rsid w:val="005F4602"/>
    <w:rsid w:val="005F4E3A"/>
    <w:rsid w:val="005F584C"/>
    <w:rsid w:val="005F6B16"/>
    <w:rsid w:val="00600F19"/>
    <w:rsid w:val="00601061"/>
    <w:rsid w:val="00602006"/>
    <w:rsid w:val="00604FD6"/>
    <w:rsid w:val="006060BA"/>
    <w:rsid w:val="00606F3A"/>
    <w:rsid w:val="006076E6"/>
    <w:rsid w:val="00607725"/>
    <w:rsid w:val="006104D3"/>
    <w:rsid w:val="0061296B"/>
    <w:rsid w:val="00612D57"/>
    <w:rsid w:val="006137F0"/>
    <w:rsid w:val="006146AF"/>
    <w:rsid w:val="00615105"/>
    <w:rsid w:val="00615BAA"/>
    <w:rsid w:val="00615BFF"/>
    <w:rsid w:val="00620239"/>
    <w:rsid w:val="00621BBD"/>
    <w:rsid w:val="00622988"/>
    <w:rsid w:val="00622C05"/>
    <w:rsid w:val="00622C1E"/>
    <w:rsid w:val="00622CED"/>
    <w:rsid w:val="00623ACC"/>
    <w:rsid w:val="006248C5"/>
    <w:rsid w:val="00625493"/>
    <w:rsid w:val="0062604F"/>
    <w:rsid w:val="0062606A"/>
    <w:rsid w:val="00626455"/>
    <w:rsid w:val="006321C2"/>
    <w:rsid w:val="00633635"/>
    <w:rsid w:val="00633A97"/>
    <w:rsid w:val="006348EB"/>
    <w:rsid w:val="006352ED"/>
    <w:rsid w:val="00635737"/>
    <w:rsid w:val="00635D67"/>
    <w:rsid w:val="00635E90"/>
    <w:rsid w:val="0063615D"/>
    <w:rsid w:val="00636594"/>
    <w:rsid w:val="0063706A"/>
    <w:rsid w:val="00640501"/>
    <w:rsid w:val="006418C8"/>
    <w:rsid w:val="00641909"/>
    <w:rsid w:val="00642CB3"/>
    <w:rsid w:val="00645613"/>
    <w:rsid w:val="006466A3"/>
    <w:rsid w:val="00646E44"/>
    <w:rsid w:val="0064762F"/>
    <w:rsid w:val="006476EB"/>
    <w:rsid w:val="00647A27"/>
    <w:rsid w:val="00647C51"/>
    <w:rsid w:val="00650401"/>
    <w:rsid w:val="00650AB9"/>
    <w:rsid w:val="0065145A"/>
    <w:rsid w:val="006518BE"/>
    <w:rsid w:val="00652341"/>
    <w:rsid w:val="0065270A"/>
    <w:rsid w:val="00652F0A"/>
    <w:rsid w:val="00654352"/>
    <w:rsid w:val="00654E55"/>
    <w:rsid w:val="00656519"/>
    <w:rsid w:val="00656C7D"/>
    <w:rsid w:val="00657AF5"/>
    <w:rsid w:val="00657B4D"/>
    <w:rsid w:val="00663F98"/>
    <w:rsid w:val="006651DD"/>
    <w:rsid w:val="0066569B"/>
    <w:rsid w:val="00665A30"/>
    <w:rsid w:val="0067005D"/>
    <w:rsid w:val="00670BEA"/>
    <w:rsid w:val="006734CA"/>
    <w:rsid w:val="00675676"/>
    <w:rsid w:val="00675CBE"/>
    <w:rsid w:val="006766D7"/>
    <w:rsid w:val="0068036C"/>
    <w:rsid w:val="00680E9C"/>
    <w:rsid w:val="00682B00"/>
    <w:rsid w:val="00682F6D"/>
    <w:rsid w:val="006830A3"/>
    <w:rsid w:val="00683227"/>
    <w:rsid w:val="006841F8"/>
    <w:rsid w:val="00684F8C"/>
    <w:rsid w:val="006865E4"/>
    <w:rsid w:val="0068724A"/>
    <w:rsid w:val="00687E03"/>
    <w:rsid w:val="0069222D"/>
    <w:rsid w:val="00693234"/>
    <w:rsid w:val="0069337B"/>
    <w:rsid w:val="00694DBF"/>
    <w:rsid w:val="006972BD"/>
    <w:rsid w:val="00697693"/>
    <w:rsid w:val="006979B2"/>
    <w:rsid w:val="006A0B28"/>
    <w:rsid w:val="006A18DA"/>
    <w:rsid w:val="006A22CC"/>
    <w:rsid w:val="006A2439"/>
    <w:rsid w:val="006A2C2F"/>
    <w:rsid w:val="006A33A7"/>
    <w:rsid w:val="006A370D"/>
    <w:rsid w:val="006A3877"/>
    <w:rsid w:val="006A3DB7"/>
    <w:rsid w:val="006A51B7"/>
    <w:rsid w:val="006A5462"/>
    <w:rsid w:val="006A568C"/>
    <w:rsid w:val="006A599D"/>
    <w:rsid w:val="006A5C15"/>
    <w:rsid w:val="006A6280"/>
    <w:rsid w:val="006A7DC3"/>
    <w:rsid w:val="006B00B4"/>
    <w:rsid w:val="006B020F"/>
    <w:rsid w:val="006B5A0D"/>
    <w:rsid w:val="006B7556"/>
    <w:rsid w:val="006C0145"/>
    <w:rsid w:val="006C18E8"/>
    <w:rsid w:val="006C4835"/>
    <w:rsid w:val="006C56A7"/>
    <w:rsid w:val="006C6172"/>
    <w:rsid w:val="006C7314"/>
    <w:rsid w:val="006D0C4F"/>
    <w:rsid w:val="006D16DF"/>
    <w:rsid w:val="006D24F2"/>
    <w:rsid w:val="006D2599"/>
    <w:rsid w:val="006D2E57"/>
    <w:rsid w:val="006D2FB8"/>
    <w:rsid w:val="006D32AE"/>
    <w:rsid w:val="006D400C"/>
    <w:rsid w:val="006D442F"/>
    <w:rsid w:val="006D4687"/>
    <w:rsid w:val="006D4877"/>
    <w:rsid w:val="006D6BE7"/>
    <w:rsid w:val="006D7574"/>
    <w:rsid w:val="006D7DAF"/>
    <w:rsid w:val="006D7E4C"/>
    <w:rsid w:val="006E12A2"/>
    <w:rsid w:val="006E2587"/>
    <w:rsid w:val="006E2F67"/>
    <w:rsid w:val="006E3F31"/>
    <w:rsid w:val="006E4DB4"/>
    <w:rsid w:val="006E5825"/>
    <w:rsid w:val="006E5F67"/>
    <w:rsid w:val="006E75B1"/>
    <w:rsid w:val="006E7BA9"/>
    <w:rsid w:val="006E7FE8"/>
    <w:rsid w:val="006F0826"/>
    <w:rsid w:val="006F3128"/>
    <w:rsid w:val="006F34B4"/>
    <w:rsid w:val="006F3563"/>
    <w:rsid w:val="006F3C00"/>
    <w:rsid w:val="006F4445"/>
    <w:rsid w:val="006F4FF1"/>
    <w:rsid w:val="006F59A4"/>
    <w:rsid w:val="006F6FF8"/>
    <w:rsid w:val="006F727D"/>
    <w:rsid w:val="00701350"/>
    <w:rsid w:val="0070225A"/>
    <w:rsid w:val="00703F09"/>
    <w:rsid w:val="00704582"/>
    <w:rsid w:val="00706252"/>
    <w:rsid w:val="007065E7"/>
    <w:rsid w:val="00706758"/>
    <w:rsid w:val="00706F78"/>
    <w:rsid w:val="00707C21"/>
    <w:rsid w:val="00707C25"/>
    <w:rsid w:val="00712070"/>
    <w:rsid w:val="007127B5"/>
    <w:rsid w:val="0071287A"/>
    <w:rsid w:val="007137D7"/>
    <w:rsid w:val="007146F1"/>
    <w:rsid w:val="00714947"/>
    <w:rsid w:val="00715430"/>
    <w:rsid w:val="00717427"/>
    <w:rsid w:val="00720D34"/>
    <w:rsid w:val="00721979"/>
    <w:rsid w:val="00722361"/>
    <w:rsid w:val="00722BCC"/>
    <w:rsid w:val="00725A0C"/>
    <w:rsid w:val="00725B07"/>
    <w:rsid w:val="0072608E"/>
    <w:rsid w:val="00727033"/>
    <w:rsid w:val="00730BA3"/>
    <w:rsid w:val="007310D2"/>
    <w:rsid w:val="00731219"/>
    <w:rsid w:val="00731407"/>
    <w:rsid w:val="0073174A"/>
    <w:rsid w:val="00732ED4"/>
    <w:rsid w:val="0073563E"/>
    <w:rsid w:val="00736DF7"/>
    <w:rsid w:val="007409F0"/>
    <w:rsid w:val="007410CD"/>
    <w:rsid w:val="00742999"/>
    <w:rsid w:val="00742D2A"/>
    <w:rsid w:val="0074333C"/>
    <w:rsid w:val="00743578"/>
    <w:rsid w:val="0074357F"/>
    <w:rsid w:val="00743D38"/>
    <w:rsid w:val="00744117"/>
    <w:rsid w:val="00744812"/>
    <w:rsid w:val="007458BB"/>
    <w:rsid w:val="007468C6"/>
    <w:rsid w:val="0075080A"/>
    <w:rsid w:val="00751E96"/>
    <w:rsid w:val="00752B7F"/>
    <w:rsid w:val="00752BBB"/>
    <w:rsid w:val="00752C24"/>
    <w:rsid w:val="00753602"/>
    <w:rsid w:val="0075444E"/>
    <w:rsid w:val="00754927"/>
    <w:rsid w:val="00754DD9"/>
    <w:rsid w:val="00754E4C"/>
    <w:rsid w:val="00755219"/>
    <w:rsid w:val="007552DA"/>
    <w:rsid w:val="00756BD6"/>
    <w:rsid w:val="007574F3"/>
    <w:rsid w:val="007575D3"/>
    <w:rsid w:val="00760688"/>
    <w:rsid w:val="00760E92"/>
    <w:rsid w:val="007615A7"/>
    <w:rsid w:val="00762704"/>
    <w:rsid w:val="00762E92"/>
    <w:rsid w:val="00764C93"/>
    <w:rsid w:val="0076526B"/>
    <w:rsid w:val="007654B2"/>
    <w:rsid w:val="00765B58"/>
    <w:rsid w:val="00765DCF"/>
    <w:rsid w:val="00766E15"/>
    <w:rsid w:val="007703F9"/>
    <w:rsid w:val="00770A1D"/>
    <w:rsid w:val="00772438"/>
    <w:rsid w:val="00772DBE"/>
    <w:rsid w:val="0077314B"/>
    <w:rsid w:val="00773795"/>
    <w:rsid w:val="00774204"/>
    <w:rsid w:val="00774B16"/>
    <w:rsid w:val="00775086"/>
    <w:rsid w:val="007757B0"/>
    <w:rsid w:val="007816FD"/>
    <w:rsid w:val="0078224B"/>
    <w:rsid w:val="00784834"/>
    <w:rsid w:val="00784FDF"/>
    <w:rsid w:val="00785F39"/>
    <w:rsid w:val="007952C7"/>
    <w:rsid w:val="007960AD"/>
    <w:rsid w:val="00796396"/>
    <w:rsid w:val="00796934"/>
    <w:rsid w:val="00796B2E"/>
    <w:rsid w:val="007974E8"/>
    <w:rsid w:val="007A1344"/>
    <w:rsid w:val="007A1AFF"/>
    <w:rsid w:val="007A1FC7"/>
    <w:rsid w:val="007A247D"/>
    <w:rsid w:val="007A2D39"/>
    <w:rsid w:val="007A32F2"/>
    <w:rsid w:val="007A4C28"/>
    <w:rsid w:val="007A59DC"/>
    <w:rsid w:val="007A5C51"/>
    <w:rsid w:val="007A5EBE"/>
    <w:rsid w:val="007A7836"/>
    <w:rsid w:val="007B0029"/>
    <w:rsid w:val="007B04D7"/>
    <w:rsid w:val="007B06F5"/>
    <w:rsid w:val="007B096F"/>
    <w:rsid w:val="007B13AB"/>
    <w:rsid w:val="007B2599"/>
    <w:rsid w:val="007B45BF"/>
    <w:rsid w:val="007B6BF0"/>
    <w:rsid w:val="007C16A5"/>
    <w:rsid w:val="007C231B"/>
    <w:rsid w:val="007C3B2F"/>
    <w:rsid w:val="007C50D7"/>
    <w:rsid w:val="007C527F"/>
    <w:rsid w:val="007C5E6E"/>
    <w:rsid w:val="007C6505"/>
    <w:rsid w:val="007C65CE"/>
    <w:rsid w:val="007C6E50"/>
    <w:rsid w:val="007C779E"/>
    <w:rsid w:val="007C7A82"/>
    <w:rsid w:val="007C7B46"/>
    <w:rsid w:val="007D0180"/>
    <w:rsid w:val="007D032B"/>
    <w:rsid w:val="007D0759"/>
    <w:rsid w:val="007D1818"/>
    <w:rsid w:val="007D33AF"/>
    <w:rsid w:val="007D3C4C"/>
    <w:rsid w:val="007D3E20"/>
    <w:rsid w:val="007D722D"/>
    <w:rsid w:val="007E1EE3"/>
    <w:rsid w:val="007E2013"/>
    <w:rsid w:val="007E3BB5"/>
    <w:rsid w:val="007E45A9"/>
    <w:rsid w:val="007E736B"/>
    <w:rsid w:val="007F09C6"/>
    <w:rsid w:val="007F2499"/>
    <w:rsid w:val="007F3D97"/>
    <w:rsid w:val="007F402F"/>
    <w:rsid w:val="007F4708"/>
    <w:rsid w:val="007F4A84"/>
    <w:rsid w:val="00801A47"/>
    <w:rsid w:val="00801E41"/>
    <w:rsid w:val="00802FFC"/>
    <w:rsid w:val="00803149"/>
    <w:rsid w:val="00803905"/>
    <w:rsid w:val="00804E14"/>
    <w:rsid w:val="00805AD8"/>
    <w:rsid w:val="00805E97"/>
    <w:rsid w:val="008066CB"/>
    <w:rsid w:val="0080677D"/>
    <w:rsid w:val="00806F72"/>
    <w:rsid w:val="00807A90"/>
    <w:rsid w:val="008109CF"/>
    <w:rsid w:val="00810CC5"/>
    <w:rsid w:val="00810EEB"/>
    <w:rsid w:val="00810F2E"/>
    <w:rsid w:val="00812D7B"/>
    <w:rsid w:val="00814BEE"/>
    <w:rsid w:val="00815369"/>
    <w:rsid w:val="00817927"/>
    <w:rsid w:val="008209D7"/>
    <w:rsid w:val="00820B5A"/>
    <w:rsid w:val="00822B61"/>
    <w:rsid w:val="00824C86"/>
    <w:rsid w:val="00826E97"/>
    <w:rsid w:val="00826FFC"/>
    <w:rsid w:val="008279B2"/>
    <w:rsid w:val="00827D41"/>
    <w:rsid w:val="008305F7"/>
    <w:rsid w:val="00830604"/>
    <w:rsid w:val="00830AB7"/>
    <w:rsid w:val="00832266"/>
    <w:rsid w:val="00832713"/>
    <w:rsid w:val="00832B77"/>
    <w:rsid w:val="00834B33"/>
    <w:rsid w:val="00835DDB"/>
    <w:rsid w:val="00836A1D"/>
    <w:rsid w:val="00836EFC"/>
    <w:rsid w:val="008370D1"/>
    <w:rsid w:val="00837232"/>
    <w:rsid w:val="008401A5"/>
    <w:rsid w:val="00840D21"/>
    <w:rsid w:val="00842471"/>
    <w:rsid w:val="0084284D"/>
    <w:rsid w:val="008438C7"/>
    <w:rsid w:val="008441AB"/>
    <w:rsid w:val="0084483A"/>
    <w:rsid w:val="00844A5D"/>
    <w:rsid w:val="00844CA0"/>
    <w:rsid w:val="008467A9"/>
    <w:rsid w:val="008503AF"/>
    <w:rsid w:val="008512D0"/>
    <w:rsid w:val="008514D4"/>
    <w:rsid w:val="0085200A"/>
    <w:rsid w:val="0085294C"/>
    <w:rsid w:val="00852C29"/>
    <w:rsid w:val="00852F9D"/>
    <w:rsid w:val="00853B53"/>
    <w:rsid w:val="008544C6"/>
    <w:rsid w:val="0086035C"/>
    <w:rsid w:val="00861C27"/>
    <w:rsid w:val="00861D1A"/>
    <w:rsid w:val="008633E6"/>
    <w:rsid w:val="00864258"/>
    <w:rsid w:val="00865168"/>
    <w:rsid w:val="00865B33"/>
    <w:rsid w:val="00866D0F"/>
    <w:rsid w:val="00872169"/>
    <w:rsid w:val="0087428C"/>
    <w:rsid w:val="00874797"/>
    <w:rsid w:val="00874851"/>
    <w:rsid w:val="008749FA"/>
    <w:rsid w:val="00875966"/>
    <w:rsid w:val="00875BE7"/>
    <w:rsid w:val="00875D9C"/>
    <w:rsid w:val="00880BE4"/>
    <w:rsid w:val="00880D83"/>
    <w:rsid w:val="0088122A"/>
    <w:rsid w:val="0088163D"/>
    <w:rsid w:val="008817DA"/>
    <w:rsid w:val="00881F1D"/>
    <w:rsid w:val="008850F7"/>
    <w:rsid w:val="00885265"/>
    <w:rsid w:val="008853B5"/>
    <w:rsid w:val="00885855"/>
    <w:rsid w:val="00885E51"/>
    <w:rsid w:val="00886485"/>
    <w:rsid w:val="00886FFF"/>
    <w:rsid w:val="008875FB"/>
    <w:rsid w:val="00890C41"/>
    <w:rsid w:val="00890DC7"/>
    <w:rsid w:val="008912DA"/>
    <w:rsid w:val="008914AC"/>
    <w:rsid w:val="00891A3F"/>
    <w:rsid w:val="00892204"/>
    <w:rsid w:val="0089228C"/>
    <w:rsid w:val="00893160"/>
    <w:rsid w:val="008937D3"/>
    <w:rsid w:val="00894D8D"/>
    <w:rsid w:val="00895720"/>
    <w:rsid w:val="00895E3E"/>
    <w:rsid w:val="00895FF4"/>
    <w:rsid w:val="008964BB"/>
    <w:rsid w:val="00896A00"/>
    <w:rsid w:val="00896C23"/>
    <w:rsid w:val="008A08EE"/>
    <w:rsid w:val="008A0AB0"/>
    <w:rsid w:val="008A1312"/>
    <w:rsid w:val="008A15EA"/>
    <w:rsid w:val="008A1B04"/>
    <w:rsid w:val="008A3293"/>
    <w:rsid w:val="008A3D37"/>
    <w:rsid w:val="008A3F70"/>
    <w:rsid w:val="008A4A64"/>
    <w:rsid w:val="008A68B2"/>
    <w:rsid w:val="008B0250"/>
    <w:rsid w:val="008B0472"/>
    <w:rsid w:val="008B176B"/>
    <w:rsid w:val="008B312B"/>
    <w:rsid w:val="008B38AB"/>
    <w:rsid w:val="008B4A1B"/>
    <w:rsid w:val="008B57DF"/>
    <w:rsid w:val="008B58E3"/>
    <w:rsid w:val="008B5924"/>
    <w:rsid w:val="008C028C"/>
    <w:rsid w:val="008C19A2"/>
    <w:rsid w:val="008C3B2E"/>
    <w:rsid w:val="008C4A0F"/>
    <w:rsid w:val="008C4CD6"/>
    <w:rsid w:val="008C51DC"/>
    <w:rsid w:val="008C5A0B"/>
    <w:rsid w:val="008D08C9"/>
    <w:rsid w:val="008D0A5B"/>
    <w:rsid w:val="008D0FF4"/>
    <w:rsid w:val="008D138F"/>
    <w:rsid w:val="008D1DF4"/>
    <w:rsid w:val="008D299D"/>
    <w:rsid w:val="008D2B14"/>
    <w:rsid w:val="008D3179"/>
    <w:rsid w:val="008D35CD"/>
    <w:rsid w:val="008D4865"/>
    <w:rsid w:val="008D4D98"/>
    <w:rsid w:val="008D6468"/>
    <w:rsid w:val="008D658F"/>
    <w:rsid w:val="008D7991"/>
    <w:rsid w:val="008E1047"/>
    <w:rsid w:val="008E1942"/>
    <w:rsid w:val="008E32A8"/>
    <w:rsid w:val="008E4151"/>
    <w:rsid w:val="008E4857"/>
    <w:rsid w:val="008E4F0C"/>
    <w:rsid w:val="008E5A2D"/>
    <w:rsid w:val="008E5FE2"/>
    <w:rsid w:val="008E758F"/>
    <w:rsid w:val="008F117D"/>
    <w:rsid w:val="008F1861"/>
    <w:rsid w:val="008F5FC7"/>
    <w:rsid w:val="008F63E4"/>
    <w:rsid w:val="008F788F"/>
    <w:rsid w:val="008F7ED4"/>
    <w:rsid w:val="009020BD"/>
    <w:rsid w:val="0090337E"/>
    <w:rsid w:val="00903B71"/>
    <w:rsid w:val="00904768"/>
    <w:rsid w:val="00905B90"/>
    <w:rsid w:val="00906481"/>
    <w:rsid w:val="00906CBE"/>
    <w:rsid w:val="00907E59"/>
    <w:rsid w:val="00910DFB"/>
    <w:rsid w:val="00911A8A"/>
    <w:rsid w:val="0091301D"/>
    <w:rsid w:val="00913085"/>
    <w:rsid w:val="0091451A"/>
    <w:rsid w:val="009151C8"/>
    <w:rsid w:val="00916735"/>
    <w:rsid w:val="0092131D"/>
    <w:rsid w:val="00922CEE"/>
    <w:rsid w:val="00922EC6"/>
    <w:rsid w:val="00923496"/>
    <w:rsid w:val="00923F67"/>
    <w:rsid w:val="009248AA"/>
    <w:rsid w:val="0092502B"/>
    <w:rsid w:val="00925893"/>
    <w:rsid w:val="009258CD"/>
    <w:rsid w:val="00925AFE"/>
    <w:rsid w:val="00926521"/>
    <w:rsid w:val="00926C77"/>
    <w:rsid w:val="00927B84"/>
    <w:rsid w:val="00930723"/>
    <w:rsid w:val="0093157A"/>
    <w:rsid w:val="00932977"/>
    <w:rsid w:val="009330AD"/>
    <w:rsid w:val="00933985"/>
    <w:rsid w:val="00933AD8"/>
    <w:rsid w:val="009340F2"/>
    <w:rsid w:val="009347C2"/>
    <w:rsid w:val="00935D40"/>
    <w:rsid w:val="00936832"/>
    <w:rsid w:val="0093691D"/>
    <w:rsid w:val="00937514"/>
    <w:rsid w:val="00937E02"/>
    <w:rsid w:val="009405E5"/>
    <w:rsid w:val="00941168"/>
    <w:rsid w:val="0094402F"/>
    <w:rsid w:val="00944420"/>
    <w:rsid w:val="00944F8F"/>
    <w:rsid w:val="00945703"/>
    <w:rsid w:val="00946F7A"/>
    <w:rsid w:val="00947EF7"/>
    <w:rsid w:val="009500B0"/>
    <w:rsid w:val="00950E4B"/>
    <w:rsid w:val="00952E1B"/>
    <w:rsid w:val="009546FB"/>
    <w:rsid w:val="009548AD"/>
    <w:rsid w:val="0095493C"/>
    <w:rsid w:val="00954B1F"/>
    <w:rsid w:val="00955459"/>
    <w:rsid w:val="0095720A"/>
    <w:rsid w:val="00957FA2"/>
    <w:rsid w:val="00960037"/>
    <w:rsid w:val="009601BC"/>
    <w:rsid w:val="00961339"/>
    <w:rsid w:val="009617AB"/>
    <w:rsid w:val="00962E3C"/>
    <w:rsid w:val="009633F9"/>
    <w:rsid w:val="009642A0"/>
    <w:rsid w:val="00965963"/>
    <w:rsid w:val="00965F62"/>
    <w:rsid w:val="009667CD"/>
    <w:rsid w:val="00966894"/>
    <w:rsid w:val="00966A20"/>
    <w:rsid w:val="009676D9"/>
    <w:rsid w:val="00970C15"/>
    <w:rsid w:val="00972EF1"/>
    <w:rsid w:val="00973A29"/>
    <w:rsid w:val="00974B64"/>
    <w:rsid w:val="0098062D"/>
    <w:rsid w:val="009806C8"/>
    <w:rsid w:val="009831E6"/>
    <w:rsid w:val="0098353B"/>
    <w:rsid w:val="00985193"/>
    <w:rsid w:val="00985341"/>
    <w:rsid w:val="0098545E"/>
    <w:rsid w:val="00985528"/>
    <w:rsid w:val="009857F9"/>
    <w:rsid w:val="00985984"/>
    <w:rsid w:val="0098761B"/>
    <w:rsid w:val="00987D09"/>
    <w:rsid w:val="00987FDD"/>
    <w:rsid w:val="009919A7"/>
    <w:rsid w:val="00992E76"/>
    <w:rsid w:val="00993784"/>
    <w:rsid w:val="00997917"/>
    <w:rsid w:val="009979A4"/>
    <w:rsid w:val="009A0AF2"/>
    <w:rsid w:val="009A1F02"/>
    <w:rsid w:val="009A4C81"/>
    <w:rsid w:val="009A512B"/>
    <w:rsid w:val="009A5C83"/>
    <w:rsid w:val="009A6453"/>
    <w:rsid w:val="009A655D"/>
    <w:rsid w:val="009B029F"/>
    <w:rsid w:val="009B2F4E"/>
    <w:rsid w:val="009B314C"/>
    <w:rsid w:val="009B5100"/>
    <w:rsid w:val="009B6CE3"/>
    <w:rsid w:val="009B7549"/>
    <w:rsid w:val="009B7B27"/>
    <w:rsid w:val="009C0C10"/>
    <w:rsid w:val="009C2339"/>
    <w:rsid w:val="009C2590"/>
    <w:rsid w:val="009C29EB"/>
    <w:rsid w:val="009C30E9"/>
    <w:rsid w:val="009C3C9E"/>
    <w:rsid w:val="009C4254"/>
    <w:rsid w:val="009C480C"/>
    <w:rsid w:val="009D0269"/>
    <w:rsid w:val="009D04E7"/>
    <w:rsid w:val="009D255C"/>
    <w:rsid w:val="009D2BB9"/>
    <w:rsid w:val="009D3052"/>
    <w:rsid w:val="009D317D"/>
    <w:rsid w:val="009D32BE"/>
    <w:rsid w:val="009D4663"/>
    <w:rsid w:val="009D59D8"/>
    <w:rsid w:val="009D5B5D"/>
    <w:rsid w:val="009D5C86"/>
    <w:rsid w:val="009D60E0"/>
    <w:rsid w:val="009D73A7"/>
    <w:rsid w:val="009D77F5"/>
    <w:rsid w:val="009D7CBE"/>
    <w:rsid w:val="009E0E49"/>
    <w:rsid w:val="009E3A71"/>
    <w:rsid w:val="009E49CA"/>
    <w:rsid w:val="009E69BC"/>
    <w:rsid w:val="009F0E75"/>
    <w:rsid w:val="009F2420"/>
    <w:rsid w:val="009F27E8"/>
    <w:rsid w:val="009F46C5"/>
    <w:rsid w:val="00A01BD0"/>
    <w:rsid w:val="00A030B2"/>
    <w:rsid w:val="00A03329"/>
    <w:rsid w:val="00A04388"/>
    <w:rsid w:val="00A045F8"/>
    <w:rsid w:val="00A0556E"/>
    <w:rsid w:val="00A05617"/>
    <w:rsid w:val="00A05D7D"/>
    <w:rsid w:val="00A0630E"/>
    <w:rsid w:val="00A0670E"/>
    <w:rsid w:val="00A10919"/>
    <w:rsid w:val="00A12988"/>
    <w:rsid w:val="00A1333B"/>
    <w:rsid w:val="00A144D7"/>
    <w:rsid w:val="00A152F2"/>
    <w:rsid w:val="00A179F1"/>
    <w:rsid w:val="00A212BF"/>
    <w:rsid w:val="00A21A75"/>
    <w:rsid w:val="00A229A2"/>
    <w:rsid w:val="00A22A44"/>
    <w:rsid w:val="00A23E1E"/>
    <w:rsid w:val="00A262DA"/>
    <w:rsid w:val="00A26BB5"/>
    <w:rsid w:val="00A27B24"/>
    <w:rsid w:val="00A31536"/>
    <w:rsid w:val="00A32648"/>
    <w:rsid w:val="00A351BC"/>
    <w:rsid w:val="00A362B1"/>
    <w:rsid w:val="00A36B49"/>
    <w:rsid w:val="00A37D68"/>
    <w:rsid w:val="00A41BCA"/>
    <w:rsid w:val="00A4290F"/>
    <w:rsid w:val="00A4329F"/>
    <w:rsid w:val="00A43C7B"/>
    <w:rsid w:val="00A44B2C"/>
    <w:rsid w:val="00A45098"/>
    <w:rsid w:val="00A45736"/>
    <w:rsid w:val="00A503B1"/>
    <w:rsid w:val="00A535C8"/>
    <w:rsid w:val="00A55991"/>
    <w:rsid w:val="00A55C22"/>
    <w:rsid w:val="00A5690E"/>
    <w:rsid w:val="00A63AA2"/>
    <w:rsid w:val="00A648B3"/>
    <w:rsid w:val="00A65412"/>
    <w:rsid w:val="00A66F8F"/>
    <w:rsid w:val="00A67D27"/>
    <w:rsid w:val="00A70D7E"/>
    <w:rsid w:val="00A71E3E"/>
    <w:rsid w:val="00A72C34"/>
    <w:rsid w:val="00A74817"/>
    <w:rsid w:val="00A75414"/>
    <w:rsid w:val="00A75634"/>
    <w:rsid w:val="00A808C2"/>
    <w:rsid w:val="00A83B32"/>
    <w:rsid w:val="00A84FAD"/>
    <w:rsid w:val="00A860C7"/>
    <w:rsid w:val="00A86BDA"/>
    <w:rsid w:val="00A86E10"/>
    <w:rsid w:val="00A907D1"/>
    <w:rsid w:val="00A907F5"/>
    <w:rsid w:val="00A908F2"/>
    <w:rsid w:val="00A909A4"/>
    <w:rsid w:val="00A91F34"/>
    <w:rsid w:val="00A94C46"/>
    <w:rsid w:val="00AA0757"/>
    <w:rsid w:val="00AA1C8B"/>
    <w:rsid w:val="00AA1F32"/>
    <w:rsid w:val="00AA2587"/>
    <w:rsid w:val="00AA2D82"/>
    <w:rsid w:val="00AA34EE"/>
    <w:rsid w:val="00AA41E2"/>
    <w:rsid w:val="00AA57E8"/>
    <w:rsid w:val="00AA5B31"/>
    <w:rsid w:val="00AA6EC9"/>
    <w:rsid w:val="00AB0473"/>
    <w:rsid w:val="00AB050A"/>
    <w:rsid w:val="00AB09EE"/>
    <w:rsid w:val="00AB1234"/>
    <w:rsid w:val="00AB1768"/>
    <w:rsid w:val="00AB51D9"/>
    <w:rsid w:val="00AB5492"/>
    <w:rsid w:val="00AB6629"/>
    <w:rsid w:val="00AB6740"/>
    <w:rsid w:val="00AC0D97"/>
    <w:rsid w:val="00AC11B8"/>
    <w:rsid w:val="00AC3362"/>
    <w:rsid w:val="00AC399D"/>
    <w:rsid w:val="00AC7923"/>
    <w:rsid w:val="00AD0392"/>
    <w:rsid w:val="00AD0968"/>
    <w:rsid w:val="00AD15A3"/>
    <w:rsid w:val="00AD1DAF"/>
    <w:rsid w:val="00AD5122"/>
    <w:rsid w:val="00AD6EC3"/>
    <w:rsid w:val="00AD75E8"/>
    <w:rsid w:val="00AE08B3"/>
    <w:rsid w:val="00AE127F"/>
    <w:rsid w:val="00AE1640"/>
    <w:rsid w:val="00AE16FC"/>
    <w:rsid w:val="00AE1C99"/>
    <w:rsid w:val="00AE1F8C"/>
    <w:rsid w:val="00AE35E5"/>
    <w:rsid w:val="00AE360D"/>
    <w:rsid w:val="00AE476D"/>
    <w:rsid w:val="00AE573E"/>
    <w:rsid w:val="00AE62A8"/>
    <w:rsid w:val="00AE664D"/>
    <w:rsid w:val="00AE78DA"/>
    <w:rsid w:val="00AF0A67"/>
    <w:rsid w:val="00AF1A7B"/>
    <w:rsid w:val="00AF2E4B"/>
    <w:rsid w:val="00AF3DED"/>
    <w:rsid w:val="00AF67AD"/>
    <w:rsid w:val="00AF716A"/>
    <w:rsid w:val="00B01121"/>
    <w:rsid w:val="00B01577"/>
    <w:rsid w:val="00B02C62"/>
    <w:rsid w:val="00B03739"/>
    <w:rsid w:val="00B0397B"/>
    <w:rsid w:val="00B03BB5"/>
    <w:rsid w:val="00B04376"/>
    <w:rsid w:val="00B047A8"/>
    <w:rsid w:val="00B05EAF"/>
    <w:rsid w:val="00B0679E"/>
    <w:rsid w:val="00B06B69"/>
    <w:rsid w:val="00B079CC"/>
    <w:rsid w:val="00B103A6"/>
    <w:rsid w:val="00B15D74"/>
    <w:rsid w:val="00B161E6"/>
    <w:rsid w:val="00B207E7"/>
    <w:rsid w:val="00B20F6A"/>
    <w:rsid w:val="00B2145F"/>
    <w:rsid w:val="00B22A48"/>
    <w:rsid w:val="00B25D25"/>
    <w:rsid w:val="00B25EA9"/>
    <w:rsid w:val="00B27D00"/>
    <w:rsid w:val="00B309C8"/>
    <w:rsid w:val="00B31096"/>
    <w:rsid w:val="00B3157E"/>
    <w:rsid w:val="00B32936"/>
    <w:rsid w:val="00B3512A"/>
    <w:rsid w:val="00B36CD0"/>
    <w:rsid w:val="00B36E77"/>
    <w:rsid w:val="00B3760D"/>
    <w:rsid w:val="00B37901"/>
    <w:rsid w:val="00B40F8A"/>
    <w:rsid w:val="00B425C8"/>
    <w:rsid w:val="00B439EC"/>
    <w:rsid w:val="00B45230"/>
    <w:rsid w:val="00B469E4"/>
    <w:rsid w:val="00B529EF"/>
    <w:rsid w:val="00B52E78"/>
    <w:rsid w:val="00B54FAA"/>
    <w:rsid w:val="00B56BA7"/>
    <w:rsid w:val="00B5797A"/>
    <w:rsid w:val="00B57A31"/>
    <w:rsid w:val="00B6020A"/>
    <w:rsid w:val="00B6036E"/>
    <w:rsid w:val="00B62FDB"/>
    <w:rsid w:val="00B64810"/>
    <w:rsid w:val="00B64F32"/>
    <w:rsid w:val="00B65CCD"/>
    <w:rsid w:val="00B661B2"/>
    <w:rsid w:val="00B671E5"/>
    <w:rsid w:val="00B675DC"/>
    <w:rsid w:val="00B705CF"/>
    <w:rsid w:val="00B713FB"/>
    <w:rsid w:val="00B71B05"/>
    <w:rsid w:val="00B74326"/>
    <w:rsid w:val="00B75A96"/>
    <w:rsid w:val="00B75EB2"/>
    <w:rsid w:val="00B7640F"/>
    <w:rsid w:val="00B76F53"/>
    <w:rsid w:val="00B77F2B"/>
    <w:rsid w:val="00B8061D"/>
    <w:rsid w:val="00B80A6A"/>
    <w:rsid w:val="00B820F3"/>
    <w:rsid w:val="00B824C9"/>
    <w:rsid w:val="00B83387"/>
    <w:rsid w:val="00B84EEB"/>
    <w:rsid w:val="00B87E66"/>
    <w:rsid w:val="00B912C1"/>
    <w:rsid w:val="00B9159E"/>
    <w:rsid w:val="00B917BE"/>
    <w:rsid w:val="00B93741"/>
    <w:rsid w:val="00B944FE"/>
    <w:rsid w:val="00B948D9"/>
    <w:rsid w:val="00B9497E"/>
    <w:rsid w:val="00B95497"/>
    <w:rsid w:val="00B95A69"/>
    <w:rsid w:val="00B95FCF"/>
    <w:rsid w:val="00B9665D"/>
    <w:rsid w:val="00B9782F"/>
    <w:rsid w:val="00BA057F"/>
    <w:rsid w:val="00BA11FD"/>
    <w:rsid w:val="00BA2051"/>
    <w:rsid w:val="00BA2F14"/>
    <w:rsid w:val="00BA3048"/>
    <w:rsid w:val="00BA386F"/>
    <w:rsid w:val="00BA3C78"/>
    <w:rsid w:val="00BA41C5"/>
    <w:rsid w:val="00BA4AE0"/>
    <w:rsid w:val="00BA6715"/>
    <w:rsid w:val="00BB20EB"/>
    <w:rsid w:val="00BB2CCC"/>
    <w:rsid w:val="00BB2DB1"/>
    <w:rsid w:val="00BB3355"/>
    <w:rsid w:val="00BB3FC3"/>
    <w:rsid w:val="00BB4729"/>
    <w:rsid w:val="00BB4A93"/>
    <w:rsid w:val="00BB551E"/>
    <w:rsid w:val="00BB61D7"/>
    <w:rsid w:val="00BB7051"/>
    <w:rsid w:val="00BC100A"/>
    <w:rsid w:val="00BC2788"/>
    <w:rsid w:val="00BC656A"/>
    <w:rsid w:val="00BC6DA5"/>
    <w:rsid w:val="00BD0054"/>
    <w:rsid w:val="00BD1714"/>
    <w:rsid w:val="00BD2297"/>
    <w:rsid w:val="00BD3BEC"/>
    <w:rsid w:val="00BD4C7A"/>
    <w:rsid w:val="00BD661E"/>
    <w:rsid w:val="00BD6F73"/>
    <w:rsid w:val="00BE0307"/>
    <w:rsid w:val="00BE0663"/>
    <w:rsid w:val="00BE107D"/>
    <w:rsid w:val="00BE210F"/>
    <w:rsid w:val="00BE270F"/>
    <w:rsid w:val="00BE2A8D"/>
    <w:rsid w:val="00BE34BE"/>
    <w:rsid w:val="00BE43CB"/>
    <w:rsid w:val="00BE54C7"/>
    <w:rsid w:val="00BF145E"/>
    <w:rsid w:val="00BF1680"/>
    <w:rsid w:val="00BF1FE4"/>
    <w:rsid w:val="00BF2EFD"/>
    <w:rsid w:val="00BF395B"/>
    <w:rsid w:val="00BF3FD8"/>
    <w:rsid w:val="00BF4073"/>
    <w:rsid w:val="00BF40DB"/>
    <w:rsid w:val="00BF49A8"/>
    <w:rsid w:val="00BF4B16"/>
    <w:rsid w:val="00BF671F"/>
    <w:rsid w:val="00C0081B"/>
    <w:rsid w:val="00C00E77"/>
    <w:rsid w:val="00C011EB"/>
    <w:rsid w:val="00C02E11"/>
    <w:rsid w:val="00C02E14"/>
    <w:rsid w:val="00C03451"/>
    <w:rsid w:val="00C037A9"/>
    <w:rsid w:val="00C03CFF"/>
    <w:rsid w:val="00C04569"/>
    <w:rsid w:val="00C045F8"/>
    <w:rsid w:val="00C05196"/>
    <w:rsid w:val="00C06216"/>
    <w:rsid w:val="00C0765D"/>
    <w:rsid w:val="00C1117A"/>
    <w:rsid w:val="00C11A74"/>
    <w:rsid w:val="00C120EB"/>
    <w:rsid w:val="00C12F89"/>
    <w:rsid w:val="00C1338D"/>
    <w:rsid w:val="00C13511"/>
    <w:rsid w:val="00C13F0C"/>
    <w:rsid w:val="00C14099"/>
    <w:rsid w:val="00C14E0F"/>
    <w:rsid w:val="00C1503E"/>
    <w:rsid w:val="00C15A01"/>
    <w:rsid w:val="00C15DD2"/>
    <w:rsid w:val="00C16EE9"/>
    <w:rsid w:val="00C1792E"/>
    <w:rsid w:val="00C17CEB"/>
    <w:rsid w:val="00C17FF3"/>
    <w:rsid w:val="00C20D22"/>
    <w:rsid w:val="00C22427"/>
    <w:rsid w:val="00C2481A"/>
    <w:rsid w:val="00C303F3"/>
    <w:rsid w:val="00C31693"/>
    <w:rsid w:val="00C3214A"/>
    <w:rsid w:val="00C36237"/>
    <w:rsid w:val="00C36452"/>
    <w:rsid w:val="00C36525"/>
    <w:rsid w:val="00C41614"/>
    <w:rsid w:val="00C41A72"/>
    <w:rsid w:val="00C42B58"/>
    <w:rsid w:val="00C432FF"/>
    <w:rsid w:val="00C441AD"/>
    <w:rsid w:val="00C44457"/>
    <w:rsid w:val="00C446F2"/>
    <w:rsid w:val="00C45031"/>
    <w:rsid w:val="00C46072"/>
    <w:rsid w:val="00C4666D"/>
    <w:rsid w:val="00C469DB"/>
    <w:rsid w:val="00C46E57"/>
    <w:rsid w:val="00C470AB"/>
    <w:rsid w:val="00C47902"/>
    <w:rsid w:val="00C51053"/>
    <w:rsid w:val="00C55C0C"/>
    <w:rsid w:val="00C5661B"/>
    <w:rsid w:val="00C56F59"/>
    <w:rsid w:val="00C57C24"/>
    <w:rsid w:val="00C57E95"/>
    <w:rsid w:val="00C60E79"/>
    <w:rsid w:val="00C63057"/>
    <w:rsid w:val="00C63749"/>
    <w:rsid w:val="00C641F1"/>
    <w:rsid w:val="00C64634"/>
    <w:rsid w:val="00C64B55"/>
    <w:rsid w:val="00C65E00"/>
    <w:rsid w:val="00C6781B"/>
    <w:rsid w:val="00C679BB"/>
    <w:rsid w:val="00C70D6D"/>
    <w:rsid w:val="00C72226"/>
    <w:rsid w:val="00C72B25"/>
    <w:rsid w:val="00C72CB5"/>
    <w:rsid w:val="00C72E4A"/>
    <w:rsid w:val="00C72FFE"/>
    <w:rsid w:val="00C747FA"/>
    <w:rsid w:val="00C753C5"/>
    <w:rsid w:val="00C77651"/>
    <w:rsid w:val="00C8026F"/>
    <w:rsid w:val="00C814BC"/>
    <w:rsid w:val="00C81EE6"/>
    <w:rsid w:val="00C8258E"/>
    <w:rsid w:val="00C826E8"/>
    <w:rsid w:val="00C82779"/>
    <w:rsid w:val="00C82A19"/>
    <w:rsid w:val="00C84D09"/>
    <w:rsid w:val="00C8655E"/>
    <w:rsid w:val="00C916F4"/>
    <w:rsid w:val="00C91CA2"/>
    <w:rsid w:val="00C92E5E"/>
    <w:rsid w:val="00C93465"/>
    <w:rsid w:val="00C96232"/>
    <w:rsid w:val="00C96A96"/>
    <w:rsid w:val="00C97526"/>
    <w:rsid w:val="00CA1CE7"/>
    <w:rsid w:val="00CA4085"/>
    <w:rsid w:val="00CA44BA"/>
    <w:rsid w:val="00CA75BD"/>
    <w:rsid w:val="00CB0384"/>
    <w:rsid w:val="00CB0718"/>
    <w:rsid w:val="00CB176E"/>
    <w:rsid w:val="00CB2745"/>
    <w:rsid w:val="00CB4524"/>
    <w:rsid w:val="00CB5C61"/>
    <w:rsid w:val="00CC233F"/>
    <w:rsid w:val="00CC23F1"/>
    <w:rsid w:val="00CC342C"/>
    <w:rsid w:val="00CC3E6A"/>
    <w:rsid w:val="00CC3EA4"/>
    <w:rsid w:val="00CC4382"/>
    <w:rsid w:val="00CC46AA"/>
    <w:rsid w:val="00CC48DF"/>
    <w:rsid w:val="00CC4D58"/>
    <w:rsid w:val="00CC5398"/>
    <w:rsid w:val="00CC5662"/>
    <w:rsid w:val="00CC5715"/>
    <w:rsid w:val="00CC7B8E"/>
    <w:rsid w:val="00CD1C75"/>
    <w:rsid w:val="00CD2C17"/>
    <w:rsid w:val="00CD5EBB"/>
    <w:rsid w:val="00CD5F09"/>
    <w:rsid w:val="00CD6163"/>
    <w:rsid w:val="00CD6D84"/>
    <w:rsid w:val="00CD6E7D"/>
    <w:rsid w:val="00CE0155"/>
    <w:rsid w:val="00CE1105"/>
    <w:rsid w:val="00CE2553"/>
    <w:rsid w:val="00CE2B69"/>
    <w:rsid w:val="00CE3483"/>
    <w:rsid w:val="00CE3F47"/>
    <w:rsid w:val="00CE40E3"/>
    <w:rsid w:val="00CE47FF"/>
    <w:rsid w:val="00CE4B52"/>
    <w:rsid w:val="00CE4CA0"/>
    <w:rsid w:val="00CE4F76"/>
    <w:rsid w:val="00CE55B3"/>
    <w:rsid w:val="00CE59D2"/>
    <w:rsid w:val="00CE64BC"/>
    <w:rsid w:val="00CF0556"/>
    <w:rsid w:val="00CF0905"/>
    <w:rsid w:val="00CF2A3F"/>
    <w:rsid w:val="00CF465A"/>
    <w:rsid w:val="00CF47B8"/>
    <w:rsid w:val="00CF7AF6"/>
    <w:rsid w:val="00D00006"/>
    <w:rsid w:val="00D00BEE"/>
    <w:rsid w:val="00D00E34"/>
    <w:rsid w:val="00D01368"/>
    <w:rsid w:val="00D024EA"/>
    <w:rsid w:val="00D03D85"/>
    <w:rsid w:val="00D047C7"/>
    <w:rsid w:val="00D05D42"/>
    <w:rsid w:val="00D06CB0"/>
    <w:rsid w:val="00D07875"/>
    <w:rsid w:val="00D11B31"/>
    <w:rsid w:val="00D11D2D"/>
    <w:rsid w:val="00D125C1"/>
    <w:rsid w:val="00D15C2C"/>
    <w:rsid w:val="00D15DDF"/>
    <w:rsid w:val="00D17524"/>
    <w:rsid w:val="00D17700"/>
    <w:rsid w:val="00D20E86"/>
    <w:rsid w:val="00D23B4B"/>
    <w:rsid w:val="00D23DFF"/>
    <w:rsid w:val="00D23FAF"/>
    <w:rsid w:val="00D25D5C"/>
    <w:rsid w:val="00D25E47"/>
    <w:rsid w:val="00D303B5"/>
    <w:rsid w:val="00D30A63"/>
    <w:rsid w:val="00D31B0F"/>
    <w:rsid w:val="00D32AED"/>
    <w:rsid w:val="00D32D8C"/>
    <w:rsid w:val="00D330CD"/>
    <w:rsid w:val="00D33989"/>
    <w:rsid w:val="00D33D20"/>
    <w:rsid w:val="00D33EB1"/>
    <w:rsid w:val="00D347FB"/>
    <w:rsid w:val="00D352BF"/>
    <w:rsid w:val="00D36932"/>
    <w:rsid w:val="00D41389"/>
    <w:rsid w:val="00D4370F"/>
    <w:rsid w:val="00D43E4E"/>
    <w:rsid w:val="00D44A1E"/>
    <w:rsid w:val="00D46179"/>
    <w:rsid w:val="00D4628A"/>
    <w:rsid w:val="00D463FC"/>
    <w:rsid w:val="00D474A5"/>
    <w:rsid w:val="00D4769A"/>
    <w:rsid w:val="00D477CC"/>
    <w:rsid w:val="00D51325"/>
    <w:rsid w:val="00D51EA4"/>
    <w:rsid w:val="00D53385"/>
    <w:rsid w:val="00D5747E"/>
    <w:rsid w:val="00D57B5E"/>
    <w:rsid w:val="00D6098E"/>
    <w:rsid w:val="00D60D04"/>
    <w:rsid w:val="00D60F31"/>
    <w:rsid w:val="00D645C7"/>
    <w:rsid w:val="00D66169"/>
    <w:rsid w:val="00D673FE"/>
    <w:rsid w:val="00D704BB"/>
    <w:rsid w:val="00D70799"/>
    <w:rsid w:val="00D70F86"/>
    <w:rsid w:val="00D71AC5"/>
    <w:rsid w:val="00D71B0E"/>
    <w:rsid w:val="00D7410B"/>
    <w:rsid w:val="00D741AC"/>
    <w:rsid w:val="00D74A1C"/>
    <w:rsid w:val="00D752C4"/>
    <w:rsid w:val="00D75395"/>
    <w:rsid w:val="00D77918"/>
    <w:rsid w:val="00D812BB"/>
    <w:rsid w:val="00D8172C"/>
    <w:rsid w:val="00D81876"/>
    <w:rsid w:val="00D81A09"/>
    <w:rsid w:val="00D82309"/>
    <w:rsid w:val="00D82690"/>
    <w:rsid w:val="00D83615"/>
    <w:rsid w:val="00D8475E"/>
    <w:rsid w:val="00D86A61"/>
    <w:rsid w:val="00D86F8A"/>
    <w:rsid w:val="00D87451"/>
    <w:rsid w:val="00D87E22"/>
    <w:rsid w:val="00D909CB"/>
    <w:rsid w:val="00D91B6B"/>
    <w:rsid w:val="00D92AAC"/>
    <w:rsid w:val="00D92BA4"/>
    <w:rsid w:val="00D93029"/>
    <w:rsid w:val="00D933CD"/>
    <w:rsid w:val="00D93578"/>
    <w:rsid w:val="00D9395D"/>
    <w:rsid w:val="00D94C85"/>
    <w:rsid w:val="00D95101"/>
    <w:rsid w:val="00D96881"/>
    <w:rsid w:val="00D9708D"/>
    <w:rsid w:val="00D9726C"/>
    <w:rsid w:val="00DA00C2"/>
    <w:rsid w:val="00DA019A"/>
    <w:rsid w:val="00DA07A8"/>
    <w:rsid w:val="00DA1854"/>
    <w:rsid w:val="00DA2D26"/>
    <w:rsid w:val="00DA2D5B"/>
    <w:rsid w:val="00DA3DBF"/>
    <w:rsid w:val="00DA58A1"/>
    <w:rsid w:val="00DB062B"/>
    <w:rsid w:val="00DB0644"/>
    <w:rsid w:val="00DB17C8"/>
    <w:rsid w:val="00DB1CFB"/>
    <w:rsid w:val="00DB1D88"/>
    <w:rsid w:val="00DB2165"/>
    <w:rsid w:val="00DB243E"/>
    <w:rsid w:val="00DB27F6"/>
    <w:rsid w:val="00DB2954"/>
    <w:rsid w:val="00DB2F04"/>
    <w:rsid w:val="00DB40C6"/>
    <w:rsid w:val="00DB4784"/>
    <w:rsid w:val="00DB4A9F"/>
    <w:rsid w:val="00DB6F70"/>
    <w:rsid w:val="00DB79CA"/>
    <w:rsid w:val="00DC05D3"/>
    <w:rsid w:val="00DC0A81"/>
    <w:rsid w:val="00DC0C06"/>
    <w:rsid w:val="00DC0F94"/>
    <w:rsid w:val="00DC20E5"/>
    <w:rsid w:val="00DC2B99"/>
    <w:rsid w:val="00DC2BE0"/>
    <w:rsid w:val="00DC2DFD"/>
    <w:rsid w:val="00DC4309"/>
    <w:rsid w:val="00DC45AC"/>
    <w:rsid w:val="00DC5B66"/>
    <w:rsid w:val="00DC6862"/>
    <w:rsid w:val="00DC6D3B"/>
    <w:rsid w:val="00DD0893"/>
    <w:rsid w:val="00DD1DA8"/>
    <w:rsid w:val="00DD2C19"/>
    <w:rsid w:val="00DD3DC5"/>
    <w:rsid w:val="00DD3FB5"/>
    <w:rsid w:val="00DD4480"/>
    <w:rsid w:val="00DD47DC"/>
    <w:rsid w:val="00DD4DF9"/>
    <w:rsid w:val="00DE21CD"/>
    <w:rsid w:val="00DE39B2"/>
    <w:rsid w:val="00DE4CCC"/>
    <w:rsid w:val="00DE5D91"/>
    <w:rsid w:val="00DF01AD"/>
    <w:rsid w:val="00DF040B"/>
    <w:rsid w:val="00DF0F45"/>
    <w:rsid w:val="00DF1169"/>
    <w:rsid w:val="00DF1984"/>
    <w:rsid w:val="00DF2ADA"/>
    <w:rsid w:val="00DF363C"/>
    <w:rsid w:val="00DF3C26"/>
    <w:rsid w:val="00DF4C4B"/>
    <w:rsid w:val="00DF4F99"/>
    <w:rsid w:val="00DF52A2"/>
    <w:rsid w:val="00DF5940"/>
    <w:rsid w:val="00DF5E0C"/>
    <w:rsid w:val="00DF6F0C"/>
    <w:rsid w:val="00E00925"/>
    <w:rsid w:val="00E018D7"/>
    <w:rsid w:val="00E02898"/>
    <w:rsid w:val="00E04EC4"/>
    <w:rsid w:val="00E05408"/>
    <w:rsid w:val="00E05E9D"/>
    <w:rsid w:val="00E119B8"/>
    <w:rsid w:val="00E11F0B"/>
    <w:rsid w:val="00E122A2"/>
    <w:rsid w:val="00E16038"/>
    <w:rsid w:val="00E169B1"/>
    <w:rsid w:val="00E20056"/>
    <w:rsid w:val="00E2125F"/>
    <w:rsid w:val="00E21C45"/>
    <w:rsid w:val="00E23253"/>
    <w:rsid w:val="00E23F52"/>
    <w:rsid w:val="00E2520E"/>
    <w:rsid w:val="00E2544D"/>
    <w:rsid w:val="00E25609"/>
    <w:rsid w:val="00E25A59"/>
    <w:rsid w:val="00E27090"/>
    <w:rsid w:val="00E277AA"/>
    <w:rsid w:val="00E27CFD"/>
    <w:rsid w:val="00E31543"/>
    <w:rsid w:val="00E31C56"/>
    <w:rsid w:val="00E32DA3"/>
    <w:rsid w:val="00E344DB"/>
    <w:rsid w:val="00E35067"/>
    <w:rsid w:val="00E35A03"/>
    <w:rsid w:val="00E3736A"/>
    <w:rsid w:val="00E374C1"/>
    <w:rsid w:val="00E404EC"/>
    <w:rsid w:val="00E40670"/>
    <w:rsid w:val="00E42358"/>
    <w:rsid w:val="00E42504"/>
    <w:rsid w:val="00E437BC"/>
    <w:rsid w:val="00E469AC"/>
    <w:rsid w:val="00E5303C"/>
    <w:rsid w:val="00E534E1"/>
    <w:rsid w:val="00E53CA7"/>
    <w:rsid w:val="00E53EC5"/>
    <w:rsid w:val="00E54D3C"/>
    <w:rsid w:val="00E54EBD"/>
    <w:rsid w:val="00E554EC"/>
    <w:rsid w:val="00E56F6B"/>
    <w:rsid w:val="00E570A8"/>
    <w:rsid w:val="00E57CB9"/>
    <w:rsid w:val="00E60976"/>
    <w:rsid w:val="00E6134E"/>
    <w:rsid w:val="00E6228C"/>
    <w:rsid w:val="00E63C4C"/>
    <w:rsid w:val="00E64964"/>
    <w:rsid w:val="00E659C6"/>
    <w:rsid w:val="00E662D1"/>
    <w:rsid w:val="00E66C45"/>
    <w:rsid w:val="00E72766"/>
    <w:rsid w:val="00E736D5"/>
    <w:rsid w:val="00E745FB"/>
    <w:rsid w:val="00E75542"/>
    <w:rsid w:val="00E76747"/>
    <w:rsid w:val="00E770B6"/>
    <w:rsid w:val="00E8077B"/>
    <w:rsid w:val="00E8246D"/>
    <w:rsid w:val="00E82C82"/>
    <w:rsid w:val="00E8334E"/>
    <w:rsid w:val="00E84D9D"/>
    <w:rsid w:val="00E84F43"/>
    <w:rsid w:val="00E84FEA"/>
    <w:rsid w:val="00E85D57"/>
    <w:rsid w:val="00E86F00"/>
    <w:rsid w:val="00E900D6"/>
    <w:rsid w:val="00E90AE4"/>
    <w:rsid w:val="00E90C0C"/>
    <w:rsid w:val="00E92171"/>
    <w:rsid w:val="00E92F47"/>
    <w:rsid w:val="00E972D1"/>
    <w:rsid w:val="00E97785"/>
    <w:rsid w:val="00EA11DA"/>
    <w:rsid w:val="00EA225A"/>
    <w:rsid w:val="00EA230E"/>
    <w:rsid w:val="00EA2A2E"/>
    <w:rsid w:val="00EA3313"/>
    <w:rsid w:val="00EA38A4"/>
    <w:rsid w:val="00EA4614"/>
    <w:rsid w:val="00EA541C"/>
    <w:rsid w:val="00EA54DE"/>
    <w:rsid w:val="00EA5D18"/>
    <w:rsid w:val="00EA5DE4"/>
    <w:rsid w:val="00EB1793"/>
    <w:rsid w:val="00EB3684"/>
    <w:rsid w:val="00EB407E"/>
    <w:rsid w:val="00EB4C9C"/>
    <w:rsid w:val="00EB6292"/>
    <w:rsid w:val="00EB63D3"/>
    <w:rsid w:val="00EB7A75"/>
    <w:rsid w:val="00EC0A1C"/>
    <w:rsid w:val="00EC1080"/>
    <w:rsid w:val="00EC22A0"/>
    <w:rsid w:val="00EC437D"/>
    <w:rsid w:val="00EC43C0"/>
    <w:rsid w:val="00EC4849"/>
    <w:rsid w:val="00EC5161"/>
    <w:rsid w:val="00EC526C"/>
    <w:rsid w:val="00EC5535"/>
    <w:rsid w:val="00EC5B23"/>
    <w:rsid w:val="00EC6CB5"/>
    <w:rsid w:val="00EC7067"/>
    <w:rsid w:val="00EC72D8"/>
    <w:rsid w:val="00ED071E"/>
    <w:rsid w:val="00ED07E5"/>
    <w:rsid w:val="00ED1171"/>
    <w:rsid w:val="00ED1731"/>
    <w:rsid w:val="00ED3355"/>
    <w:rsid w:val="00ED347E"/>
    <w:rsid w:val="00ED446E"/>
    <w:rsid w:val="00ED4639"/>
    <w:rsid w:val="00ED5DC2"/>
    <w:rsid w:val="00ED7663"/>
    <w:rsid w:val="00EE017A"/>
    <w:rsid w:val="00EE0665"/>
    <w:rsid w:val="00EE1C59"/>
    <w:rsid w:val="00EE2541"/>
    <w:rsid w:val="00EE3680"/>
    <w:rsid w:val="00EE460B"/>
    <w:rsid w:val="00EE472D"/>
    <w:rsid w:val="00EE59E6"/>
    <w:rsid w:val="00EF0AFA"/>
    <w:rsid w:val="00EF0B8F"/>
    <w:rsid w:val="00EF10FA"/>
    <w:rsid w:val="00EF1E94"/>
    <w:rsid w:val="00EF214E"/>
    <w:rsid w:val="00EF2AF4"/>
    <w:rsid w:val="00EF3395"/>
    <w:rsid w:val="00EF3D3F"/>
    <w:rsid w:val="00EF47C4"/>
    <w:rsid w:val="00EF50EC"/>
    <w:rsid w:val="00EF556B"/>
    <w:rsid w:val="00F00D11"/>
    <w:rsid w:val="00F01FD6"/>
    <w:rsid w:val="00F03A23"/>
    <w:rsid w:val="00F03BAF"/>
    <w:rsid w:val="00F0416A"/>
    <w:rsid w:val="00F046BF"/>
    <w:rsid w:val="00F048BE"/>
    <w:rsid w:val="00F05D83"/>
    <w:rsid w:val="00F06992"/>
    <w:rsid w:val="00F07C72"/>
    <w:rsid w:val="00F10DAF"/>
    <w:rsid w:val="00F11A43"/>
    <w:rsid w:val="00F1261D"/>
    <w:rsid w:val="00F14DB1"/>
    <w:rsid w:val="00F158D0"/>
    <w:rsid w:val="00F15AA4"/>
    <w:rsid w:val="00F16333"/>
    <w:rsid w:val="00F17E48"/>
    <w:rsid w:val="00F20A0C"/>
    <w:rsid w:val="00F229F1"/>
    <w:rsid w:val="00F2376F"/>
    <w:rsid w:val="00F244AC"/>
    <w:rsid w:val="00F24821"/>
    <w:rsid w:val="00F26196"/>
    <w:rsid w:val="00F27CCC"/>
    <w:rsid w:val="00F27E8C"/>
    <w:rsid w:val="00F311AE"/>
    <w:rsid w:val="00F31310"/>
    <w:rsid w:val="00F35348"/>
    <w:rsid w:val="00F36F7F"/>
    <w:rsid w:val="00F379CC"/>
    <w:rsid w:val="00F37D5F"/>
    <w:rsid w:val="00F402C7"/>
    <w:rsid w:val="00F40FD9"/>
    <w:rsid w:val="00F41E14"/>
    <w:rsid w:val="00F4272D"/>
    <w:rsid w:val="00F43042"/>
    <w:rsid w:val="00F44979"/>
    <w:rsid w:val="00F46B7D"/>
    <w:rsid w:val="00F47F2C"/>
    <w:rsid w:val="00F50C22"/>
    <w:rsid w:val="00F50DD1"/>
    <w:rsid w:val="00F545B8"/>
    <w:rsid w:val="00F54F14"/>
    <w:rsid w:val="00F578BE"/>
    <w:rsid w:val="00F608B0"/>
    <w:rsid w:val="00F61243"/>
    <w:rsid w:val="00F613F1"/>
    <w:rsid w:val="00F61B4E"/>
    <w:rsid w:val="00F61D3C"/>
    <w:rsid w:val="00F62784"/>
    <w:rsid w:val="00F63351"/>
    <w:rsid w:val="00F639C3"/>
    <w:rsid w:val="00F648BB"/>
    <w:rsid w:val="00F65FA2"/>
    <w:rsid w:val="00F6710E"/>
    <w:rsid w:val="00F67925"/>
    <w:rsid w:val="00F67B4D"/>
    <w:rsid w:val="00F7139C"/>
    <w:rsid w:val="00F71794"/>
    <w:rsid w:val="00F718AE"/>
    <w:rsid w:val="00F73178"/>
    <w:rsid w:val="00F733BB"/>
    <w:rsid w:val="00F745DC"/>
    <w:rsid w:val="00F747E7"/>
    <w:rsid w:val="00F7760D"/>
    <w:rsid w:val="00F81AD6"/>
    <w:rsid w:val="00F81FED"/>
    <w:rsid w:val="00F8248E"/>
    <w:rsid w:val="00F827E8"/>
    <w:rsid w:val="00F82BA4"/>
    <w:rsid w:val="00F83313"/>
    <w:rsid w:val="00F833C3"/>
    <w:rsid w:val="00F8448C"/>
    <w:rsid w:val="00F85FEB"/>
    <w:rsid w:val="00F9024E"/>
    <w:rsid w:val="00F90DA0"/>
    <w:rsid w:val="00F917EB"/>
    <w:rsid w:val="00F922E9"/>
    <w:rsid w:val="00F92570"/>
    <w:rsid w:val="00F92D6F"/>
    <w:rsid w:val="00F93CF6"/>
    <w:rsid w:val="00F942F9"/>
    <w:rsid w:val="00F94946"/>
    <w:rsid w:val="00F9670B"/>
    <w:rsid w:val="00F9714C"/>
    <w:rsid w:val="00FA4C4D"/>
    <w:rsid w:val="00FA5483"/>
    <w:rsid w:val="00FA582C"/>
    <w:rsid w:val="00FB3C1A"/>
    <w:rsid w:val="00FB406C"/>
    <w:rsid w:val="00FB434E"/>
    <w:rsid w:val="00FB5591"/>
    <w:rsid w:val="00FB60F8"/>
    <w:rsid w:val="00FB6824"/>
    <w:rsid w:val="00FB73C6"/>
    <w:rsid w:val="00FB7E51"/>
    <w:rsid w:val="00FC075D"/>
    <w:rsid w:val="00FC2AEC"/>
    <w:rsid w:val="00FC4042"/>
    <w:rsid w:val="00FC663B"/>
    <w:rsid w:val="00FC6A0D"/>
    <w:rsid w:val="00FC7967"/>
    <w:rsid w:val="00FD0126"/>
    <w:rsid w:val="00FD0234"/>
    <w:rsid w:val="00FD113C"/>
    <w:rsid w:val="00FD1445"/>
    <w:rsid w:val="00FD147C"/>
    <w:rsid w:val="00FD5269"/>
    <w:rsid w:val="00FD6273"/>
    <w:rsid w:val="00FE09AE"/>
    <w:rsid w:val="00FE28ED"/>
    <w:rsid w:val="00FE2D6A"/>
    <w:rsid w:val="00FE3AF4"/>
    <w:rsid w:val="00FE59E7"/>
    <w:rsid w:val="00FE658D"/>
    <w:rsid w:val="00FE700D"/>
    <w:rsid w:val="00FF0BC0"/>
    <w:rsid w:val="00FF286B"/>
    <w:rsid w:val="00FF47A2"/>
    <w:rsid w:val="00FF5155"/>
    <w:rsid w:val="00FF5472"/>
    <w:rsid w:val="04BD5C9E"/>
    <w:rsid w:val="0C2C81A2"/>
    <w:rsid w:val="0CA6A69B"/>
    <w:rsid w:val="1017389C"/>
    <w:rsid w:val="10194059"/>
    <w:rsid w:val="10561397"/>
    <w:rsid w:val="11A8B99C"/>
    <w:rsid w:val="12BB0C9C"/>
    <w:rsid w:val="138C5A15"/>
    <w:rsid w:val="13F45013"/>
    <w:rsid w:val="1400443B"/>
    <w:rsid w:val="14404FCA"/>
    <w:rsid w:val="156D5276"/>
    <w:rsid w:val="19534DFD"/>
    <w:rsid w:val="1B54E1E2"/>
    <w:rsid w:val="1B9C20C7"/>
    <w:rsid w:val="1BC51937"/>
    <w:rsid w:val="295ED035"/>
    <w:rsid w:val="31E89F33"/>
    <w:rsid w:val="330B624C"/>
    <w:rsid w:val="341FDF71"/>
    <w:rsid w:val="3496CC43"/>
    <w:rsid w:val="3537DDDC"/>
    <w:rsid w:val="39A90CFF"/>
    <w:rsid w:val="45A07D0C"/>
    <w:rsid w:val="499E4914"/>
    <w:rsid w:val="4AFC8E0F"/>
    <w:rsid w:val="4CEA7DD5"/>
    <w:rsid w:val="53B31739"/>
    <w:rsid w:val="54C2A074"/>
    <w:rsid w:val="596F045C"/>
    <w:rsid w:val="5A5E36AD"/>
    <w:rsid w:val="5EC24001"/>
    <w:rsid w:val="6565DD6F"/>
    <w:rsid w:val="66F19B73"/>
    <w:rsid w:val="6B33EB48"/>
    <w:rsid w:val="7097B569"/>
    <w:rsid w:val="72B7D6C2"/>
    <w:rsid w:val="72EE64D2"/>
    <w:rsid w:val="73D04B29"/>
    <w:rsid w:val="7437CF7F"/>
    <w:rsid w:val="753A8963"/>
    <w:rsid w:val="78E63531"/>
    <w:rsid w:val="7FAC4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35D63"/>
  <w15:docId w15:val="{AD93509C-FA03-4DE9-8557-2B2F57BB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F3"/>
    <w:pPr>
      <w:ind w:firstLine="0"/>
    </w:pPr>
    <w:rPr>
      <w:rFonts w:ascii="Arial" w:hAnsi="Arial" w:cs="Times New Roman"/>
      <w:szCs w:val="24"/>
    </w:rPr>
  </w:style>
  <w:style w:type="paragraph" w:styleId="Heading1">
    <w:name w:val="heading 1"/>
    <w:basedOn w:val="Normal"/>
    <w:next w:val="Normal"/>
    <w:link w:val="Heading1Char"/>
    <w:uiPriority w:val="9"/>
    <w:qFormat/>
    <w:rsid w:val="00553B7C"/>
    <w:pPr>
      <w:keepNext/>
      <w:keepLines/>
      <w:spacing w:before="120"/>
      <w:outlineLvl w:val="0"/>
    </w:pPr>
    <w:rPr>
      <w:rFonts w:eastAsiaTheme="majorEastAsia" w:cs="Arial"/>
      <w:b/>
      <w:bCs/>
      <w:color w:val="1F4E79" w:themeColor="accent1" w:themeShade="80"/>
      <w:sz w:val="28"/>
      <w:szCs w:val="28"/>
    </w:rPr>
  </w:style>
  <w:style w:type="paragraph" w:styleId="Heading2">
    <w:name w:val="heading 2"/>
    <w:basedOn w:val="Normal"/>
    <w:next w:val="Normal"/>
    <w:link w:val="Heading2Char"/>
    <w:uiPriority w:val="9"/>
    <w:unhideWhenUsed/>
    <w:qFormat/>
    <w:rsid w:val="002A0486"/>
    <w:pPr>
      <w:keepNext/>
      <w:keepLines/>
      <w:spacing w:before="120" w:after="60" w:line="276" w:lineRule="auto"/>
      <w:outlineLvl w:val="1"/>
    </w:pPr>
    <w:rPr>
      <w:rFonts w:eastAsia="Arial Unicode MS" w:cs="Arial"/>
      <w:b/>
      <w:bCs/>
      <w:sz w:val="26"/>
      <w:szCs w:val="22"/>
    </w:rPr>
  </w:style>
  <w:style w:type="paragraph" w:styleId="Heading3">
    <w:name w:val="heading 3"/>
    <w:basedOn w:val="Normal"/>
    <w:next w:val="Normal"/>
    <w:link w:val="Heading3Char"/>
    <w:uiPriority w:val="9"/>
    <w:unhideWhenUsed/>
    <w:qFormat/>
    <w:rsid w:val="009F0E75"/>
    <w:pPr>
      <w:keepNext/>
      <w:keepLines/>
      <w:spacing w:line="276" w:lineRule="auto"/>
      <w:outlineLvl w:val="2"/>
    </w:pPr>
    <w:rPr>
      <w:rFonts w:eastAsiaTheme="majorEastAsia" w:cstheme="majorBidi"/>
      <w:b/>
      <w:bCs/>
      <w:color w:val="1F4E79" w:themeColor="accent1" w:themeShade="80"/>
      <w:sz w:val="24"/>
    </w:rPr>
  </w:style>
  <w:style w:type="paragraph" w:styleId="Heading4">
    <w:name w:val="heading 4"/>
    <w:basedOn w:val="Normal"/>
    <w:next w:val="Normal"/>
    <w:link w:val="Heading4Char"/>
    <w:uiPriority w:val="9"/>
    <w:unhideWhenUsed/>
    <w:qFormat/>
    <w:rsid w:val="002A0486"/>
    <w:pPr>
      <w:outlineLvl w:val="3"/>
    </w:pPr>
    <w:rPr>
      <w:rFonts w:cs="Arial"/>
      <w:b/>
      <w:sz w:val="24"/>
    </w:rPr>
  </w:style>
  <w:style w:type="paragraph" w:styleId="Heading5">
    <w:name w:val="heading 5"/>
    <w:basedOn w:val="Normal"/>
    <w:next w:val="Normal"/>
    <w:link w:val="Heading5Char"/>
    <w:uiPriority w:val="9"/>
    <w:unhideWhenUsed/>
    <w:qFormat/>
    <w:rsid w:val="009F0E75"/>
    <w:pPr>
      <w:keepNext/>
      <w:keepLines/>
      <w:spacing w:before="60"/>
      <w:outlineLvl w:val="4"/>
    </w:pPr>
    <w:rPr>
      <w:rFonts w:eastAsiaTheme="majorEastAsia" w:cstheme="majorBidi"/>
      <w:b/>
      <w:color w:val="1F4E79" w:themeColor="accent1" w:themeShade="80"/>
      <w:szCs w:val="21"/>
    </w:rPr>
  </w:style>
  <w:style w:type="paragraph" w:styleId="Heading6">
    <w:name w:val="heading 6"/>
    <w:basedOn w:val="Normal"/>
    <w:next w:val="Normal"/>
    <w:link w:val="Heading6Char"/>
    <w:uiPriority w:val="9"/>
    <w:unhideWhenUsed/>
    <w:qFormat/>
    <w:rsid w:val="009F0E75"/>
    <w:pPr>
      <w:keepNext/>
      <w:keepLines/>
      <w:spacing w:before="40" w:after="60"/>
      <w:outlineLvl w:val="5"/>
    </w:pPr>
    <w:rPr>
      <w:rFonts w:eastAsiaTheme="majorEastAsia" w:cstheme="majorBidi"/>
      <w:b/>
      <w:color w:val="1F4D78" w:themeColor="accent1" w:themeShade="7F"/>
    </w:rPr>
  </w:style>
  <w:style w:type="paragraph" w:styleId="Heading7">
    <w:name w:val="heading 7"/>
    <w:basedOn w:val="Normal"/>
    <w:next w:val="Normal"/>
    <w:link w:val="Heading7Char"/>
    <w:uiPriority w:val="9"/>
    <w:unhideWhenUsed/>
    <w:qFormat/>
    <w:rsid w:val="006C56A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C56A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B7C"/>
    <w:rPr>
      <w:rFonts w:ascii="Arial" w:eastAsiaTheme="majorEastAsia" w:hAnsi="Arial" w:cs="Arial"/>
      <w:b/>
      <w:bCs/>
      <w:color w:val="1F4E79" w:themeColor="accent1" w:themeShade="80"/>
      <w:sz w:val="28"/>
      <w:szCs w:val="28"/>
    </w:rPr>
  </w:style>
  <w:style w:type="character" w:customStyle="1" w:styleId="Heading2Char">
    <w:name w:val="Heading 2 Char"/>
    <w:basedOn w:val="DefaultParagraphFont"/>
    <w:link w:val="Heading2"/>
    <w:uiPriority w:val="9"/>
    <w:rsid w:val="002A0486"/>
    <w:rPr>
      <w:rFonts w:ascii="Arial" w:eastAsia="Arial Unicode MS" w:hAnsi="Arial" w:cs="Arial"/>
      <w:b/>
      <w:bCs/>
      <w:sz w:val="26"/>
    </w:rPr>
  </w:style>
  <w:style w:type="character" w:customStyle="1" w:styleId="Heading3Char">
    <w:name w:val="Heading 3 Char"/>
    <w:basedOn w:val="DefaultParagraphFont"/>
    <w:link w:val="Heading3"/>
    <w:uiPriority w:val="9"/>
    <w:rsid w:val="009F0E75"/>
    <w:rPr>
      <w:rFonts w:ascii="Arial" w:eastAsiaTheme="majorEastAsia" w:hAnsi="Arial" w:cstheme="majorBidi"/>
      <w:b/>
      <w:bCs/>
      <w:color w:val="1F4E79" w:themeColor="accent1" w:themeShade="80"/>
      <w:sz w:val="24"/>
      <w:szCs w:val="24"/>
    </w:rPr>
  </w:style>
  <w:style w:type="character" w:customStyle="1" w:styleId="Heading4Char">
    <w:name w:val="Heading 4 Char"/>
    <w:basedOn w:val="DefaultParagraphFont"/>
    <w:link w:val="Heading4"/>
    <w:uiPriority w:val="9"/>
    <w:rsid w:val="002A0486"/>
    <w:rPr>
      <w:rFonts w:ascii="Arial" w:hAnsi="Arial" w:cs="Arial"/>
      <w:b/>
      <w:sz w:val="24"/>
      <w:szCs w:val="24"/>
    </w:rPr>
  </w:style>
  <w:style w:type="character" w:customStyle="1" w:styleId="Heading5Char">
    <w:name w:val="Heading 5 Char"/>
    <w:basedOn w:val="DefaultParagraphFont"/>
    <w:link w:val="Heading5"/>
    <w:uiPriority w:val="9"/>
    <w:rsid w:val="009F0E75"/>
    <w:rPr>
      <w:rFonts w:ascii="Arial" w:eastAsiaTheme="majorEastAsia" w:hAnsi="Arial" w:cstheme="majorBidi"/>
      <w:b/>
      <w:color w:val="1F4E79" w:themeColor="accent1" w:themeShade="80"/>
      <w:szCs w:val="21"/>
    </w:rPr>
  </w:style>
  <w:style w:type="character" w:customStyle="1" w:styleId="Heading6Char">
    <w:name w:val="Heading 6 Char"/>
    <w:basedOn w:val="DefaultParagraphFont"/>
    <w:link w:val="Heading6"/>
    <w:uiPriority w:val="9"/>
    <w:rsid w:val="009F0E75"/>
    <w:rPr>
      <w:rFonts w:ascii="Arial" w:eastAsiaTheme="majorEastAsia" w:hAnsi="Arial" w:cstheme="majorBidi"/>
      <w:b/>
      <w:color w:val="1F4D78" w:themeColor="accent1" w:themeShade="7F"/>
      <w:szCs w:val="24"/>
    </w:rPr>
  </w:style>
  <w:style w:type="character" w:customStyle="1" w:styleId="Heading7Char">
    <w:name w:val="Heading 7 Char"/>
    <w:basedOn w:val="DefaultParagraphFont"/>
    <w:link w:val="Heading7"/>
    <w:uiPriority w:val="9"/>
    <w:rsid w:val="006C56A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6C56A7"/>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C56A7"/>
    <w:pPr>
      <w:contextualSpacing/>
    </w:pPr>
  </w:style>
  <w:style w:type="paragraph" w:styleId="Title">
    <w:name w:val="Title"/>
    <w:basedOn w:val="Normal"/>
    <w:next w:val="Normal"/>
    <w:link w:val="TitleChar"/>
    <w:uiPriority w:val="10"/>
    <w:qFormat/>
    <w:rsid w:val="006C56A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C56A7"/>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6C56A7"/>
    <w:pPr>
      <w:ind w:left="720" w:hanging="360"/>
      <w:jc w:val="both"/>
    </w:pPr>
    <w:rPr>
      <w:rFonts w:ascii="Arial" w:hAnsi="Arial" w:cs="Arial"/>
      <w:szCs w:val="24"/>
    </w:rPr>
  </w:style>
  <w:style w:type="table" w:styleId="TableGrid">
    <w:name w:val="Table Grid"/>
    <w:basedOn w:val="TableNormal"/>
    <w:uiPriority w:val="39"/>
    <w:rsid w:val="006C56A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56A7"/>
    <w:rPr>
      <w:rFonts w:ascii="Tahoma" w:hAnsi="Tahoma" w:cs="Tahoma"/>
      <w:sz w:val="16"/>
      <w:szCs w:val="16"/>
    </w:rPr>
  </w:style>
  <w:style w:type="character" w:customStyle="1" w:styleId="BalloonTextChar">
    <w:name w:val="Balloon Text Char"/>
    <w:basedOn w:val="DefaultParagraphFont"/>
    <w:link w:val="BalloonText"/>
    <w:uiPriority w:val="99"/>
    <w:semiHidden/>
    <w:rsid w:val="006C56A7"/>
    <w:rPr>
      <w:rFonts w:ascii="Tahoma" w:hAnsi="Tahoma" w:cs="Tahoma"/>
      <w:sz w:val="16"/>
      <w:szCs w:val="16"/>
    </w:rPr>
  </w:style>
  <w:style w:type="character" w:styleId="Hyperlink">
    <w:name w:val="Hyperlink"/>
    <w:basedOn w:val="DefaultParagraphFont"/>
    <w:uiPriority w:val="99"/>
    <w:unhideWhenUsed/>
    <w:rsid w:val="006C56A7"/>
    <w:rPr>
      <w:color w:val="0563C1" w:themeColor="hyperlink"/>
      <w:u w:val="single"/>
    </w:rPr>
  </w:style>
  <w:style w:type="character" w:styleId="HTMLKeyboard">
    <w:name w:val="HTML Keyboard"/>
    <w:rsid w:val="006C56A7"/>
    <w:rPr>
      <w:color w:val="6699FF"/>
      <w:sz w:val="22"/>
      <w:szCs w:val="22"/>
    </w:rPr>
  </w:style>
  <w:style w:type="paragraph" w:styleId="BodyText">
    <w:name w:val="Body Text"/>
    <w:basedOn w:val="Normal"/>
    <w:link w:val="BodyTextChar"/>
    <w:uiPriority w:val="99"/>
    <w:unhideWhenUsed/>
    <w:rsid w:val="006C56A7"/>
  </w:style>
  <w:style w:type="character" w:customStyle="1" w:styleId="BodyTextChar">
    <w:name w:val="Body Text Char"/>
    <w:basedOn w:val="DefaultParagraphFont"/>
    <w:link w:val="BodyText"/>
    <w:uiPriority w:val="99"/>
    <w:rsid w:val="006C56A7"/>
    <w:rPr>
      <w:rFonts w:ascii="Times New Roman" w:hAnsi="Times New Roman" w:cs="Times New Roman"/>
      <w:sz w:val="24"/>
      <w:szCs w:val="24"/>
    </w:rPr>
  </w:style>
  <w:style w:type="paragraph" w:customStyle="1" w:styleId="xl25">
    <w:name w:val="xl25"/>
    <w:basedOn w:val="Normal"/>
    <w:rsid w:val="006C56A7"/>
    <w:pPr>
      <w:spacing w:before="100" w:beforeAutospacing="1" w:after="100" w:afterAutospacing="1"/>
      <w:jc w:val="center"/>
    </w:pPr>
    <w:rPr>
      <w:rFonts w:eastAsia="Arial Unicode MS"/>
      <w:sz w:val="16"/>
      <w:szCs w:val="16"/>
    </w:rPr>
  </w:style>
  <w:style w:type="paragraph" w:styleId="TOCHeading">
    <w:name w:val="TOC Heading"/>
    <w:basedOn w:val="Heading1"/>
    <w:next w:val="Normal"/>
    <w:uiPriority w:val="39"/>
    <w:unhideWhenUsed/>
    <w:qFormat/>
    <w:rsid w:val="006C56A7"/>
    <w:pPr>
      <w:spacing w:line="259" w:lineRule="auto"/>
      <w:outlineLvl w:val="9"/>
    </w:pPr>
    <w:rPr>
      <w:b w:val="0"/>
      <w:bCs w:val="0"/>
      <w:sz w:val="32"/>
      <w:szCs w:val="32"/>
    </w:rPr>
  </w:style>
  <w:style w:type="paragraph" w:styleId="TOC1">
    <w:name w:val="toc 1"/>
    <w:basedOn w:val="Normal"/>
    <w:next w:val="Normal"/>
    <w:autoRedefine/>
    <w:uiPriority w:val="39"/>
    <w:unhideWhenUsed/>
    <w:rsid w:val="008D2B14"/>
    <w:pPr>
      <w:tabs>
        <w:tab w:val="left" w:pos="810"/>
        <w:tab w:val="left" w:pos="900"/>
        <w:tab w:val="left" w:pos="1080"/>
        <w:tab w:val="right" w:leader="dot" w:pos="9350"/>
      </w:tabs>
      <w:spacing w:after="120"/>
      <w:ind w:left="907" w:hanging="907"/>
    </w:pPr>
  </w:style>
  <w:style w:type="paragraph" w:styleId="TOC2">
    <w:name w:val="toc 2"/>
    <w:basedOn w:val="Normal"/>
    <w:next w:val="Normal"/>
    <w:autoRedefine/>
    <w:uiPriority w:val="39"/>
    <w:unhideWhenUsed/>
    <w:rsid w:val="006C56A7"/>
    <w:pPr>
      <w:spacing w:after="100"/>
      <w:ind w:left="240"/>
    </w:pPr>
  </w:style>
  <w:style w:type="paragraph" w:styleId="TOC3">
    <w:name w:val="toc 3"/>
    <w:basedOn w:val="Normal"/>
    <w:next w:val="Normal"/>
    <w:autoRedefine/>
    <w:uiPriority w:val="39"/>
    <w:unhideWhenUsed/>
    <w:rsid w:val="006C56A7"/>
    <w:pPr>
      <w:spacing w:after="100"/>
      <w:ind w:left="480"/>
    </w:pPr>
  </w:style>
  <w:style w:type="paragraph" w:styleId="Header">
    <w:name w:val="header"/>
    <w:basedOn w:val="Normal"/>
    <w:link w:val="HeaderChar"/>
    <w:uiPriority w:val="99"/>
    <w:unhideWhenUsed/>
    <w:rsid w:val="006C56A7"/>
    <w:pPr>
      <w:tabs>
        <w:tab w:val="center" w:pos="4680"/>
        <w:tab w:val="right" w:pos="9360"/>
      </w:tabs>
    </w:pPr>
  </w:style>
  <w:style w:type="character" w:customStyle="1" w:styleId="HeaderChar">
    <w:name w:val="Header Char"/>
    <w:basedOn w:val="DefaultParagraphFont"/>
    <w:link w:val="Header"/>
    <w:uiPriority w:val="99"/>
    <w:rsid w:val="006C56A7"/>
    <w:rPr>
      <w:rFonts w:ascii="Times New Roman" w:hAnsi="Times New Roman" w:cs="Times New Roman"/>
      <w:sz w:val="24"/>
      <w:szCs w:val="24"/>
    </w:rPr>
  </w:style>
  <w:style w:type="paragraph" w:styleId="Footer">
    <w:name w:val="footer"/>
    <w:basedOn w:val="Normal"/>
    <w:link w:val="FooterChar"/>
    <w:uiPriority w:val="99"/>
    <w:unhideWhenUsed/>
    <w:rsid w:val="006C56A7"/>
    <w:pPr>
      <w:tabs>
        <w:tab w:val="center" w:pos="4680"/>
        <w:tab w:val="right" w:pos="9360"/>
      </w:tabs>
    </w:pPr>
  </w:style>
  <w:style w:type="character" w:customStyle="1" w:styleId="FooterChar">
    <w:name w:val="Footer Char"/>
    <w:basedOn w:val="DefaultParagraphFont"/>
    <w:link w:val="Footer"/>
    <w:uiPriority w:val="99"/>
    <w:rsid w:val="006C56A7"/>
    <w:rPr>
      <w:rFonts w:ascii="Times New Roman" w:hAnsi="Times New Roman" w:cs="Times New Roman"/>
      <w:sz w:val="24"/>
      <w:szCs w:val="24"/>
    </w:rPr>
  </w:style>
  <w:style w:type="paragraph" w:customStyle="1" w:styleId="Figure">
    <w:name w:val="Figure"/>
    <w:basedOn w:val="Normal"/>
    <w:qFormat/>
    <w:rsid w:val="00391239"/>
    <w:pPr>
      <w:jc w:val="center"/>
    </w:pPr>
    <w:rPr>
      <w:rFonts w:cs="Arial"/>
      <w:b/>
      <w:sz w:val="20"/>
      <w:szCs w:val="20"/>
    </w:rPr>
  </w:style>
  <w:style w:type="paragraph" w:customStyle="1" w:styleId="Table">
    <w:name w:val="Table"/>
    <w:basedOn w:val="Caption"/>
    <w:qFormat/>
    <w:rsid w:val="00391239"/>
  </w:style>
  <w:style w:type="character" w:styleId="CommentReference">
    <w:name w:val="annotation reference"/>
    <w:basedOn w:val="DefaultParagraphFont"/>
    <w:uiPriority w:val="99"/>
    <w:semiHidden/>
    <w:unhideWhenUsed/>
    <w:rsid w:val="006C56A7"/>
    <w:rPr>
      <w:sz w:val="16"/>
      <w:szCs w:val="16"/>
    </w:rPr>
  </w:style>
  <w:style w:type="paragraph" w:styleId="CommentText">
    <w:name w:val="annotation text"/>
    <w:basedOn w:val="Normal"/>
    <w:link w:val="CommentTextChar"/>
    <w:uiPriority w:val="99"/>
    <w:unhideWhenUsed/>
    <w:rsid w:val="006C56A7"/>
    <w:rPr>
      <w:sz w:val="20"/>
      <w:szCs w:val="20"/>
    </w:rPr>
  </w:style>
  <w:style w:type="character" w:customStyle="1" w:styleId="CommentTextChar">
    <w:name w:val="Comment Text Char"/>
    <w:basedOn w:val="DefaultParagraphFont"/>
    <w:link w:val="CommentText"/>
    <w:uiPriority w:val="99"/>
    <w:rsid w:val="006C56A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C56A7"/>
    <w:rPr>
      <w:b/>
      <w:bCs/>
    </w:rPr>
  </w:style>
  <w:style w:type="character" w:customStyle="1" w:styleId="CommentSubjectChar">
    <w:name w:val="Comment Subject Char"/>
    <w:basedOn w:val="CommentTextChar"/>
    <w:link w:val="CommentSubject"/>
    <w:uiPriority w:val="99"/>
    <w:semiHidden/>
    <w:rsid w:val="006C56A7"/>
    <w:rPr>
      <w:rFonts w:ascii="Times New Roman" w:hAnsi="Times New Roman" w:cs="Times New Roman"/>
      <w:b/>
      <w:bCs/>
      <w:sz w:val="20"/>
      <w:szCs w:val="20"/>
    </w:rPr>
  </w:style>
  <w:style w:type="paragraph" w:styleId="Caption">
    <w:name w:val="caption"/>
    <w:basedOn w:val="Normal"/>
    <w:next w:val="Normal"/>
    <w:uiPriority w:val="35"/>
    <w:unhideWhenUsed/>
    <w:qFormat/>
    <w:rsid w:val="00391239"/>
    <w:pPr>
      <w:spacing w:after="120"/>
      <w:jc w:val="center"/>
    </w:pPr>
    <w:rPr>
      <w:rFonts w:cs="Arial"/>
      <w:b/>
      <w:bCs/>
      <w:sz w:val="20"/>
      <w:szCs w:val="20"/>
    </w:rPr>
  </w:style>
  <w:style w:type="paragraph" w:styleId="Subtitle">
    <w:name w:val="Subtitle"/>
    <w:basedOn w:val="Normal"/>
    <w:next w:val="Normal"/>
    <w:link w:val="SubtitleChar"/>
    <w:uiPriority w:val="11"/>
    <w:qFormat/>
    <w:rsid w:val="006C56A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6C56A7"/>
    <w:rPr>
      <w:rFonts w:eastAsiaTheme="minorEastAsia"/>
      <w:color w:val="5A5A5A" w:themeColor="text1" w:themeTint="A5"/>
      <w:spacing w:val="15"/>
    </w:rPr>
  </w:style>
  <w:style w:type="paragraph" w:styleId="Revision">
    <w:name w:val="Revision"/>
    <w:hidden/>
    <w:uiPriority w:val="99"/>
    <w:semiHidden/>
    <w:rsid w:val="006C56A7"/>
    <w:pPr>
      <w:ind w:firstLine="0"/>
    </w:pPr>
    <w:rPr>
      <w:rFonts w:ascii="Times New Roman" w:hAnsi="Times New Roman" w:cs="Times New Roman"/>
      <w:sz w:val="24"/>
      <w:szCs w:val="24"/>
    </w:rPr>
  </w:style>
  <w:style w:type="character" w:styleId="Strong">
    <w:name w:val="Strong"/>
    <w:basedOn w:val="DefaultParagraphFont"/>
    <w:uiPriority w:val="22"/>
    <w:qFormat/>
    <w:rsid w:val="00490B89"/>
    <w:rPr>
      <w:b/>
      <w:color w:val="auto"/>
    </w:rPr>
  </w:style>
  <w:style w:type="paragraph" w:styleId="PlainText">
    <w:name w:val="Plain Text"/>
    <w:basedOn w:val="Normal"/>
    <w:link w:val="PlainTextChar"/>
    <w:uiPriority w:val="99"/>
    <w:unhideWhenUsed/>
    <w:rsid w:val="008B0472"/>
    <w:rPr>
      <w:rFonts w:ascii="Calibri" w:hAnsi="Calibri" w:cstheme="minorBidi"/>
      <w:szCs w:val="21"/>
    </w:rPr>
  </w:style>
  <w:style w:type="character" w:customStyle="1" w:styleId="PlainTextChar">
    <w:name w:val="Plain Text Char"/>
    <w:basedOn w:val="DefaultParagraphFont"/>
    <w:link w:val="PlainText"/>
    <w:uiPriority w:val="99"/>
    <w:rsid w:val="008B0472"/>
    <w:rPr>
      <w:rFonts w:ascii="Calibri" w:hAnsi="Calibri"/>
      <w:szCs w:val="21"/>
    </w:rPr>
  </w:style>
  <w:style w:type="character" w:customStyle="1" w:styleId="Mention1">
    <w:name w:val="Mention1"/>
    <w:basedOn w:val="DefaultParagraphFont"/>
    <w:uiPriority w:val="99"/>
    <w:semiHidden/>
    <w:unhideWhenUsed/>
    <w:rsid w:val="00435774"/>
    <w:rPr>
      <w:color w:val="2B579A"/>
      <w:shd w:val="clear" w:color="auto" w:fill="E6E6E6"/>
    </w:rPr>
  </w:style>
  <w:style w:type="paragraph" w:customStyle="1" w:styleId="xmsonormal">
    <w:name w:val="x_msonormal"/>
    <w:basedOn w:val="Normal"/>
    <w:rsid w:val="00CA75BD"/>
    <w:pPr>
      <w:spacing w:before="100" w:beforeAutospacing="1" w:after="100" w:afterAutospacing="1"/>
    </w:pPr>
    <w:rPr>
      <w:rFonts w:ascii="Times New Roman" w:eastAsia="Times New Roman" w:hAnsi="Times New Roman"/>
      <w:sz w:val="24"/>
    </w:rPr>
  </w:style>
  <w:style w:type="character" w:customStyle="1" w:styleId="Mention2">
    <w:name w:val="Mention2"/>
    <w:basedOn w:val="DefaultParagraphFont"/>
    <w:uiPriority w:val="99"/>
    <w:semiHidden/>
    <w:unhideWhenUsed/>
    <w:rsid w:val="00C470AB"/>
    <w:rPr>
      <w:color w:val="2B579A"/>
      <w:shd w:val="clear" w:color="auto" w:fill="E6E6E6"/>
    </w:rPr>
  </w:style>
  <w:style w:type="character" w:customStyle="1" w:styleId="Mention3">
    <w:name w:val="Mention3"/>
    <w:basedOn w:val="DefaultParagraphFont"/>
    <w:uiPriority w:val="99"/>
    <w:semiHidden/>
    <w:unhideWhenUsed/>
    <w:rsid w:val="006841F8"/>
    <w:rPr>
      <w:color w:val="2B579A"/>
      <w:shd w:val="clear" w:color="auto" w:fill="E6E6E6"/>
    </w:rPr>
  </w:style>
  <w:style w:type="character" w:styleId="FollowedHyperlink">
    <w:name w:val="FollowedHyperlink"/>
    <w:basedOn w:val="DefaultParagraphFont"/>
    <w:uiPriority w:val="99"/>
    <w:semiHidden/>
    <w:unhideWhenUsed/>
    <w:rsid w:val="006841F8"/>
    <w:rPr>
      <w:color w:val="954F72" w:themeColor="followedHyperlink"/>
      <w:u w:val="single"/>
    </w:rPr>
  </w:style>
  <w:style w:type="paragraph" w:customStyle="1" w:styleId="TableParagraph">
    <w:name w:val="Table Paragraph"/>
    <w:basedOn w:val="Normal"/>
    <w:uiPriority w:val="1"/>
    <w:qFormat/>
    <w:rsid w:val="00586F10"/>
    <w:pPr>
      <w:widowControl w:val="0"/>
      <w:autoSpaceDE w:val="0"/>
      <w:autoSpaceDN w:val="0"/>
    </w:pPr>
    <w:rPr>
      <w:rFonts w:ascii="Cambria" w:eastAsia="Cambria" w:hAnsi="Cambria" w:cs="Cambria"/>
      <w:szCs w:val="22"/>
    </w:rPr>
  </w:style>
  <w:style w:type="paragraph" w:styleId="EndnoteText">
    <w:name w:val="endnote text"/>
    <w:basedOn w:val="Normal"/>
    <w:link w:val="EndnoteTextChar"/>
    <w:uiPriority w:val="99"/>
    <w:semiHidden/>
    <w:unhideWhenUsed/>
    <w:rsid w:val="000009FD"/>
    <w:rPr>
      <w:sz w:val="20"/>
      <w:szCs w:val="20"/>
    </w:rPr>
  </w:style>
  <w:style w:type="character" w:customStyle="1" w:styleId="EndnoteTextChar">
    <w:name w:val="Endnote Text Char"/>
    <w:basedOn w:val="DefaultParagraphFont"/>
    <w:link w:val="EndnoteText"/>
    <w:uiPriority w:val="99"/>
    <w:semiHidden/>
    <w:rsid w:val="000009FD"/>
    <w:rPr>
      <w:rFonts w:ascii="Arial" w:hAnsi="Arial" w:cs="Times New Roman"/>
      <w:sz w:val="20"/>
      <w:szCs w:val="20"/>
    </w:rPr>
  </w:style>
  <w:style w:type="character" w:styleId="EndnoteReference">
    <w:name w:val="endnote reference"/>
    <w:basedOn w:val="DefaultParagraphFont"/>
    <w:uiPriority w:val="99"/>
    <w:semiHidden/>
    <w:unhideWhenUsed/>
    <w:rsid w:val="000009FD"/>
    <w:rPr>
      <w:vertAlign w:val="superscript"/>
    </w:rPr>
  </w:style>
  <w:style w:type="paragraph" w:styleId="FootnoteText">
    <w:name w:val="footnote text"/>
    <w:basedOn w:val="Normal"/>
    <w:link w:val="FootnoteTextChar"/>
    <w:uiPriority w:val="99"/>
    <w:semiHidden/>
    <w:unhideWhenUsed/>
    <w:rsid w:val="000009FD"/>
    <w:rPr>
      <w:sz w:val="20"/>
      <w:szCs w:val="20"/>
    </w:rPr>
  </w:style>
  <w:style w:type="character" w:customStyle="1" w:styleId="FootnoteTextChar">
    <w:name w:val="Footnote Text Char"/>
    <w:basedOn w:val="DefaultParagraphFont"/>
    <w:link w:val="FootnoteText"/>
    <w:uiPriority w:val="99"/>
    <w:semiHidden/>
    <w:rsid w:val="000009FD"/>
    <w:rPr>
      <w:rFonts w:ascii="Arial" w:hAnsi="Arial" w:cs="Times New Roman"/>
      <w:sz w:val="20"/>
      <w:szCs w:val="20"/>
    </w:rPr>
  </w:style>
  <w:style w:type="character" w:styleId="FootnoteReference">
    <w:name w:val="footnote reference"/>
    <w:basedOn w:val="DefaultParagraphFont"/>
    <w:uiPriority w:val="99"/>
    <w:semiHidden/>
    <w:unhideWhenUsed/>
    <w:rsid w:val="000009FD"/>
    <w:rPr>
      <w:vertAlign w:val="superscript"/>
    </w:rPr>
  </w:style>
  <w:style w:type="paragraph" w:styleId="TableofFigures">
    <w:name w:val="table of figures"/>
    <w:basedOn w:val="Normal"/>
    <w:next w:val="Normal"/>
    <w:uiPriority w:val="99"/>
    <w:unhideWhenUsed/>
    <w:rsid w:val="00B80A6A"/>
  </w:style>
  <w:style w:type="character" w:customStyle="1" w:styleId="UnresolvedMention1">
    <w:name w:val="Unresolved Mention1"/>
    <w:basedOn w:val="DefaultParagraphFont"/>
    <w:uiPriority w:val="99"/>
    <w:semiHidden/>
    <w:unhideWhenUsed/>
    <w:rsid w:val="00832713"/>
    <w:rPr>
      <w:color w:val="605E5C"/>
      <w:shd w:val="clear" w:color="auto" w:fill="E1DFDD"/>
    </w:rPr>
  </w:style>
  <w:style w:type="table" w:customStyle="1" w:styleId="TableGrid1">
    <w:name w:val="Table Grid1"/>
    <w:basedOn w:val="TableNormal"/>
    <w:next w:val="TableGrid"/>
    <w:uiPriority w:val="39"/>
    <w:rsid w:val="00CD2C1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60BA"/>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42AD1"/>
    <w:rPr>
      <w:color w:val="605E5C"/>
      <w:shd w:val="clear" w:color="auto" w:fill="E1DFDD"/>
    </w:rPr>
  </w:style>
  <w:style w:type="table" w:styleId="GridTable1Light-Accent3">
    <w:name w:val="Grid Table 1 Light Accent 3"/>
    <w:basedOn w:val="TableNormal"/>
    <w:uiPriority w:val="46"/>
    <w:rsid w:val="00145EE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145EE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
    <w:name w:val="Grid Table 1 Light"/>
    <w:basedOn w:val="TableNormal"/>
    <w:uiPriority w:val="99"/>
    <w:rsid w:val="00145E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45EE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4">
    <w:name w:val="toc 4"/>
    <w:basedOn w:val="Normal"/>
    <w:next w:val="Normal"/>
    <w:autoRedefine/>
    <w:uiPriority w:val="39"/>
    <w:unhideWhenUsed/>
    <w:rsid w:val="00E66C45"/>
    <w:pPr>
      <w:spacing w:after="100"/>
      <w:ind w:left="660"/>
    </w:pPr>
  </w:style>
  <w:style w:type="paragraph" w:styleId="TOC5">
    <w:name w:val="toc 5"/>
    <w:basedOn w:val="Normal"/>
    <w:next w:val="Normal"/>
    <w:autoRedefine/>
    <w:uiPriority w:val="39"/>
    <w:unhideWhenUsed/>
    <w:rsid w:val="00E66C45"/>
    <w:pPr>
      <w:spacing w:after="100"/>
      <w:ind w:left="880"/>
    </w:pPr>
  </w:style>
  <w:style w:type="character" w:styleId="UnresolvedMention">
    <w:name w:val="Unresolved Mention"/>
    <w:basedOn w:val="DefaultParagraphFont"/>
    <w:uiPriority w:val="99"/>
    <w:semiHidden/>
    <w:unhideWhenUsed/>
    <w:rsid w:val="000A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483">
      <w:bodyDiv w:val="1"/>
      <w:marLeft w:val="0"/>
      <w:marRight w:val="0"/>
      <w:marTop w:val="0"/>
      <w:marBottom w:val="0"/>
      <w:divBdr>
        <w:top w:val="none" w:sz="0" w:space="0" w:color="auto"/>
        <w:left w:val="none" w:sz="0" w:space="0" w:color="auto"/>
        <w:bottom w:val="none" w:sz="0" w:space="0" w:color="auto"/>
        <w:right w:val="none" w:sz="0" w:space="0" w:color="auto"/>
      </w:divBdr>
    </w:div>
    <w:div w:id="61221346">
      <w:bodyDiv w:val="1"/>
      <w:marLeft w:val="0"/>
      <w:marRight w:val="0"/>
      <w:marTop w:val="0"/>
      <w:marBottom w:val="0"/>
      <w:divBdr>
        <w:top w:val="none" w:sz="0" w:space="0" w:color="auto"/>
        <w:left w:val="none" w:sz="0" w:space="0" w:color="auto"/>
        <w:bottom w:val="none" w:sz="0" w:space="0" w:color="auto"/>
        <w:right w:val="none" w:sz="0" w:space="0" w:color="auto"/>
      </w:divBdr>
    </w:div>
    <w:div w:id="67848635">
      <w:bodyDiv w:val="1"/>
      <w:marLeft w:val="0"/>
      <w:marRight w:val="0"/>
      <w:marTop w:val="0"/>
      <w:marBottom w:val="0"/>
      <w:divBdr>
        <w:top w:val="none" w:sz="0" w:space="0" w:color="auto"/>
        <w:left w:val="none" w:sz="0" w:space="0" w:color="auto"/>
        <w:bottom w:val="none" w:sz="0" w:space="0" w:color="auto"/>
        <w:right w:val="none" w:sz="0" w:space="0" w:color="auto"/>
      </w:divBdr>
    </w:div>
    <w:div w:id="82267071">
      <w:bodyDiv w:val="1"/>
      <w:marLeft w:val="0"/>
      <w:marRight w:val="0"/>
      <w:marTop w:val="0"/>
      <w:marBottom w:val="0"/>
      <w:divBdr>
        <w:top w:val="none" w:sz="0" w:space="0" w:color="auto"/>
        <w:left w:val="none" w:sz="0" w:space="0" w:color="auto"/>
        <w:bottom w:val="none" w:sz="0" w:space="0" w:color="auto"/>
        <w:right w:val="none" w:sz="0" w:space="0" w:color="auto"/>
      </w:divBdr>
    </w:div>
    <w:div w:id="97414189">
      <w:bodyDiv w:val="1"/>
      <w:marLeft w:val="0"/>
      <w:marRight w:val="0"/>
      <w:marTop w:val="0"/>
      <w:marBottom w:val="0"/>
      <w:divBdr>
        <w:top w:val="none" w:sz="0" w:space="0" w:color="auto"/>
        <w:left w:val="none" w:sz="0" w:space="0" w:color="auto"/>
        <w:bottom w:val="none" w:sz="0" w:space="0" w:color="auto"/>
        <w:right w:val="none" w:sz="0" w:space="0" w:color="auto"/>
      </w:divBdr>
    </w:div>
    <w:div w:id="191966475">
      <w:bodyDiv w:val="1"/>
      <w:marLeft w:val="0"/>
      <w:marRight w:val="0"/>
      <w:marTop w:val="0"/>
      <w:marBottom w:val="0"/>
      <w:divBdr>
        <w:top w:val="none" w:sz="0" w:space="0" w:color="auto"/>
        <w:left w:val="none" w:sz="0" w:space="0" w:color="auto"/>
        <w:bottom w:val="none" w:sz="0" w:space="0" w:color="auto"/>
        <w:right w:val="none" w:sz="0" w:space="0" w:color="auto"/>
      </w:divBdr>
    </w:div>
    <w:div w:id="214854745">
      <w:bodyDiv w:val="1"/>
      <w:marLeft w:val="0"/>
      <w:marRight w:val="0"/>
      <w:marTop w:val="0"/>
      <w:marBottom w:val="0"/>
      <w:divBdr>
        <w:top w:val="none" w:sz="0" w:space="0" w:color="auto"/>
        <w:left w:val="none" w:sz="0" w:space="0" w:color="auto"/>
        <w:bottom w:val="none" w:sz="0" w:space="0" w:color="auto"/>
        <w:right w:val="none" w:sz="0" w:space="0" w:color="auto"/>
      </w:divBdr>
    </w:div>
    <w:div w:id="240414998">
      <w:bodyDiv w:val="1"/>
      <w:marLeft w:val="0"/>
      <w:marRight w:val="0"/>
      <w:marTop w:val="0"/>
      <w:marBottom w:val="0"/>
      <w:divBdr>
        <w:top w:val="none" w:sz="0" w:space="0" w:color="auto"/>
        <w:left w:val="none" w:sz="0" w:space="0" w:color="auto"/>
        <w:bottom w:val="none" w:sz="0" w:space="0" w:color="auto"/>
        <w:right w:val="none" w:sz="0" w:space="0" w:color="auto"/>
      </w:divBdr>
    </w:div>
    <w:div w:id="241718084">
      <w:bodyDiv w:val="1"/>
      <w:marLeft w:val="0"/>
      <w:marRight w:val="0"/>
      <w:marTop w:val="0"/>
      <w:marBottom w:val="0"/>
      <w:divBdr>
        <w:top w:val="none" w:sz="0" w:space="0" w:color="auto"/>
        <w:left w:val="none" w:sz="0" w:space="0" w:color="auto"/>
        <w:bottom w:val="none" w:sz="0" w:space="0" w:color="auto"/>
        <w:right w:val="none" w:sz="0" w:space="0" w:color="auto"/>
      </w:divBdr>
    </w:div>
    <w:div w:id="269044173">
      <w:bodyDiv w:val="1"/>
      <w:marLeft w:val="0"/>
      <w:marRight w:val="0"/>
      <w:marTop w:val="0"/>
      <w:marBottom w:val="0"/>
      <w:divBdr>
        <w:top w:val="none" w:sz="0" w:space="0" w:color="auto"/>
        <w:left w:val="none" w:sz="0" w:space="0" w:color="auto"/>
        <w:bottom w:val="none" w:sz="0" w:space="0" w:color="auto"/>
        <w:right w:val="none" w:sz="0" w:space="0" w:color="auto"/>
      </w:divBdr>
    </w:div>
    <w:div w:id="299696941">
      <w:bodyDiv w:val="1"/>
      <w:marLeft w:val="0"/>
      <w:marRight w:val="0"/>
      <w:marTop w:val="0"/>
      <w:marBottom w:val="0"/>
      <w:divBdr>
        <w:top w:val="none" w:sz="0" w:space="0" w:color="auto"/>
        <w:left w:val="none" w:sz="0" w:space="0" w:color="auto"/>
        <w:bottom w:val="none" w:sz="0" w:space="0" w:color="auto"/>
        <w:right w:val="none" w:sz="0" w:space="0" w:color="auto"/>
      </w:divBdr>
    </w:div>
    <w:div w:id="300618885">
      <w:bodyDiv w:val="1"/>
      <w:marLeft w:val="0"/>
      <w:marRight w:val="0"/>
      <w:marTop w:val="0"/>
      <w:marBottom w:val="0"/>
      <w:divBdr>
        <w:top w:val="none" w:sz="0" w:space="0" w:color="auto"/>
        <w:left w:val="none" w:sz="0" w:space="0" w:color="auto"/>
        <w:bottom w:val="none" w:sz="0" w:space="0" w:color="auto"/>
        <w:right w:val="none" w:sz="0" w:space="0" w:color="auto"/>
      </w:divBdr>
    </w:div>
    <w:div w:id="360858051">
      <w:bodyDiv w:val="1"/>
      <w:marLeft w:val="0"/>
      <w:marRight w:val="0"/>
      <w:marTop w:val="0"/>
      <w:marBottom w:val="0"/>
      <w:divBdr>
        <w:top w:val="none" w:sz="0" w:space="0" w:color="auto"/>
        <w:left w:val="none" w:sz="0" w:space="0" w:color="auto"/>
        <w:bottom w:val="none" w:sz="0" w:space="0" w:color="auto"/>
        <w:right w:val="none" w:sz="0" w:space="0" w:color="auto"/>
      </w:divBdr>
    </w:div>
    <w:div w:id="386992918">
      <w:bodyDiv w:val="1"/>
      <w:marLeft w:val="0"/>
      <w:marRight w:val="0"/>
      <w:marTop w:val="0"/>
      <w:marBottom w:val="0"/>
      <w:divBdr>
        <w:top w:val="none" w:sz="0" w:space="0" w:color="auto"/>
        <w:left w:val="none" w:sz="0" w:space="0" w:color="auto"/>
        <w:bottom w:val="none" w:sz="0" w:space="0" w:color="auto"/>
        <w:right w:val="none" w:sz="0" w:space="0" w:color="auto"/>
      </w:divBdr>
    </w:div>
    <w:div w:id="444227944">
      <w:bodyDiv w:val="1"/>
      <w:marLeft w:val="0"/>
      <w:marRight w:val="0"/>
      <w:marTop w:val="0"/>
      <w:marBottom w:val="0"/>
      <w:divBdr>
        <w:top w:val="none" w:sz="0" w:space="0" w:color="auto"/>
        <w:left w:val="none" w:sz="0" w:space="0" w:color="auto"/>
        <w:bottom w:val="none" w:sz="0" w:space="0" w:color="auto"/>
        <w:right w:val="none" w:sz="0" w:space="0" w:color="auto"/>
      </w:divBdr>
    </w:div>
    <w:div w:id="455834129">
      <w:bodyDiv w:val="1"/>
      <w:marLeft w:val="0"/>
      <w:marRight w:val="0"/>
      <w:marTop w:val="0"/>
      <w:marBottom w:val="0"/>
      <w:divBdr>
        <w:top w:val="none" w:sz="0" w:space="0" w:color="auto"/>
        <w:left w:val="none" w:sz="0" w:space="0" w:color="auto"/>
        <w:bottom w:val="none" w:sz="0" w:space="0" w:color="auto"/>
        <w:right w:val="none" w:sz="0" w:space="0" w:color="auto"/>
      </w:divBdr>
    </w:div>
    <w:div w:id="475806318">
      <w:bodyDiv w:val="1"/>
      <w:marLeft w:val="0"/>
      <w:marRight w:val="0"/>
      <w:marTop w:val="0"/>
      <w:marBottom w:val="0"/>
      <w:divBdr>
        <w:top w:val="none" w:sz="0" w:space="0" w:color="auto"/>
        <w:left w:val="none" w:sz="0" w:space="0" w:color="auto"/>
        <w:bottom w:val="none" w:sz="0" w:space="0" w:color="auto"/>
        <w:right w:val="none" w:sz="0" w:space="0" w:color="auto"/>
      </w:divBdr>
    </w:div>
    <w:div w:id="487981708">
      <w:bodyDiv w:val="1"/>
      <w:marLeft w:val="0"/>
      <w:marRight w:val="0"/>
      <w:marTop w:val="0"/>
      <w:marBottom w:val="0"/>
      <w:divBdr>
        <w:top w:val="none" w:sz="0" w:space="0" w:color="auto"/>
        <w:left w:val="none" w:sz="0" w:space="0" w:color="auto"/>
        <w:bottom w:val="none" w:sz="0" w:space="0" w:color="auto"/>
        <w:right w:val="none" w:sz="0" w:space="0" w:color="auto"/>
      </w:divBdr>
    </w:div>
    <w:div w:id="515123707">
      <w:bodyDiv w:val="1"/>
      <w:marLeft w:val="0"/>
      <w:marRight w:val="0"/>
      <w:marTop w:val="0"/>
      <w:marBottom w:val="0"/>
      <w:divBdr>
        <w:top w:val="none" w:sz="0" w:space="0" w:color="auto"/>
        <w:left w:val="none" w:sz="0" w:space="0" w:color="auto"/>
        <w:bottom w:val="none" w:sz="0" w:space="0" w:color="auto"/>
        <w:right w:val="none" w:sz="0" w:space="0" w:color="auto"/>
      </w:divBdr>
    </w:div>
    <w:div w:id="537856579">
      <w:bodyDiv w:val="1"/>
      <w:marLeft w:val="0"/>
      <w:marRight w:val="0"/>
      <w:marTop w:val="0"/>
      <w:marBottom w:val="0"/>
      <w:divBdr>
        <w:top w:val="none" w:sz="0" w:space="0" w:color="auto"/>
        <w:left w:val="none" w:sz="0" w:space="0" w:color="auto"/>
        <w:bottom w:val="none" w:sz="0" w:space="0" w:color="auto"/>
        <w:right w:val="none" w:sz="0" w:space="0" w:color="auto"/>
      </w:divBdr>
    </w:div>
    <w:div w:id="561335907">
      <w:bodyDiv w:val="1"/>
      <w:marLeft w:val="0"/>
      <w:marRight w:val="0"/>
      <w:marTop w:val="0"/>
      <w:marBottom w:val="0"/>
      <w:divBdr>
        <w:top w:val="none" w:sz="0" w:space="0" w:color="auto"/>
        <w:left w:val="none" w:sz="0" w:space="0" w:color="auto"/>
        <w:bottom w:val="none" w:sz="0" w:space="0" w:color="auto"/>
        <w:right w:val="none" w:sz="0" w:space="0" w:color="auto"/>
      </w:divBdr>
    </w:div>
    <w:div w:id="605120382">
      <w:bodyDiv w:val="1"/>
      <w:marLeft w:val="0"/>
      <w:marRight w:val="0"/>
      <w:marTop w:val="0"/>
      <w:marBottom w:val="0"/>
      <w:divBdr>
        <w:top w:val="none" w:sz="0" w:space="0" w:color="auto"/>
        <w:left w:val="none" w:sz="0" w:space="0" w:color="auto"/>
        <w:bottom w:val="none" w:sz="0" w:space="0" w:color="auto"/>
        <w:right w:val="none" w:sz="0" w:space="0" w:color="auto"/>
      </w:divBdr>
    </w:div>
    <w:div w:id="623195392">
      <w:bodyDiv w:val="1"/>
      <w:marLeft w:val="0"/>
      <w:marRight w:val="0"/>
      <w:marTop w:val="0"/>
      <w:marBottom w:val="0"/>
      <w:divBdr>
        <w:top w:val="none" w:sz="0" w:space="0" w:color="auto"/>
        <w:left w:val="none" w:sz="0" w:space="0" w:color="auto"/>
        <w:bottom w:val="none" w:sz="0" w:space="0" w:color="auto"/>
        <w:right w:val="none" w:sz="0" w:space="0" w:color="auto"/>
      </w:divBdr>
    </w:div>
    <w:div w:id="644164185">
      <w:bodyDiv w:val="1"/>
      <w:marLeft w:val="0"/>
      <w:marRight w:val="0"/>
      <w:marTop w:val="0"/>
      <w:marBottom w:val="0"/>
      <w:divBdr>
        <w:top w:val="none" w:sz="0" w:space="0" w:color="auto"/>
        <w:left w:val="none" w:sz="0" w:space="0" w:color="auto"/>
        <w:bottom w:val="none" w:sz="0" w:space="0" w:color="auto"/>
        <w:right w:val="none" w:sz="0" w:space="0" w:color="auto"/>
      </w:divBdr>
    </w:div>
    <w:div w:id="695469010">
      <w:bodyDiv w:val="1"/>
      <w:marLeft w:val="0"/>
      <w:marRight w:val="0"/>
      <w:marTop w:val="0"/>
      <w:marBottom w:val="0"/>
      <w:divBdr>
        <w:top w:val="none" w:sz="0" w:space="0" w:color="auto"/>
        <w:left w:val="none" w:sz="0" w:space="0" w:color="auto"/>
        <w:bottom w:val="none" w:sz="0" w:space="0" w:color="auto"/>
        <w:right w:val="none" w:sz="0" w:space="0" w:color="auto"/>
      </w:divBdr>
    </w:div>
    <w:div w:id="697314248">
      <w:bodyDiv w:val="1"/>
      <w:marLeft w:val="0"/>
      <w:marRight w:val="0"/>
      <w:marTop w:val="0"/>
      <w:marBottom w:val="0"/>
      <w:divBdr>
        <w:top w:val="none" w:sz="0" w:space="0" w:color="auto"/>
        <w:left w:val="none" w:sz="0" w:space="0" w:color="auto"/>
        <w:bottom w:val="none" w:sz="0" w:space="0" w:color="auto"/>
        <w:right w:val="none" w:sz="0" w:space="0" w:color="auto"/>
      </w:divBdr>
    </w:div>
    <w:div w:id="726033285">
      <w:bodyDiv w:val="1"/>
      <w:marLeft w:val="0"/>
      <w:marRight w:val="0"/>
      <w:marTop w:val="0"/>
      <w:marBottom w:val="0"/>
      <w:divBdr>
        <w:top w:val="none" w:sz="0" w:space="0" w:color="auto"/>
        <w:left w:val="none" w:sz="0" w:space="0" w:color="auto"/>
        <w:bottom w:val="none" w:sz="0" w:space="0" w:color="auto"/>
        <w:right w:val="none" w:sz="0" w:space="0" w:color="auto"/>
      </w:divBdr>
    </w:div>
    <w:div w:id="788204086">
      <w:bodyDiv w:val="1"/>
      <w:marLeft w:val="0"/>
      <w:marRight w:val="0"/>
      <w:marTop w:val="0"/>
      <w:marBottom w:val="0"/>
      <w:divBdr>
        <w:top w:val="none" w:sz="0" w:space="0" w:color="auto"/>
        <w:left w:val="none" w:sz="0" w:space="0" w:color="auto"/>
        <w:bottom w:val="none" w:sz="0" w:space="0" w:color="auto"/>
        <w:right w:val="none" w:sz="0" w:space="0" w:color="auto"/>
      </w:divBdr>
      <w:divsChild>
        <w:div w:id="557983297">
          <w:marLeft w:val="1800"/>
          <w:marRight w:val="0"/>
          <w:marTop w:val="100"/>
          <w:marBottom w:val="0"/>
          <w:divBdr>
            <w:top w:val="none" w:sz="0" w:space="0" w:color="auto"/>
            <w:left w:val="none" w:sz="0" w:space="0" w:color="auto"/>
            <w:bottom w:val="none" w:sz="0" w:space="0" w:color="auto"/>
            <w:right w:val="none" w:sz="0" w:space="0" w:color="auto"/>
          </w:divBdr>
        </w:div>
        <w:div w:id="748036752">
          <w:marLeft w:val="1080"/>
          <w:marRight w:val="0"/>
          <w:marTop w:val="100"/>
          <w:marBottom w:val="0"/>
          <w:divBdr>
            <w:top w:val="none" w:sz="0" w:space="0" w:color="auto"/>
            <w:left w:val="none" w:sz="0" w:space="0" w:color="auto"/>
            <w:bottom w:val="none" w:sz="0" w:space="0" w:color="auto"/>
            <w:right w:val="none" w:sz="0" w:space="0" w:color="auto"/>
          </w:divBdr>
        </w:div>
        <w:div w:id="761802959">
          <w:marLeft w:val="360"/>
          <w:marRight w:val="0"/>
          <w:marTop w:val="200"/>
          <w:marBottom w:val="0"/>
          <w:divBdr>
            <w:top w:val="none" w:sz="0" w:space="0" w:color="auto"/>
            <w:left w:val="none" w:sz="0" w:space="0" w:color="auto"/>
            <w:bottom w:val="none" w:sz="0" w:space="0" w:color="auto"/>
            <w:right w:val="none" w:sz="0" w:space="0" w:color="auto"/>
          </w:divBdr>
        </w:div>
        <w:div w:id="1097411407">
          <w:marLeft w:val="1800"/>
          <w:marRight w:val="0"/>
          <w:marTop w:val="100"/>
          <w:marBottom w:val="0"/>
          <w:divBdr>
            <w:top w:val="none" w:sz="0" w:space="0" w:color="auto"/>
            <w:left w:val="none" w:sz="0" w:space="0" w:color="auto"/>
            <w:bottom w:val="none" w:sz="0" w:space="0" w:color="auto"/>
            <w:right w:val="none" w:sz="0" w:space="0" w:color="auto"/>
          </w:divBdr>
        </w:div>
        <w:div w:id="1567522572">
          <w:marLeft w:val="1800"/>
          <w:marRight w:val="0"/>
          <w:marTop w:val="100"/>
          <w:marBottom w:val="0"/>
          <w:divBdr>
            <w:top w:val="none" w:sz="0" w:space="0" w:color="auto"/>
            <w:left w:val="none" w:sz="0" w:space="0" w:color="auto"/>
            <w:bottom w:val="none" w:sz="0" w:space="0" w:color="auto"/>
            <w:right w:val="none" w:sz="0" w:space="0" w:color="auto"/>
          </w:divBdr>
        </w:div>
        <w:div w:id="1568883504">
          <w:marLeft w:val="1800"/>
          <w:marRight w:val="0"/>
          <w:marTop w:val="100"/>
          <w:marBottom w:val="0"/>
          <w:divBdr>
            <w:top w:val="none" w:sz="0" w:space="0" w:color="auto"/>
            <w:left w:val="none" w:sz="0" w:space="0" w:color="auto"/>
            <w:bottom w:val="none" w:sz="0" w:space="0" w:color="auto"/>
            <w:right w:val="none" w:sz="0" w:space="0" w:color="auto"/>
          </w:divBdr>
        </w:div>
        <w:div w:id="1602369960">
          <w:marLeft w:val="360"/>
          <w:marRight w:val="0"/>
          <w:marTop w:val="200"/>
          <w:marBottom w:val="0"/>
          <w:divBdr>
            <w:top w:val="none" w:sz="0" w:space="0" w:color="auto"/>
            <w:left w:val="none" w:sz="0" w:space="0" w:color="auto"/>
            <w:bottom w:val="none" w:sz="0" w:space="0" w:color="auto"/>
            <w:right w:val="none" w:sz="0" w:space="0" w:color="auto"/>
          </w:divBdr>
        </w:div>
        <w:div w:id="1719745113">
          <w:marLeft w:val="1800"/>
          <w:marRight w:val="0"/>
          <w:marTop w:val="100"/>
          <w:marBottom w:val="0"/>
          <w:divBdr>
            <w:top w:val="none" w:sz="0" w:space="0" w:color="auto"/>
            <w:left w:val="none" w:sz="0" w:space="0" w:color="auto"/>
            <w:bottom w:val="none" w:sz="0" w:space="0" w:color="auto"/>
            <w:right w:val="none" w:sz="0" w:space="0" w:color="auto"/>
          </w:divBdr>
        </w:div>
        <w:div w:id="1809125196">
          <w:marLeft w:val="1800"/>
          <w:marRight w:val="0"/>
          <w:marTop w:val="100"/>
          <w:marBottom w:val="0"/>
          <w:divBdr>
            <w:top w:val="none" w:sz="0" w:space="0" w:color="auto"/>
            <w:left w:val="none" w:sz="0" w:space="0" w:color="auto"/>
            <w:bottom w:val="none" w:sz="0" w:space="0" w:color="auto"/>
            <w:right w:val="none" w:sz="0" w:space="0" w:color="auto"/>
          </w:divBdr>
        </w:div>
        <w:div w:id="1881087701">
          <w:marLeft w:val="1080"/>
          <w:marRight w:val="0"/>
          <w:marTop w:val="100"/>
          <w:marBottom w:val="0"/>
          <w:divBdr>
            <w:top w:val="none" w:sz="0" w:space="0" w:color="auto"/>
            <w:left w:val="none" w:sz="0" w:space="0" w:color="auto"/>
            <w:bottom w:val="none" w:sz="0" w:space="0" w:color="auto"/>
            <w:right w:val="none" w:sz="0" w:space="0" w:color="auto"/>
          </w:divBdr>
        </w:div>
        <w:div w:id="1903367980">
          <w:marLeft w:val="1800"/>
          <w:marRight w:val="0"/>
          <w:marTop w:val="100"/>
          <w:marBottom w:val="0"/>
          <w:divBdr>
            <w:top w:val="none" w:sz="0" w:space="0" w:color="auto"/>
            <w:left w:val="none" w:sz="0" w:space="0" w:color="auto"/>
            <w:bottom w:val="none" w:sz="0" w:space="0" w:color="auto"/>
            <w:right w:val="none" w:sz="0" w:space="0" w:color="auto"/>
          </w:divBdr>
        </w:div>
      </w:divsChild>
    </w:div>
    <w:div w:id="834685588">
      <w:bodyDiv w:val="1"/>
      <w:marLeft w:val="0"/>
      <w:marRight w:val="0"/>
      <w:marTop w:val="0"/>
      <w:marBottom w:val="0"/>
      <w:divBdr>
        <w:top w:val="none" w:sz="0" w:space="0" w:color="auto"/>
        <w:left w:val="none" w:sz="0" w:space="0" w:color="auto"/>
        <w:bottom w:val="none" w:sz="0" w:space="0" w:color="auto"/>
        <w:right w:val="none" w:sz="0" w:space="0" w:color="auto"/>
      </w:divBdr>
    </w:div>
    <w:div w:id="911543378">
      <w:bodyDiv w:val="1"/>
      <w:marLeft w:val="0"/>
      <w:marRight w:val="0"/>
      <w:marTop w:val="0"/>
      <w:marBottom w:val="0"/>
      <w:divBdr>
        <w:top w:val="none" w:sz="0" w:space="0" w:color="auto"/>
        <w:left w:val="none" w:sz="0" w:space="0" w:color="auto"/>
        <w:bottom w:val="none" w:sz="0" w:space="0" w:color="auto"/>
        <w:right w:val="none" w:sz="0" w:space="0" w:color="auto"/>
      </w:divBdr>
    </w:div>
    <w:div w:id="929656061">
      <w:bodyDiv w:val="1"/>
      <w:marLeft w:val="0"/>
      <w:marRight w:val="0"/>
      <w:marTop w:val="0"/>
      <w:marBottom w:val="0"/>
      <w:divBdr>
        <w:top w:val="none" w:sz="0" w:space="0" w:color="auto"/>
        <w:left w:val="none" w:sz="0" w:space="0" w:color="auto"/>
        <w:bottom w:val="none" w:sz="0" w:space="0" w:color="auto"/>
        <w:right w:val="none" w:sz="0" w:space="0" w:color="auto"/>
      </w:divBdr>
    </w:div>
    <w:div w:id="990985585">
      <w:bodyDiv w:val="1"/>
      <w:marLeft w:val="0"/>
      <w:marRight w:val="0"/>
      <w:marTop w:val="0"/>
      <w:marBottom w:val="0"/>
      <w:divBdr>
        <w:top w:val="none" w:sz="0" w:space="0" w:color="auto"/>
        <w:left w:val="none" w:sz="0" w:space="0" w:color="auto"/>
        <w:bottom w:val="none" w:sz="0" w:space="0" w:color="auto"/>
        <w:right w:val="none" w:sz="0" w:space="0" w:color="auto"/>
      </w:divBdr>
    </w:div>
    <w:div w:id="1008868699">
      <w:bodyDiv w:val="1"/>
      <w:marLeft w:val="0"/>
      <w:marRight w:val="0"/>
      <w:marTop w:val="0"/>
      <w:marBottom w:val="0"/>
      <w:divBdr>
        <w:top w:val="none" w:sz="0" w:space="0" w:color="auto"/>
        <w:left w:val="none" w:sz="0" w:space="0" w:color="auto"/>
        <w:bottom w:val="none" w:sz="0" w:space="0" w:color="auto"/>
        <w:right w:val="none" w:sz="0" w:space="0" w:color="auto"/>
      </w:divBdr>
    </w:div>
    <w:div w:id="1009529863">
      <w:bodyDiv w:val="1"/>
      <w:marLeft w:val="0"/>
      <w:marRight w:val="0"/>
      <w:marTop w:val="0"/>
      <w:marBottom w:val="0"/>
      <w:divBdr>
        <w:top w:val="none" w:sz="0" w:space="0" w:color="auto"/>
        <w:left w:val="none" w:sz="0" w:space="0" w:color="auto"/>
        <w:bottom w:val="none" w:sz="0" w:space="0" w:color="auto"/>
        <w:right w:val="none" w:sz="0" w:space="0" w:color="auto"/>
      </w:divBdr>
    </w:div>
    <w:div w:id="1076437180">
      <w:bodyDiv w:val="1"/>
      <w:marLeft w:val="0"/>
      <w:marRight w:val="0"/>
      <w:marTop w:val="0"/>
      <w:marBottom w:val="0"/>
      <w:divBdr>
        <w:top w:val="none" w:sz="0" w:space="0" w:color="auto"/>
        <w:left w:val="none" w:sz="0" w:space="0" w:color="auto"/>
        <w:bottom w:val="none" w:sz="0" w:space="0" w:color="auto"/>
        <w:right w:val="none" w:sz="0" w:space="0" w:color="auto"/>
      </w:divBdr>
    </w:div>
    <w:div w:id="1146778217">
      <w:bodyDiv w:val="1"/>
      <w:marLeft w:val="0"/>
      <w:marRight w:val="0"/>
      <w:marTop w:val="0"/>
      <w:marBottom w:val="0"/>
      <w:divBdr>
        <w:top w:val="none" w:sz="0" w:space="0" w:color="auto"/>
        <w:left w:val="none" w:sz="0" w:space="0" w:color="auto"/>
        <w:bottom w:val="none" w:sz="0" w:space="0" w:color="auto"/>
        <w:right w:val="none" w:sz="0" w:space="0" w:color="auto"/>
      </w:divBdr>
      <w:divsChild>
        <w:div w:id="816655358">
          <w:marLeft w:val="0"/>
          <w:marRight w:val="0"/>
          <w:marTop w:val="0"/>
          <w:marBottom w:val="0"/>
          <w:divBdr>
            <w:top w:val="none" w:sz="0" w:space="0" w:color="auto"/>
            <w:left w:val="none" w:sz="0" w:space="0" w:color="auto"/>
            <w:bottom w:val="none" w:sz="0" w:space="0" w:color="auto"/>
            <w:right w:val="none" w:sz="0" w:space="0" w:color="auto"/>
          </w:divBdr>
          <w:divsChild>
            <w:div w:id="1861118815">
              <w:marLeft w:val="0"/>
              <w:marRight w:val="0"/>
              <w:marTop w:val="0"/>
              <w:marBottom w:val="0"/>
              <w:divBdr>
                <w:top w:val="none" w:sz="0" w:space="0" w:color="auto"/>
                <w:left w:val="none" w:sz="0" w:space="0" w:color="auto"/>
                <w:bottom w:val="none" w:sz="0" w:space="0" w:color="auto"/>
                <w:right w:val="none" w:sz="0" w:space="0" w:color="auto"/>
              </w:divBdr>
              <w:divsChild>
                <w:div w:id="6573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0188">
          <w:marLeft w:val="0"/>
          <w:marRight w:val="0"/>
          <w:marTop w:val="0"/>
          <w:marBottom w:val="0"/>
          <w:divBdr>
            <w:top w:val="none" w:sz="0" w:space="0" w:color="auto"/>
            <w:left w:val="none" w:sz="0" w:space="0" w:color="auto"/>
            <w:bottom w:val="none" w:sz="0" w:space="0" w:color="auto"/>
            <w:right w:val="none" w:sz="0" w:space="0" w:color="auto"/>
          </w:divBdr>
        </w:div>
      </w:divsChild>
    </w:div>
    <w:div w:id="1204171320">
      <w:bodyDiv w:val="1"/>
      <w:marLeft w:val="0"/>
      <w:marRight w:val="0"/>
      <w:marTop w:val="0"/>
      <w:marBottom w:val="0"/>
      <w:divBdr>
        <w:top w:val="none" w:sz="0" w:space="0" w:color="auto"/>
        <w:left w:val="none" w:sz="0" w:space="0" w:color="auto"/>
        <w:bottom w:val="none" w:sz="0" w:space="0" w:color="auto"/>
        <w:right w:val="none" w:sz="0" w:space="0" w:color="auto"/>
      </w:divBdr>
    </w:div>
    <w:div w:id="1217281558">
      <w:bodyDiv w:val="1"/>
      <w:marLeft w:val="0"/>
      <w:marRight w:val="0"/>
      <w:marTop w:val="0"/>
      <w:marBottom w:val="0"/>
      <w:divBdr>
        <w:top w:val="none" w:sz="0" w:space="0" w:color="auto"/>
        <w:left w:val="none" w:sz="0" w:space="0" w:color="auto"/>
        <w:bottom w:val="none" w:sz="0" w:space="0" w:color="auto"/>
        <w:right w:val="none" w:sz="0" w:space="0" w:color="auto"/>
      </w:divBdr>
    </w:div>
    <w:div w:id="1226141688">
      <w:bodyDiv w:val="1"/>
      <w:marLeft w:val="0"/>
      <w:marRight w:val="0"/>
      <w:marTop w:val="0"/>
      <w:marBottom w:val="0"/>
      <w:divBdr>
        <w:top w:val="none" w:sz="0" w:space="0" w:color="auto"/>
        <w:left w:val="none" w:sz="0" w:space="0" w:color="auto"/>
        <w:bottom w:val="none" w:sz="0" w:space="0" w:color="auto"/>
        <w:right w:val="none" w:sz="0" w:space="0" w:color="auto"/>
      </w:divBdr>
    </w:div>
    <w:div w:id="1276013960">
      <w:bodyDiv w:val="1"/>
      <w:marLeft w:val="0"/>
      <w:marRight w:val="0"/>
      <w:marTop w:val="0"/>
      <w:marBottom w:val="0"/>
      <w:divBdr>
        <w:top w:val="none" w:sz="0" w:space="0" w:color="auto"/>
        <w:left w:val="none" w:sz="0" w:space="0" w:color="auto"/>
        <w:bottom w:val="none" w:sz="0" w:space="0" w:color="auto"/>
        <w:right w:val="none" w:sz="0" w:space="0" w:color="auto"/>
      </w:divBdr>
    </w:div>
    <w:div w:id="1300724047">
      <w:bodyDiv w:val="1"/>
      <w:marLeft w:val="0"/>
      <w:marRight w:val="0"/>
      <w:marTop w:val="0"/>
      <w:marBottom w:val="0"/>
      <w:divBdr>
        <w:top w:val="none" w:sz="0" w:space="0" w:color="auto"/>
        <w:left w:val="none" w:sz="0" w:space="0" w:color="auto"/>
        <w:bottom w:val="none" w:sz="0" w:space="0" w:color="auto"/>
        <w:right w:val="none" w:sz="0" w:space="0" w:color="auto"/>
      </w:divBdr>
    </w:div>
    <w:div w:id="1329944320">
      <w:bodyDiv w:val="1"/>
      <w:marLeft w:val="0"/>
      <w:marRight w:val="0"/>
      <w:marTop w:val="0"/>
      <w:marBottom w:val="0"/>
      <w:divBdr>
        <w:top w:val="none" w:sz="0" w:space="0" w:color="auto"/>
        <w:left w:val="none" w:sz="0" w:space="0" w:color="auto"/>
        <w:bottom w:val="none" w:sz="0" w:space="0" w:color="auto"/>
        <w:right w:val="none" w:sz="0" w:space="0" w:color="auto"/>
      </w:divBdr>
    </w:div>
    <w:div w:id="1331644052">
      <w:bodyDiv w:val="1"/>
      <w:marLeft w:val="0"/>
      <w:marRight w:val="0"/>
      <w:marTop w:val="0"/>
      <w:marBottom w:val="0"/>
      <w:divBdr>
        <w:top w:val="none" w:sz="0" w:space="0" w:color="auto"/>
        <w:left w:val="none" w:sz="0" w:space="0" w:color="auto"/>
        <w:bottom w:val="none" w:sz="0" w:space="0" w:color="auto"/>
        <w:right w:val="none" w:sz="0" w:space="0" w:color="auto"/>
      </w:divBdr>
    </w:div>
    <w:div w:id="1357341636">
      <w:bodyDiv w:val="1"/>
      <w:marLeft w:val="0"/>
      <w:marRight w:val="0"/>
      <w:marTop w:val="0"/>
      <w:marBottom w:val="0"/>
      <w:divBdr>
        <w:top w:val="none" w:sz="0" w:space="0" w:color="auto"/>
        <w:left w:val="none" w:sz="0" w:space="0" w:color="auto"/>
        <w:bottom w:val="none" w:sz="0" w:space="0" w:color="auto"/>
        <w:right w:val="none" w:sz="0" w:space="0" w:color="auto"/>
      </w:divBdr>
    </w:div>
    <w:div w:id="1362709292">
      <w:bodyDiv w:val="1"/>
      <w:marLeft w:val="0"/>
      <w:marRight w:val="0"/>
      <w:marTop w:val="0"/>
      <w:marBottom w:val="0"/>
      <w:divBdr>
        <w:top w:val="none" w:sz="0" w:space="0" w:color="auto"/>
        <w:left w:val="none" w:sz="0" w:space="0" w:color="auto"/>
        <w:bottom w:val="none" w:sz="0" w:space="0" w:color="auto"/>
        <w:right w:val="none" w:sz="0" w:space="0" w:color="auto"/>
      </w:divBdr>
    </w:div>
    <w:div w:id="1443189199">
      <w:bodyDiv w:val="1"/>
      <w:marLeft w:val="0"/>
      <w:marRight w:val="0"/>
      <w:marTop w:val="0"/>
      <w:marBottom w:val="0"/>
      <w:divBdr>
        <w:top w:val="none" w:sz="0" w:space="0" w:color="auto"/>
        <w:left w:val="none" w:sz="0" w:space="0" w:color="auto"/>
        <w:bottom w:val="none" w:sz="0" w:space="0" w:color="auto"/>
        <w:right w:val="none" w:sz="0" w:space="0" w:color="auto"/>
      </w:divBdr>
    </w:div>
    <w:div w:id="1469401688">
      <w:bodyDiv w:val="1"/>
      <w:marLeft w:val="0"/>
      <w:marRight w:val="0"/>
      <w:marTop w:val="0"/>
      <w:marBottom w:val="0"/>
      <w:divBdr>
        <w:top w:val="none" w:sz="0" w:space="0" w:color="auto"/>
        <w:left w:val="none" w:sz="0" w:space="0" w:color="auto"/>
        <w:bottom w:val="none" w:sz="0" w:space="0" w:color="auto"/>
        <w:right w:val="none" w:sz="0" w:space="0" w:color="auto"/>
      </w:divBdr>
    </w:div>
    <w:div w:id="1558392067">
      <w:bodyDiv w:val="1"/>
      <w:marLeft w:val="0"/>
      <w:marRight w:val="0"/>
      <w:marTop w:val="0"/>
      <w:marBottom w:val="0"/>
      <w:divBdr>
        <w:top w:val="none" w:sz="0" w:space="0" w:color="auto"/>
        <w:left w:val="none" w:sz="0" w:space="0" w:color="auto"/>
        <w:bottom w:val="none" w:sz="0" w:space="0" w:color="auto"/>
        <w:right w:val="none" w:sz="0" w:space="0" w:color="auto"/>
      </w:divBdr>
    </w:div>
    <w:div w:id="1561093515">
      <w:bodyDiv w:val="1"/>
      <w:marLeft w:val="0"/>
      <w:marRight w:val="0"/>
      <w:marTop w:val="0"/>
      <w:marBottom w:val="0"/>
      <w:divBdr>
        <w:top w:val="none" w:sz="0" w:space="0" w:color="auto"/>
        <w:left w:val="none" w:sz="0" w:space="0" w:color="auto"/>
        <w:bottom w:val="none" w:sz="0" w:space="0" w:color="auto"/>
        <w:right w:val="none" w:sz="0" w:space="0" w:color="auto"/>
      </w:divBdr>
    </w:div>
    <w:div w:id="1647323111">
      <w:bodyDiv w:val="1"/>
      <w:marLeft w:val="0"/>
      <w:marRight w:val="0"/>
      <w:marTop w:val="0"/>
      <w:marBottom w:val="0"/>
      <w:divBdr>
        <w:top w:val="none" w:sz="0" w:space="0" w:color="auto"/>
        <w:left w:val="none" w:sz="0" w:space="0" w:color="auto"/>
        <w:bottom w:val="none" w:sz="0" w:space="0" w:color="auto"/>
        <w:right w:val="none" w:sz="0" w:space="0" w:color="auto"/>
      </w:divBdr>
    </w:div>
    <w:div w:id="1673607344">
      <w:bodyDiv w:val="1"/>
      <w:marLeft w:val="0"/>
      <w:marRight w:val="0"/>
      <w:marTop w:val="0"/>
      <w:marBottom w:val="0"/>
      <w:divBdr>
        <w:top w:val="none" w:sz="0" w:space="0" w:color="auto"/>
        <w:left w:val="none" w:sz="0" w:space="0" w:color="auto"/>
        <w:bottom w:val="none" w:sz="0" w:space="0" w:color="auto"/>
        <w:right w:val="none" w:sz="0" w:space="0" w:color="auto"/>
      </w:divBdr>
    </w:div>
    <w:div w:id="1719158947">
      <w:bodyDiv w:val="1"/>
      <w:marLeft w:val="0"/>
      <w:marRight w:val="0"/>
      <w:marTop w:val="0"/>
      <w:marBottom w:val="0"/>
      <w:divBdr>
        <w:top w:val="none" w:sz="0" w:space="0" w:color="auto"/>
        <w:left w:val="none" w:sz="0" w:space="0" w:color="auto"/>
        <w:bottom w:val="none" w:sz="0" w:space="0" w:color="auto"/>
        <w:right w:val="none" w:sz="0" w:space="0" w:color="auto"/>
      </w:divBdr>
    </w:div>
    <w:div w:id="1721710114">
      <w:bodyDiv w:val="1"/>
      <w:marLeft w:val="0"/>
      <w:marRight w:val="0"/>
      <w:marTop w:val="0"/>
      <w:marBottom w:val="0"/>
      <w:divBdr>
        <w:top w:val="none" w:sz="0" w:space="0" w:color="auto"/>
        <w:left w:val="none" w:sz="0" w:space="0" w:color="auto"/>
        <w:bottom w:val="none" w:sz="0" w:space="0" w:color="auto"/>
        <w:right w:val="none" w:sz="0" w:space="0" w:color="auto"/>
      </w:divBdr>
    </w:div>
    <w:div w:id="1728140158">
      <w:bodyDiv w:val="1"/>
      <w:marLeft w:val="0"/>
      <w:marRight w:val="0"/>
      <w:marTop w:val="0"/>
      <w:marBottom w:val="0"/>
      <w:divBdr>
        <w:top w:val="none" w:sz="0" w:space="0" w:color="auto"/>
        <w:left w:val="none" w:sz="0" w:space="0" w:color="auto"/>
        <w:bottom w:val="none" w:sz="0" w:space="0" w:color="auto"/>
        <w:right w:val="none" w:sz="0" w:space="0" w:color="auto"/>
      </w:divBdr>
    </w:div>
    <w:div w:id="1748571514">
      <w:bodyDiv w:val="1"/>
      <w:marLeft w:val="0"/>
      <w:marRight w:val="0"/>
      <w:marTop w:val="0"/>
      <w:marBottom w:val="0"/>
      <w:divBdr>
        <w:top w:val="none" w:sz="0" w:space="0" w:color="auto"/>
        <w:left w:val="none" w:sz="0" w:space="0" w:color="auto"/>
        <w:bottom w:val="none" w:sz="0" w:space="0" w:color="auto"/>
        <w:right w:val="none" w:sz="0" w:space="0" w:color="auto"/>
      </w:divBdr>
    </w:div>
    <w:div w:id="1748724736">
      <w:bodyDiv w:val="1"/>
      <w:marLeft w:val="0"/>
      <w:marRight w:val="0"/>
      <w:marTop w:val="0"/>
      <w:marBottom w:val="0"/>
      <w:divBdr>
        <w:top w:val="none" w:sz="0" w:space="0" w:color="auto"/>
        <w:left w:val="none" w:sz="0" w:space="0" w:color="auto"/>
        <w:bottom w:val="none" w:sz="0" w:space="0" w:color="auto"/>
        <w:right w:val="none" w:sz="0" w:space="0" w:color="auto"/>
      </w:divBdr>
    </w:div>
    <w:div w:id="1820071023">
      <w:bodyDiv w:val="1"/>
      <w:marLeft w:val="0"/>
      <w:marRight w:val="0"/>
      <w:marTop w:val="0"/>
      <w:marBottom w:val="0"/>
      <w:divBdr>
        <w:top w:val="none" w:sz="0" w:space="0" w:color="auto"/>
        <w:left w:val="none" w:sz="0" w:space="0" w:color="auto"/>
        <w:bottom w:val="none" w:sz="0" w:space="0" w:color="auto"/>
        <w:right w:val="none" w:sz="0" w:space="0" w:color="auto"/>
      </w:divBdr>
    </w:div>
    <w:div w:id="1848596336">
      <w:bodyDiv w:val="1"/>
      <w:marLeft w:val="0"/>
      <w:marRight w:val="0"/>
      <w:marTop w:val="0"/>
      <w:marBottom w:val="0"/>
      <w:divBdr>
        <w:top w:val="none" w:sz="0" w:space="0" w:color="auto"/>
        <w:left w:val="none" w:sz="0" w:space="0" w:color="auto"/>
        <w:bottom w:val="none" w:sz="0" w:space="0" w:color="auto"/>
        <w:right w:val="none" w:sz="0" w:space="0" w:color="auto"/>
      </w:divBdr>
    </w:div>
    <w:div w:id="1860504965">
      <w:bodyDiv w:val="1"/>
      <w:marLeft w:val="0"/>
      <w:marRight w:val="0"/>
      <w:marTop w:val="0"/>
      <w:marBottom w:val="0"/>
      <w:divBdr>
        <w:top w:val="none" w:sz="0" w:space="0" w:color="auto"/>
        <w:left w:val="none" w:sz="0" w:space="0" w:color="auto"/>
        <w:bottom w:val="none" w:sz="0" w:space="0" w:color="auto"/>
        <w:right w:val="none" w:sz="0" w:space="0" w:color="auto"/>
      </w:divBdr>
    </w:div>
    <w:div w:id="1860972504">
      <w:bodyDiv w:val="1"/>
      <w:marLeft w:val="0"/>
      <w:marRight w:val="0"/>
      <w:marTop w:val="0"/>
      <w:marBottom w:val="0"/>
      <w:divBdr>
        <w:top w:val="none" w:sz="0" w:space="0" w:color="auto"/>
        <w:left w:val="none" w:sz="0" w:space="0" w:color="auto"/>
        <w:bottom w:val="none" w:sz="0" w:space="0" w:color="auto"/>
        <w:right w:val="none" w:sz="0" w:space="0" w:color="auto"/>
      </w:divBdr>
    </w:div>
    <w:div w:id="1866602719">
      <w:bodyDiv w:val="1"/>
      <w:marLeft w:val="0"/>
      <w:marRight w:val="0"/>
      <w:marTop w:val="0"/>
      <w:marBottom w:val="0"/>
      <w:divBdr>
        <w:top w:val="none" w:sz="0" w:space="0" w:color="auto"/>
        <w:left w:val="none" w:sz="0" w:space="0" w:color="auto"/>
        <w:bottom w:val="none" w:sz="0" w:space="0" w:color="auto"/>
        <w:right w:val="none" w:sz="0" w:space="0" w:color="auto"/>
      </w:divBdr>
    </w:div>
    <w:div w:id="1877305929">
      <w:bodyDiv w:val="1"/>
      <w:marLeft w:val="0"/>
      <w:marRight w:val="0"/>
      <w:marTop w:val="0"/>
      <w:marBottom w:val="0"/>
      <w:divBdr>
        <w:top w:val="none" w:sz="0" w:space="0" w:color="auto"/>
        <w:left w:val="none" w:sz="0" w:space="0" w:color="auto"/>
        <w:bottom w:val="none" w:sz="0" w:space="0" w:color="auto"/>
        <w:right w:val="none" w:sz="0" w:space="0" w:color="auto"/>
      </w:divBdr>
    </w:div>
    <w:div w:id="1897666207">
      <w:bodyDiv w:val="1"/>
      <w:marLeft w:val="0"/>
      <w:marRight w:val="0"/>
      <w:marTop w:val="0"/>
      <w:marBottom w:val="0"/>
      <w:divBdr>
        <w:top w:val="none" w:sz="0" w:space="0" w:color="auto"/>
        <w:left w:val="none" w:sz="0" w:space="0" w:color="auto"/>
        <w:bottom w:val="none" w:sz="0" w:space="0" w:color="auto"/>
        <w:right w:val="none" w:sz="0" w:space="0" w:color="auto"/>
      </w:divBdr>
    </w:div>
    <w:div w:id="2023436440">
      <w:bodyDiv w:val="1"/>
      <w:marLeft w:val="0"/>
      <w:marRight w:val="0"/>
      <w:marTop w:val="0"/>
      <w:marBottom w:val="0"/>
      <w:divBdr>
        <w:top w:val="none" w:sz="0" w:space="0" w:color="auto"/>
        <w:left w:val="none" w:sz="0" w:space="0" w:color="auto"/>
        <w:bottom w:val="none" w:sz="0" w:space="0" w:color="auto"/>
        <w:right w:val="none" w:sz="0" w:space="0" w:color="auto"/>
      </w:divBdr>
    </w:div>
    <w:div w:id="2039549639">
      <w:bodyDiv w:val="1"/>
      <w:marLeft w:val="0"/>
      <w:marRight w:val="0"/>
      <w:marTop w:val="0"/>
      <w:marBottom w:val="0"/>
      <w:divBdr>
        <w:top w:val="none" w:sz="0" w:space="0" w:color="auto"/>
        <w:left w:val="none" w:sz="0" w:space="0" w:color="auto"/>
        <w:bottom w:val="none" w:sz="0" w:space="0" w:color="auto"/>
        <w:right w:val="none" w:sz="0" w:space="0" w:color="auto"/>
      </w:divBdr>
    </w:div>
    <w:div w:id="2082558815">
      <w:bodyDiv w:val="1"/>
      <w:marLeft w:val="0"/>
      <w:marRight w:val="0"/>
      <w:marTop w:val="0"/>
      <w:marBottom w:val="0"/>
      <w:divBdr>
        <w:top w:val="none" w:sz="0" w:space="0" w:color="auto"/>
        <w:left w:val="none" w:sz="0" w:space="0" w:color="auto"/>
        <w:bottom w:val="none" w:sz="0" w:space="0" w:color="auto"/>
        <w:right w:val="none" w:sz="0" w:space="0" w:color="auto"/>
      </w:divBdr>
    </w:div>
    <w:div w:id="2091849316">
      <w:bodyDiv w:val="1"/>
      <w:marLeft w:val="0"/>
      <w:marRight w:val="0"/>
      <w:marTop w:val="0"/>
      <w:marBottom w:val="0"/>
      <w:divBdr>
        <w:top w:val="none" w:sz="0" w:space="0" w:color="auto"/>
        <w:left w:val="none" w:sz="0" w:space="0" w:color="auto"/>
        <w:bottom w:val="none" w:sz="0" w:space="0" w:color="auto"/>
        <w:right w:val="none" w:sz="0" w:space="0" w:color="auto"/>
      </w:divBdr>
    </w:div>
    <w:div w:id="2095664822">
      <w:bodyDiv w:val="1"/>
      <w:marLeft w:val="0"/>
      <w:marRight w:val="0"/>
      <w:marTop w:val="0"/>
      <w:marBottom w:val="0"/>
      <w:divBdr>
        <w:top w:val="none" w:sz="0" w:space="0" w:color="auto"/>
        <w:left w:val="none" w:sz="0" w:space="0" w:color="auto"/>
        <w:bottom w:val="none" w:sz="0" w:space="0" w:color="auto"/>
        <w:right w:val="none" w:sz="0" w:space="0" w:color="auto"/>
      </w:divBdr>
    </w:div>
    <w:div w:id="2106807701">
      <w:bodyDiv w:val="1"/>
      <w:marLeft w:val="0"/>
      <w:marRight w:val="0"/>
      <w:marTop w:val="0"/>
      <w:marBottom w:val="0"/>
      <w:divBdr>
        <w:top w:val="none" w:sz="0" w:space="0" w:color="auto"/>
        <w:left w:val="none" w:sz="0" w:space="0" w:color="auto"/>
        <w:bottom w:val="none" w:sz="0" w:space="0" w:color="auto"/>
        <w:right w:val="none" w:sz="0" w:space="0" w:color="auto"/>
      </w:divBdr>
    </w:div>
    <w:div w:id="2107653883">
      <w:bodyDiv w:val="1"/>
      <w:marLeft w:val="0"/>
      <w:marRight w:val="0"/>
      <w:marTop w:val="0"/>
      <w:marBottom w:val="0"/>
      <w:divBdr>
        <w:top w:val="none" w:sz="0" w:space="0" w:color="auto"/>
        <w:left w:val="none" w:sz="0" w:space="0" w:color="auto"/>
        <w:bottom w:val="none" w:sz="0" w:space="0" w:color="auto"/>
        <w:right w:val="none" w:sz="0" w:space="0" w:color="auto"/>
      </w:divBdr>
    </w:div>
    <w:div w:id="214087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microsoft.com/office/2011/relationships/commentsExtended" Target="commentsExtended.xml"/><Relationship Id="rId39" Type="http://schemas.openxmlformats.org/officeDocument/2006/relationships/header" Target="header8.xml"/><Relationship Id="rId21" Type="http://schemas.openxmlformats.org/officeDocument/2006/relationships/hyperlink" Target="file:///G:\CHAMP_administration\Business_Plan_submittedFEMA\FFY2022\2022StateILJointBusinessPlan_March2022.docx" TargetMode="External"/><Relationship Id="rId34" Type="http://schemas.openxmlformats.org/officeDocument/2006/relationships/hyperlink" Target="http://illinoisfloodmaps.org/twi.aspx" TargetMode="External"/><Relationship Id="rId42" Type="http://schemas.openxmlformats.org/officeDocument/2006/relationships/header" Target="header10.xml"/><Relationship Id="rId47" Type="http://schemas.openxmlformats.org/officeDocument/2006/relationships/header" Target="header14.xml"/><Relationship Id="rId50" Type="http://schemas.openxmlformats.org/officeDocument/2006/relationships/header" Target="header17.xml"/><Relationship Id="rId55" Type="http://schemas.openxmlformats.org/officeDocument/2006/relationships/header" Target="header21.xml"/><Relationship Id="rId63" Type="http://schemas.openxmlformats.org/officeDocument/2006/relationships/image" Target="media/image7.png"/><Relationship Id="rId68" Type="http://schemas.openxmlformats.org/officeDocument/2006/relationships/diagramLayout" Target="diagrams/layout1.xml"/><Relationship Id="rId76" Type="http://schemas.openxmlformats.org/officeDocument/2006/relationships/header" Target="header32.xml"/><Relationship Id="rId7" Type="http://schemas.openxmlformats.org/officeDocument/2006/relationships/settings" Target="settings.xml"/><Relationship Id="rId71"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www.isws.illinois.edu/about/illinois-state-hydrologist" TargetMode="Externa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yperlink" Target="http://hdl.handle.net/2142/103055" TargetMode="External"/><Relationship Id="rId37" Type="http://schemas.openxmlformats.org/officeDocument/2006/relationships/image" Target="media/image4.jpg"/><Relationship Id="rId40" Type="http://schemas.openxmlformats.org/officeDocument/2006/relationships/footer" Target="footer4.xml"/><Relationship Id="rId45" Type="http://schemas.openxmlformats.org/officeDocument/2006/relationships/header" Target="header12.xml"/><Relationship Id="rId53" Type="http://schemas.openxmlformats.org/officeDocument/2006/relationships/header" Target="header20.xml"/><Relationship Id="rId58" Type="http://schemas.openxmlformats.org/officeDocument/2006/relationships/header" Target="header23.xml"/><Relationship Id="rId66" Type="http://schemas.openxmlformats.org/officeDocument/2006/relationships/hyperlink" Target="http://www.illinoisfloodmaps.org" TargetMode="External"/><Relationship Id="rId74" Type="http://schemas.openxmlformats.org/officeDocument/2006/relationships/header" Target="header30.xml"/><Relationship Id="rId79" Type="http://schemas.openxmlformats.org/officeDocument/2006/relationships/image" Target="media/image9.png"/><Relationship Id="rId5" Type="http://schemas.openxmlformats.org/officeDocument/2006/relationships/numbering" Target="numbering.xml"/><Relationship Id="rId61" Type="http://schemas.openxmlformats.org/officeDocument/2006/relationships/header" Target="header25.xm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hdl.handle.net/2142/106653" TargetMode="External"/><Relationship Id="rId44" Type="http://schemas.openxmlformats.org/officeDocument/2006/relationships/footer" Target="footer5.xml"/><Relationship Id="rId52" Type="http://schemas.openxmlformats.org/officeDocument/2006/relationships/header" Target="header19.xml"/><Relationship Id="rId60" Type="http://schemas.openxmlformats.org/officeDocument/2006/relationships/image" Target="media/image6.jpg"/><Relationship Id="rId65" Type="http://schemas.openxmlformats.org/officeDocument/2006/relationships/footer" Target="footer6.xml"/><Relationship Id="rId73" Type="http://schemas.openxmlformats.org/officeDocument/2006/relationships/header" Target="header29.xml"/><Relationship Id="rId78" Type="http://schemas.openxmlformats.org/officeDocument/2006/relationships/image" Target="media/image8.png"/><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file:///G:\CHAMP_administration\Business_Plan_submittedFEMA\FFY2022\2022StateILJointBusinessPlan_March2022.docx" TargetMode="External"/><Relationship Id="rId27" Type="http://schemas.microsoft.com/office/2016/09/relationships/commentsIds" Target="commentsIds.xml"/><Relationship Id="rId30" Type="http://schemas.openxmlformats.org/officeDocument/2006/relationships/hyperlink" Target="https://www.isws.illinois.edu/about/illinois-state-hydrologist" TargetMode="External"/><Relationship Id="rId35" Type="http://schemas.openxmlformats.org/officeDocument/2006/relationships/hyperlink" Target="https://clearinghouse.isgs.illinois.edu/data/elevation/illinois-height-modernization-ilhmp-lidar-data" TargetMode="External"/><Relationship Id="rId43" Type="http://schemas.openxmlformats.org/officeDocument/2006/relationships/header" Target="header11.xml"/><Relationship Id="rId48" Type="http://schemas.openxmlformats.org/officeDocument/2006/relationships/header" Target="header15.xml"/><Relationship Id="rId56" Type="http://schemas.openxmlformats.org/officeDocument/2006/relationships/header" Target="header22.xml"/><Relationship Id="rId64" Type="http://schemas.openxmlformats.org/officeDocument/2006/relationships/header" Target="header27.xml"/><Relationship Id="rId69" Type="http://schemas.openxmlformats.org/officeDocument/2006/relationships/diagramQuickStyle" Target="diagrams/quickStyle1.xml"/><Relationship Id="rId77" Type="http://schemas.openxmlformats.org/officeDocument/2006/relationships/header" Target="header33.xml"/><Relationship Id="rId8" Type="http://schemas.openxmlformats.org/officeDocument/2006/relationships/webSettings" Target="webSettings.xml"/><Relationship Id="rId51" Type="http://schemas.openxmlformats.org/officeDocument/2006/relationships/header" Target="header18.xml"/><Relationship Id="rId72" Type="http://schemas.openxmlformats.org/officeDocument/2006/relationships/header" Target="header28.xm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hyperlink" Target="file:///G:\CHAMP_administration\Business_Plan_submittedFEMA\FFY2022\2022StateILJointBusinessPlan_March2022.docx" TargetMode="External"/><Relationship Id="rId25" Type="http://schemas.openxmlformats.org/officeDocument/2006/relationships/comments" Target="comments.xml"/><Relationship Id="rId33" Type="http://schemas.openxmlformats.org/officeDocument/2006/relationships/image" Target="media/image3.png"/><Relationship Id="rId38" Type="http://schemas.openxmlformats.org/officeDocument/2006/relationships/header" Target="header7.xml"/><Relationship Id="rId46" Type="http://schemas.openxmlformats.org/officeDocument/2006/relationships/header" Target="header13.xml"/><Relationship Id="rId59" Type="http://schemas.openxmlformats.org/officeDocument/2006/relationships/header" Target="header24.xml"/><Relationship Id="rId67" Type="http://schemas.openxmlformats.org/officeDocument/2006/relationships/diagramData" Target="diagrams/data1.xml"/><Relationship Id="rId20" Type="http://schemas.openxmlformats.org/officeDocument/2006/relationships/header" Target="header4.xml"/><Relationship Id="rId41" Type="http://schemas.openxmlformats.org/officeDocument/2006/relationships/header" Target="header9.xml"/><Relationship Id="rId54" Type="http://schemas.openxmlformats.org/officeDocument/2006/relationships/image" Target="media/image5.png"/><Relationship Id="rId62" Type="http://schemas.openxmlformats.org/officeDocument/2006/relationships/header" Target="header26.xml"/><Relationship Id="rId70" Type="http://schemas.openxmlformats.org/officeDocument/2006/relationships/diagramColors" Target="diagrams/colors1.xml"/><Relationship Id="rId75"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eader" Target="header5.xml"/><Relationship Id="rId28" Type="http://schemas.microsoft.com/office/2018/08/relationships/commentsExtensible" Target="commentsExtensible.xml"/><Relationship Id="rId36" Type="http://schemas.openxmlformats.org/officeDocument/2006/relationships/hyperlink" Target="https://clearinghouse.isgs.illinois.edu/data/elevation/illinois-height-modernization-ilhmp-lidar-data" TargetMode="External"/><Relationship Id="rId49" Type="http://schemas.openxmlformats.org/officeDocument/2006/relationships/header" Target="header16.xml"/><Relationship Id="rId57" Type="http://schemas.openxmlformats.org/officeDocument/2006/relationships/hyperlink" Target="http://illinoisfloodmaps.org/sfharisk.asp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6AFD06-93AA-499E-BA52-A233CDD3F8F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F85366B-9D6E-4E87-9CB8-0C1F5A0890E4}">
      <dgm:prSet phldrT="[Tex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Office of Water Resources Director</a:t>
          </a:r>
          <a:endParaRPr lang="en-US" sz="1050">
            <a:solidFill>
              <a:sysClr val="windowText" lastClr="000000"/>
            </a:solidFill>
            <a:latin typeface="Arial" panose="020B0604020202020204" pitchFamily="34" charset="0"/>
            <a:cs typeface="Arial" panose="020B0604020202020204" pitchFamily="34" charset="0"/>
          </a:endParaRPr>
        </a:p>
      </dgm:t>
    </dgm:pt>
    <dgm:pt modelId="{CD162F14-68A0-4C78-8C1F-094115B6294C}" type="parTrans" cxnId="{1C85B018-55DF-4680-9EAF-D10EFDB58E20}">
      <dgm:prSet/>
      <dgm:spPr/>
      <dgm:t>
        <a:bodyPr/>
        <a:lstStyle/>
        <a:p>
          <a:endParaRPr lang="en-US"/>
        </a:p>
      </dgm:t>
    </dgm:pt>
    <dgm:pt modelId="{CAF82800-567F-42E0-8C3F-DA0E0ECD684D}" type="sibTrans" cxnId="{1C85B018-55DF-4680-9EAF-D10EFDB58E20}">
      <dgm:prSet/>
      <dgm:spPr/>
      <dgm:t>
        <a:bodyPr/>
        <a:lstStyle/>
        <a:p>
          <a:endParaRPr lang="en-US"/>
        </a:p>
      </dgm:t>
    </dgm:pt>
    <dgm:pt modelId="{31E376F3-0FF4-47DE-8CB2-CE1E6B8F24D3}">
      <dgm:prSet phldrT="[Tex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1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Division of Capital </a:t>
          </a:r>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Programs</a:t>
          </a:r>
        </a:p>
      </dgm:t>
    </dgm:pt>
    <dgm:pt modelId="{FE39F8C2-B833-45ED-A9A3-318DAFBF5202}" type="parTrans" cxnId="{995090E7-31A6-42C8-BA89-34BC7040D028}">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F3F8C7AA-D422-417F-A5A6-7BE69E43AB88}" type="sibTrans" cxnId="{995090E7-31A6-42C8-BA89-34BC7040D028}">
      <dgm:prSet/>
      <dgm:spPr/>
      <dgm:t>
        <a:bodyPr/>
        <a:lstStyle/>
        <a:p>
          <a:endParaRPr lang="en-US"/>
        </a:p>
      </dgm:t>
    </dgm:pt>
    <dgm:pt modelId="{2FADACA9-CA90-46E7-9C05-ABAB02535579}">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1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Division of Resource </a:t>
          </a:r>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Management</a:t>
          </a:r>
        </a:p>
      </dgm:t>
    </dgm:pt>
    <dgm:pt modelId="{B531C17E-7401-41F1-A32A-D2FB04EDFDDD}" type="parTrans" cxnId="{1BA5590C-0E0D-4473-B22F-D28B3E518D73}">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C35292F4-53E8-4367-9DEC-DFCC4756CC38}" type="sibTrans" cxnId="{1BA5590C-0E0D-4473-B22F-D28B3E518D73}">
      <dgm:prSet/>
      <dgm:spPr/>
      <dgm:t>
        <a:bodyPr/>
        <a:lstStyle/>
        <a:p>
          <a:endParaRPr lang="en-US"/>
        </a:p>
      </dgm:t>
    </dgm:pt>
    <dgm:pt modelId="{E9D5F31F-ED1D-4E2A-B227-9201CBEA327B}">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Engineering Studies</a:t>
          </a:r>
        </a:p>
      </dgm:t>
    </dgm:pt>
    <dgm:pt modelId="{64BB10B2-CA13-411A-8D69-ACF19B680480}" type="parTrans" cxnId="{F6A40220-138A-414F-8107-AF9271142591}">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DD0CE6E4-27E0-4A1B-8BA8-C3AE88EE6964}" type="sibTrans" cxnId="{F6A40220-138A-414F-8107-AF9271142591}">
      <dgm:prSet/>
      <dgm:spPr/>
      <dgm:t>
        <a:bodyPr/>
        <a:lstStyle/>
        <a:p>
          <a:endParaRPr lang="en-US"/>
        </a:p>
      </dgm:t>
    </dgm:pt>
    <dgm:pt modelId="{BBAF10F6-9AA1-4D82-AA27-5E851EDFDC5C}">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Northeastern Illinois Regulatory</a:t>
          </a:r>
        </a:p>
      </dgm:t>
    </dgm:pt>
    <dgm:pt modelId="{4E985CAE-5757-4396-82A7-27FB51CB9598}" type="parTrans" cxnId="{F054DE66-D11F-47CA-BE4F-012BFE47955D}">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3AACC269-21BD-41BB-8317-11D8AC219C4B}" type="sibTrans" cxnId="{F054DE66-D11F-47CA-BE4F-012BFE47955D}">
      <dgm:prSet/>
      <dgm:spPr/>
      <dgm:t>
        <a:bodyPr/>
        <a:lstStyle/>
        <a:p>
          <a:endParaRPr lang="en-US"/>
        </a:p>
      </dgm:t>
    </dgm:pt>
    <dgm:pt modelId="{82D6D597-2F1E-4DB9-9F7D-F48C859D360E}">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Technical Services</a:t>
          </a:r>
        </a:p>
      </dgm:t>
    </dgm:pt>
    <dgm:pt modelId="{F10496AD-26D4-41E9-972D-FC9C12668FCF}" type="parTrans" cxnId="{0AC2483D-C2EA-40B9-89FF-3BC5EA5F074E}">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E83DFF92-82C9-4339-A95E-49A62F6710AE}" type="sibTrans" cxnId="{0AC2483D-C2EA-40B9-89FF-3BC5EA5F074E}">
      <dgm:prSet/>
      <dgm:spPr/>
      <dgm:t>
        <a:bodyPr/>
        <a:lstStyle/>
        <a:p>
          <a:endParaRPr lang="en-US"/>
        </a:p>
      </dgm:t>
    </dgm:pt>
    <dgm:pt modelId="{0BBE3C4E-1A82-4CE2-AB7E-E84E7D955C99}">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Design and Construction</a:t>
          </a:r>
        </a:p>
      </dgm:t>
    </dgm:pt>
    <dgm:pt modelId="{A613E38F-D2E6-499D-90AC-F9D1A685EA9C}" type="parTrans" cxnId="{FD8E5D0C-C508-4503-AA0F-93409EF504BB}">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47EA296B-7352-4E2E-9990-BD5821E46B8C}" type="sibTrans" cxnId="{FD8E5D0C-C508-4503-AA0F-93409EF504BB}">
      <dgm:prSet/>
      <dgm:spPr/>
      <dgm:t>
        <a:bodyPr/>
        <a:lstStyle/>
        <a:p>
          <a:endParaRPr lang="en-US"/>
        </a:p>
      </dgm:t>
    </dgm:pt>
    <dgm:pt modelId="{C1124D32-FCBC-4ED2-B803-008777C69D41}">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Operations</a:t>
          </a:r>
        </a:p>
      </dgm:t>
    </dgm:pt>
    <dgm:pt modelId="{BF2ED1BA-3077-4DC9-8287-65575EAE827F}" type="parTrans" cxnId="{A191DAA6-E3AB-4037-9E6E-2C7A83EC512B}">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5B62BCA8-D26E-4213-9ED0-6C2FFAA04BF2}" type="sibTrans" cxnId="{A191DAA6-E3AB-4037-9E6E-2C7A83EC512B}">
      <dgm:prSet/>
      <dgm:spPr/>
      <dgm:t>
        <a:bodyPr/>
        <a:lstStyle/>
        <a:p>
          <a:endParaRPr lang="en-US"/>
        </a:p>
      </dgm:t>
    </dgm:pt>
    <dgm:pt modelId="{E7217D94-0B0D-4D13-92FF-AD5CCEB855F4}">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Downstate Regulatory</a:t>
          </a:r>
        </a:p>
      </dgm:t>
    </dgm:pt>
    <dgm:pt modelId="{956A6E73-2481-4B1C-A1A1-E31F67EFDF17}" type="parTrans" cxnId="{6F5E8486-9A0E-4918-BA5F-531D74C6F163}">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E52AE975-9D94-4854-853B-4DC15D804C70}" type="sibTrans" cxnId="{6F5E8486-9A0E-4918-BA5F-531D74C6F163}">
      <dgm:prSet/>
      <dgm:spPr/>
      <dgm:t>
        <a:bodyPr/>
        <a:lstStyle/>
        <a:p>
          <a:endParaRPr lang="en-US"/>
        </a:p>
      </dgm:t>
    </dgm:pt>
    <dgm:pt modelId="{FA668E5E-B401-4C5D-B096-FB3ADA34A7EA}">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Dam Safety</a:t>
          </a:r>
        </a:p>
      </dgm:t>
    </dgm:pt>
    <dgm:pt modelId="{C0CDBBAB-D674-4598-96C4-29DDA63CC005}" type="parTrans" cxnId="{477C9956-720E-491B-A0EC-5C65C8B3F76D}">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8992A78C-382A-4004-8E1C-D5D9AE0B4109}" type="sibTrans" cxnId="{477C9956-720E-491B-A0EC-5C65C8B3F76D}">
      <dgm:prSet/>
      <dgm:spPr/>
      <dgm:t>
        <a:bodyPr/>
        <a:lstStyle/>
        <a:p>
          <a:endParaRPr lang="en-US"/>
        </a:p>
      </dgm:t>
    </dgm:pt>
    <dgm:pt modelId="{FB896775-B1FE-49E8-859C-9A2FA365B717}">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Statewide Programs</a:t>
          </a:r>
        </a:p>
      </dgm:t>
    </dgm:pt>
    <dgm:pt modelId="{997D7A0E-B258-400A-81AC-37D7E1B3D62F}" type="parTrans" cxnId="{D3675B07-7B9B-495B-B2A0-2DD3E9D72066}">
      <dgm:prSet>
        <dgm:style>
          <a:lnRef idx="1">
            <a:schemeClr val="dk1"/>
          </a:lnRef>
          <a:fillRef idx="0">
            <a:schemeClr val="dk1"/>
          </a:fillRef>
          <a:effectRef idx="0">
            <a:schemeClr val="dk1"/>
          </a:effectRef>
          <a:fontRef idx="minor">
            <a:schemeClr val="tx1"/>
          </a:fontRef>
        </dgm:style>
      </dgm:prSet>
      <dgm:spPr/>
      <dgm:t>
        <a:bodyPr/>
        <a:lstStyle/>
        <a:p>
          <a:endParaRPr lang="en-US">
            <a:solidFill>
              <a:sysClr val="windowText" lastClr="000000"/>
            </a:solidFill>
          </a:endParaRPr>
        </a:p>
      </dgm:t>
    </dgm:pt>
    <dgm:pt modelId="{80E19D58-17A9-4CA5-88FB-D35FACD4AC9F}" type="sibTrans" cxnId="{D3675B07-7B9B-495B-B2A0-2DD3E9D72066}">
      <dgm:prSet/>
      <dgm:spPr/>
      <dgm:t>
        <a:bodyPr/>
        <a:lstStyle/>
        <a:p>
          <a:endParaRPr lang="en-US"/>
        </a:p>
      </dgm:t>
    </dgm:pt>
    <dgm:pt modelId="{8302C534-1462-4AAD-B793-571B69FF4419}">
      <dgm:prSet custT="1"/>
      <dgm:spPr>
        <a:solidFill>
          <a:schemeClr val="accent5">
            <a:lumMod val="40000"/>
            <a:lumOff val="60000"/>
          </a:schemeClr>
        </a:solidFill>
        <a:effectLst>
          <a:outerShdw blurRad="50800" dist="38100" dir="2700000" algn="tl" rotWithShape="0">
            <a:prstClr val="black">
              <a:alpha val="40000"/>
            </a:prstClr>
          </a:outerShdw>
        </a:effectLst>
      </dgm:spPr>
      <dgm:t>
        <a:bodyPr/>
        <a:lstStyle/>
        <a:p>
          <a:r>
            <a:rPr lang="en-US" sz="105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Lake Michigan Management</a:t>
          </a:r>
        </a:p>
      </dgm:t>
    </dgm:pt>
    <dgm:pt modelId="{1BBC8C34-AF70-4D27-AEFE-86626BFF977E}" type="parTrans" cxnId="{0ED19A5F-C563-4705-BF7A-976FE8C176CD}">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FF534B8F-B312-46C1-886B-3DF6FA0239FA}" type="sibTrans" cxnId="{0ED19A5F-C563-4705-BF7A-976FE8C176CD}">
      <dgm:prSet/>
      <dgm:spPr/>
      <dgm:t>
        <a:bodyPr/>
        <a:lstStyle/>
        <a:p>
          <a:endParaRPr lang="en-US"/>
        </a:p>
      </dgm:t>
    </dgm:pt>
    <dgm:pt modelId="{A8A24200-CF6F-47BE-BE71-A89417E30087}" type="pres">
      <dgm:prSet presAssocID="{116AFD06-93AA-499E-BA52-A233CDD3F8F2}" presName="hierChild1" presStyleCnt="0">
        <dgm:presLayoutVars>
          <dgm:orgChart val="1"/>
          <dgm:chPref val="1"/>
          <dgm:dir/>
          <dgm:animOne val="branch"/>
          <dgm:animLvl val="lvl"/>
          <dgm:resizeHandles/>
        </dgm:presLayoutVars>
      </dgm:prSet>
      <dgm:spPr/>
    </dgm:pt>
    <dgm:pt modelId="{8153E6AA-9A14-4D2B-8EB2-8ED87F6CCE99}" type="pres">
      <dgm:prSet presAssocID="{DF85366B-9D6E-4E87-9CB8-0C1F5A0890E4}" presName="hierRoot1" presStyleCnt="0">
        <dgm:presLayoutVars>
          <dgm:hierBranch val="init"/>
        </dgm:presLayoutVars>
      </dgm:prSet>
      <dgm:spPr/>
    </dgm:pt>
    <dgm:pt modelId="{869068E1-589C-495A-A602-6DB3A301E5C9}" type="pres">
      <dgm:prSet presAssocID="{DF85366B-9D6E-4E87-9CB8-0C1F5A0890E4}" presName="rootComposite1" presStyleCnt="0"/>
      <dgm:spPr/>
    </dgm:pt>
    <dgm:pt modelId="{BE361418-C18F-433B-8B46-AFDFC070DF36}" type="pres">
      <dgm:prSet presAssocID="{DF85366B-9D6E-4E87-9CB8-0C1F5A0890E4}" presName="rootText1" presStyleLbl="node0" presStyleIdx="0" presStyleCnt="1" custScaleX="437369" custScaleY="63876">
        <dgm:presLayoutVars>
          <dgm:chPref val="3"/>
        </dgm:presLayoutVars>
      </dgm:prSet>
      <dgm:spPr/>
    </dgm:pt>
    <dgm:pt modelId="{A04BF27A-5770-4E68-A568-9E082B256EDC}" type="pres">
      <dgm:prSet presAssocID="{DF85366B-9D6E-4E87-9CB8-0C1F5A0890E4}" presName="rootConnector1" presStyleLbl="node1" presStyleIdx="0" presStyleCnt="0"/>
      <dgm:spPr/>
    </dgm:pt>
    <dgm:pt modelId="{77B2F5BD-9F81-4700-8729-BA9A4B2C9D80}" type="pres">
      <dgm:prSet presAssocID="{DF85366B-9D6E-4E87-9CB8-0C1F5A0890E4}" presName="hierChild2" presStyleCnt="0"/>
      <dgm:spPr/>
    </dgm:pt>
    <dgm:pt modelId="{1FD026C8-C996-4B3F-8A76-8E41B65B45FC}" type="pres">
      <dgm:prSet presAssocID="{FE39F8C2-B833-45ED-A9A3-318DAFBF5202}" presName="Name37" presStyleLbl="parChTrans1D2" presStyleIdx="0" presStyleCnt="2"/>
      <dgm:spPr/>
    </dgm:pt>
    <dgm:pt modelId="{B37CEBE1-4A2A-4E51-9B91-6440714EC420}" type="pres">
      <dgm:prSet presAssocID="{31E376F3-0FF4-47DE-8CB2-CE1E6B8F24D3}" presName="hierRoot2" presStyleCnt="0">
        <dgm:presLayoutVars>
          <dgm:hierBranch val="init"/>
        </dgm:presLayoutVars>
      </dgm:prSet>
      <dgm:spPr/>
    </dgm:pt>
    <dgm:pt modelId="{B047E393-BBC1-49D3-9BCD-3A461ED8B0FD}" type="pres">
      <dgm:prSet presAssocID="{31E376F3-0FF4-47DE-8CB2-CE1E6B8F24D3}" presName="rootComposite" presStyleCnt="0"/>
      <dgm:spPr/>
    </dgm:pt>
    <dgm:pt modelId="{CD1BEDA5-6236-46A2-9F94-E50D6DA99E8F}" type="pres">
      <dgm:prSet presAssocID="{31E376F3-0FF4-47DE-8CB2-CE1E6B8F24D3}" presName="rootText" presStyleLbl="node2" presStyleIdx="0" presStyleCnt="2" custScaleX="411641" custScaleY="63876">
        <dgm:presLayoutVars>
          <dgm:chPref val="3"/>
        </dgm:presLayoutVars>
      </dgm:prSet>
      <dgm:spPr/>
    </dgm:pt>
    <dgm:pt modelId="{F68DAB4B-CBDC-42C9-9017-7F7BE9595696}" type="pres">
      <dgm:prSet presAssocID="{31E376F3-0FF4-47DE-8CB2-CE1E6B8F24D3}" presName="rootConnector" presStyleLbl="node2" presStyleIdx="0" presStyleCnt="2"/>
      <dgm:spPr/>
    </dgm:pt>
    <dgm:pt modelId="{75B0CC66-054B-45AB-86B1-A23B7BD098EB}" type="pres">
      <dgm:prSet presAssocID="{31E376F3-0FF4-47DE-8CB2-CE1E6B8F24D3}" presName="hierChild4" presStyleCnt="0"/>
      <dgm:spPr/>
    </dgm:pt>
    <dgm:pt modelId="{6F63015E-3DA4-4B86-9CDB-AD801B045BE6}" type="pres">
      <dgm:prSet presAssocID="{64BB10B2-CA13-411A-8D69-ACF19B680480}" presName="Name37" presStyleLbl="parChTrans1D3" presStyleIdx="0" presStyleCnt="9"/>
      <dgm:spPr/>
    </dgm:pt>
    <dgm:pt modelId="{0104A0C4-E036-4DFB-91A0-736609A12259}" type="pres">
      <dgm:prSet presAssocID="{E9D5F31F-ED1D-4E2A-B227-9201CBEA327B}" presName="hierRoot2" presStyleCnt="0">
        <dgm:presLayoutVars>
          <dgm:hierBranch val="init"/>
        </dgm:presLayoutVars>
      </dgm:prSet>
      <dgm:spPr/>
    </dgm:pt>
    <dgm:pt modelId="{6C535084-448C-4639-8019-688BFD883D3C}" type="pres">
      <dgm:prSet presAssocID="{E9D5F31F-ED1D-4E2A-B227-9201CBEA327B}" presName="rootComposite" presStyleCnt="0"/>
      <dgm:spPr/>
    </dgm:pt>
    <dgm:pt modelId="{C15CDACB-63F7-42F3-AB38-E06B208C716C}" type="pres">
      <dgm:prSet presAssocID="{E9D5F31F-ED1D-4E2A-B227-9201CBEA327B}" presName="rootText" presStyleLbl="node3" presStyleIdx="0" presStyleCnt="9" custScaleX="274381" custScaleY="66735">
        <dgm:presLayoutVars>
          <dgm:chPref val="3"/>
        </dgm:presLayoutVars>
      </dgm:prSet>
      <dgm:spPr/>
    </dgm:pt>
    <dgm:pt modelId="{F4A6D63D-B6E1-4DE6-B118-C6DCD4BD7427}" type="pres">
      <dgm:prSet presAssocID="{E9D5F31F-ED1D-4E2A-B227-9201CBEA327B}" presName="rootConnector" presStyleLbl="node3" presStyleIdx="0" presStyleCnt="9"/>
      <dgm:spPr/>
    </dgm:pt>
    <dgm:pt modelId="{50F34911-5401-4FD2-A1C1-96C527D3BEA4}" type="pres">
      <dgm:prSet presAssocID="{E9D5F31F-ED1D-4E2A-B227-9201CBEA327B}" presName="hierChild4" presStyleCnt="0"/>
      <dgm:spPr/>
    </dgm:pt>
    <dgm:pt modelId="{C848DB67-4A60-4761-876C-1AE60CAE3214}" type="pres">
      <dgm:prSet presAssocID="{E9D5F31F-ED1D-4E2A-B227-9201CBEA327B}" presName="hierChild5" presStyleCnt="0"/>
      <dgm:spPr/>
    </dgm:pt>
    <dgm:pt modelId="{44F7D668-4780-46C9-AC83-94C53B4A5142}" type="pres">
      <dgm:prSet presAssocID="{F10496AD-26D4-41E9-972D-FC9C12668FCF}" presName="Name37" presStyleLbl="parChTrans1D3" presStyleIdx="1" presStyleCnt="9"/>
      <dgm:spPr/>
    </dgm:pt>
    <dgm:pt modelId="{95F0F780-37F2-4067-A0EC-A4DD8C769924}" type="pres">
      <dgm:prSet presAssocID="{82D6D597-2F1E-4DB9-9F7D-F48C859D360E}" presName="hierRoot2" presStyleCnt="0">
        <dgm:presLayoutVars>
          <dgm:hierBranch val="init"/>
        </dgm:presLayoutVars>
      </dgm:prSet>
      <dgm:spPr/>
    </dgm:pt>
    <dgm:pt modelId="{E533F461-2CF5-4560-A5B4-A0049AF4FA05}" type="pres">
      <dgm:prSet presAssocID="{82D6D597-2F1E-4DB9-9F7D-F48C859D360E}" presName="rootComposite" presStyleCnt="0"/>
      <dgm:spPr/>
    </dgm:pt>
    <dgm:pt modelId="{F5E40373-6788-4338-9449-D90B449745D8}" type="pres">
      <dgm:prSet presAssocID="{82D6D597-2F1E-4DB9-9F7D-F48C859D360E}" presName="rootText" presStyleLbl="node3" presStyleIdx="1" presStyleCnt="9" custScaleX="274381" custScaleY="66735">
        <dgm:presLayoutVars>
          <dgm:chPref val="3"/>
        </dgm:presLayoutVars>
      </dgm:prSet>
      <dgm:spPr/>
    </dgm:pt>
    <dgm:pt modelId="{EAFA0580-83BE-4A10-A2DC-FEF455D7C479}" type="pres">
      <dgm:prSet presAssocID="{82D6D597-2F1E-4DB9-9F7D-F48C859D360E}" presName="rootConnector" presStyleLbl="node3" presStyleIdx="1" presStyleCnt="9"/>
      <dgm:spPr/>
    </dgm:pt>
    <dgm:pt modelId="{5B606B46-6306-4D9C-8135-CB75D1C78C20}" type="pres">
      <dgm:prSet presAssocID="{82D6D597-2F1E-4DB9-9F7D-F48C859D360E}" presName="hierChild4" presStyleCnt="0"/>
      <dgm:spPr/>
    </dgm:pt>
    <dgm:pt modelId="{F4D6C9E7-2DCB-4E7B-B73D-874C0A3AB8C8}" type="pres">
      <dgm:prSet presAssocID="{82D6D597-2F1E-4DB9-9F7D-F48C859D360E}" presName="hierChild5" presStyleCnt="0"/>
      <dgm:spPr/>
    </dgm:pt>
    <dgm:pt modelId="{E59481C5-3F56-4542-B506-F099D3E8AA5C}" type="pres">
      <dgm:prSet presAssocID="{A613E38F-D2E6-499D-90AC-F9D1A685EA9C}" presName="Name37" presStyleLbl="parChTrans1D3" presStyleIdx="2" presStyleCnt="9"/>
      <dgm:spPr/>
    </dgm:pt>
    <dgm:pt modelId="{7F7CE060-F944-473A-8AB0-73F972179725}" type="pres">
      <dgm:prSet presAssocID="{0BBE3C4E-1A82-4CE2-AB7E-E84E7D955C99}" presName="hierRoot2" presStyleCnt="0">
        <dgm:presLayoutVars>
          <dgm:hierBranch val="init"/>
        </dgm:presLayoutVars>
      </dgm:prSet>
      <dgm:spPr/>
    </dgm:pt>
    <dgm:pt modelId="{6F156E43-D0C8-4294-8BBE-0810F0D2B951}" type="pres">
      <dgm:prSet presAssocID="{0BBE3C4E-1A82-4CE2-AB7E-E84E7D955C99}" presName="rootComposite" presStyleCnt="0"/>
      <dgm:spPr/>
    </dgm:pt>
    <dgm:pt modelId="{6A0F861B-81C6-43AD-AA4A-A18E7755F100}" type="pres">
      <dgm:prSet presAssocID="{0BBE3C4E-1A82-4CE2-AB7E-E84E7D955C99}" presName="rootText" presStyleLbl="node3" presStyleIdx="2" presStyleCnt="9" custScaleX="274381" custScaleY="66735">
        <dgm:presLayoutVars>
          <dgm:chPref val="3"/>
        </dgm:presLayoutVars>
      </dgm:prSet>
      <dgm:spPr/>
    </dgm:pt>
    <dgm:pt modelId="{D29F9C81-0B7B-46C6-9D5D-804C593445C1}" type="pres">
      <dgm:prSet presAssocID="{0BBE3C4E-1A82-4CE2-AB7E-E84E7D955C99}" presName="rootConnector" presStyleLbl="node3" presStyleIdx="2" presStyleCnt="9"/>
      <dgm:spPr/>
    </dgm:pt>
    <dgm:pt modelId="{3CE9C758-4593-46F0-802A-CCF6BB899081}" type="pres">
      <dgm:prSet presAssocID="{0BBE3C4E-1A82-4CE2-AB7E-E84E7D955C99}" presName="hierChild4" presStyleCnt="0"/>
      <dgm:spPr/>
    </dgm:pt>
    <dgm:pt modelId="{289BE40F-03E2-49F0-9027-4F36431D0AFC}" type="pres">
      <dgm:prSet presAssocID="{0BBE3C4E-1A82-4CE2-AB7E-E84E7D955C99}" presName="hierChild5" presStyleCnt="0"/>
      <dgm:spPr/>
    </dgm:pt>
    <dgm:pt modelId="{F1CC9423-C864-488B-9987-183018F13735}" type="pres">
      <dgm:prSet presAssocID="{BF2ED1BA-3077-4DC9-8287-65575EAE827F}" presName="Name37" presStyleLbl="parChTrans1D3" presStyleIdx="3" presStyleCnt="9"/>
      <dgm:spPr/>
    </dgm:pt>
    <dgm:pt modelId="{AA76EEE8-979B-4613-801C-34D9202F28B9}" type="pres">
      <dgm:prSet presAssocID="{C1124D32-FCBC-4ED2-B803-008777C69D41}" presName="hierRoot2" presStyleCnt="0">
        <dgm:presLayoutVars>
          <dgm:hierBranch val="init"/>
        </dgm:presLayoutVars>
      </dgm:prSet>
      <dgm:spPr/>
    </dgm:pt>
    <dgm:pt modelId="{EFC178F1-105E-4D89-913F-B212EA97CAC0}" type="pres">
      <dgm:prSet presAssocID="{C1124D32-FCBC-4ED2-B803-008777C69D41}" presName="rootComposite" presStyleCnt="0"/>
      <dgm:spPr/>
    </dgm:pt>
    <dgm:pt modelId="{755BEA76-8770-4471-92AA-20D1CC5049B4}" type="pres">
      <dgm:prSet presAssocID="{C1124D32-FCBC-4ED2-B803-008777C69D41}" presName="rootText" presStyleLbl="node3" presStyleIdx="3" presStyleCnt="9" custScaleX="274381" custScaleY="66735">
        <dgm:presLayoutVars>
          <dgm:chPref val="3"/>
        </dgm:presLayoutVars>
      </dgm:prSet>
      <dgm:spPr/>
    </dgm:pt>
    <dgm:pt modelId="{84F91F70-3A8F-4C1D-B645-348318823BB6}" type="pres">
      <dgm:prSet presAssocID="{C1124D32-FCBC-4ED2-B803-008777C69D41}" presName="rootConnector" presStyleLbl="node3" presStyleIdx="3" presStyleCnt="9"/>
      <dgm:spPr/>
    </dgm:pt>
    <dgm:pt modelId="{7799236B-DCC2-45BE-ADE2-E08A5DD0E7EF}" type="pres">
      <dgm:prSet presAssocID="{C1124D32-FCBC-4ED2-B803-008777C69D41}" presName="hierChild4" presStyleCnt="0"/>
      <dgm:spPr/>
    </dgm:pt>
    <dgm:pt modelId="{9D3E2C35-73F5-48AD-8193-5231A72928B0}" type="pres">
      <dgm:prSet presAssocID="{C1124D32-FCBC-4ED2-B803-008777C69D41}" presName="hierChild5" presStyleCnt="0"/>
      <dgm:spPr/>
    </dgm:pt>
    <dgm:pt modelId="{CE7DFE8D-204E-43E8-B01A-D515D1BC973D}" type="pres">
      <dgm:prSet presAssocID="{31E376F3-0FF4-47DE-8CB2-CE1E6B8F24D3}" presName="hierChild5" presStyleCnt="0"/>
      <dgm:spPr/>
    </dgm:pt>
    <dgm:pt modelId="{C359E1E1-0C52-4D17-BAB3-81BE51B66A8D}" type="pres">
      <dgm:prSet presAssocID="{B531C17E-7401-41F1-A32A-D2FB04EDFDDD}" presName="Name37" presStyleLbl="parChTrans1D2" presStyleIdx="1" presStyleCnt="2"/>
      <dgm:spPr/>
    </dgm:pt>
    <dgm:pt modelId="{84A1497C-B4E5-4E34-87E6-8243D2C1C24D}" type="pres">
      <dgm:prSet presAssocID="{2FADACA9-CA90-46E7-9C05-ABAB02535579}" presName="hierRoot2" presStyleCnt="0">
        <dgm:presLayoutVars>
          <dgm:hierBranch val="init"/>
        </dgm:presLayoutVars>
      </dgm:prSet>
      <dgm:spPr/>
    </dgm:pt>
    <dgm:pt modelId="{5ECED990-2FAA-44D3-B3C8-B78D1CB7DE85}" type="pres">
      <dgm:prSet presAssocID="{2FADACA9-CA90-46E7-9C05-ABAB02535579}" presName="rootComposite" presStyleCnt="0"/>
      <dgm:spPr/>
    </dgm:pt>
    <dgm:pt modelId="{A701389B-2F11-41DD-BFA1-E169CB3B0C5C}" type="pres">
      <dgm:prSet presAssocID="{2FADACA9-CA90-46E7-9C05-ABAB02535579}" presName="rootText" presStyleLbl="node2" presStyleIdx="1" presStyleCnt="2" custScaleX="411641" custScaleY="63876">
        <dgm:presLayoutVars>
          <dgm:chPref val="3"/>
        </dgm:presLayoutVars>
      </dgm:prSet>
      <dgm:spPr/>
    </dgm:pt>
    <dgm:pt modelId="{707CC979-16E9-4D0E-AAD3-D7C4F316CC51}" type="pres">
      <dgm:prSet presAssocID="{2FADACA9-CA90-46E7-9C05-ABAB02535579}" presName="rootConnector" presStyleLbl="node2" presStyleIdx="1" presStyleCnt="2"/>
      <dgm:spPr/>
    </dgm:pt>
    <dgm:pt modelId="{F724B1A9-05F4-488C-B543-F13C28C90B98}" type="pres">
      <dgm:prSet presAssocID="{2FADACA9-CA90-46E7-9C05-ABAB02535579}" presName="hierChild4" presStyleCnt="0"/>
      <dgm:spPr/>
    </dgm:pt>
    <dgm:pt modelId="{619204AF-7797-4C21-A504-90406B31F2CF}" type="pres">
      <dgm:prSet presAssocID="{4E985CAE-5757-4396-82A7-27FB51CB9598}" presName="Name37" presStyleLbl="parChTrans1D3" presStyleIdx="4" presStyleCnt="9"/>
      <dgm:spPr/>
    </dgm:pt>
    <dgm:pt modelId="{C33AB529-17BF-4078-9A71-58EC591A496B}" type="pres">
      <dgm:prSet presAssocID="{BBAF10F6-9AA1-4D82-AA27-5E851EDFDC5C}" presName="hierRoot2" presStyleCnt="0">
        <dgm:presLayoutVars>
          <dgm:hierBranch val="init"/>
        </dgm:presLayoutVars>
      </dgm:prSet>
      <dgm:spPr/>
    </dgm:pt>
    <dgm:pt modelId="{8C48E7F8-A580-488B-9D82-9B0599BE48FC}" type="pres">
      <dgm:prSet presAssocID="{BBAF10F6-9AA1-4D82-AA27-5E851EDFDC5C}" presName="rootComposite" presStyleCnt="0"/>
      <dgm:spPr/>
    </dgm:pt>
    <dgm:pt modelId="{77A14312-5B48-4A16-B146-D7136DD1F3E8}" type="pres">
      <dgm:prSet presAssocID="{BBAF10F6-9AA1-4D82-AA27-5E851EDFDC5C}" presName="rootText" presStyleLbl="node3" presStyleIdx="4" presStyleCnt="9" custScaleX="272048" custScaleY="64579">
        <dgm:presLayoutVars>
          <dgm:chPref val="3"/>
        </dgm:presLayoutVars>
      </dgm:prSet>
      <dgm:spPr/>
    </dgm:pt>
    <dgm:pt modelId="{203B87C0-CF8C-4502-A58A-052BF0EAA73E}" type="pres">
      <dgm:prSet presAssocID="{BBAF10F6-9AA1-4D82-AA27-5E851EDFDC5C}" presName="rootConnector" presStyleLbl="node3" presStyleIdx="4" presStyleCnt="9"/>
      <dgm:spPr/>
    </dgm:pt>
    <dgm:pt modelId="{776BFBE1-D954-4D23-A560-8F8C323BC1E9}" type="pres">
      <dgm:prSet presAssocID="{BBAF10F6-9AA1-4D82-AA27-5E851EDFDC5C}" presName="hierChild4" presStyleCnt="0"/>
      <dgm:spPr/>
    </dgm:pt>
    <dgm:pt modelId="{1A0DFD0B-9533-4380-BBF7-B1B07066EC36}" type="pres">
      <dgm:prSet presAssocID="{BBAF10F6-9AA1-4D82-AA27-5E851EDFDC5C}" presName="hierChild5" presStyleCnt="0"/>
      <dgm:spPr/>
    </dgm:pt>
    <dgm:pt modelId="{51E08203-6148-4473-A349-95AA1E5218E5}" type="pres">
      <dgm:prSet presAssocID="{956A6E73-2481-4B1C-A1A1-E31F67EFDF17}" presName="Name37" presStyleLbl="parChTrans1D3" presStyleIdx="5" presStyleCnt="9"/>
      <dgm:spPr/>
    </dgm:pt>
    <dgm:pt modelId="{C5A25E3F-105D-48E1-B7D9-981E28C9B6E0}" type="pres">
      <dgm:prSet presAssocID="{E7217D94-0B0D-4D13-92FF-AD5CCEB855F4}" presName="hierRoot2" presStyleCnt="0">
        <dgm:presLayoutVars>
          <dgm:hierBranch val="init"/>
        </dgm:presLayoutVars>
      </dgm:prSet>
      <dgm:spPr/>
    </dgm:pt>
    <dgm:pt modelId="{E79985F8-12BD-47A6-8C0E-FA4174551491}" type="pres">
      <dgm:prSet presAssocID="{E7217D94-0B0D-4D13-92FF-AD5CCEB855F4}" presName="rootComposite" presStyleCnt="0"/>
      <dgm:spPr/>
    </dgm:pt>
    <dgm:pt modelId="{79576A28-F1FB-4266-9D95-98EF797FB9D0}" type="pres">
      <dgm:prSet presAssocID="{E7217D94-0B0D-4D13-92FF-AD5CCEB855F4}" presName="rootText" presStyleLbl="node3" presStyleIdx="5" presStyleCnt="9" custScaleX="272048" custScaleY="64579">
        <dgm:presLayoutVars>
          <dgm:chPref val="3"/>
        </dgm:presLayoutVars>
      </dgm:prSet>
      <dgm:spPr/>
    </dgm:pt>
    <dgm:pt modelId="{E9158650-7CB1-4A4C-8226-41E63E87F1AF}" type="pres">
      <dgm:prSet presAssocID="{E7217D94-0B0D-4D13-92FF-AD5CCEB855F4}" presName="rootConnector" presStyleLbl="node3" presStyleIdx="5" presStyleCnt="9"/>
      <dgm:spPr/>
    </dgm:pt>
    <dgm:pt modelId="{F3FCF98D-352D-4597-A624-BC2FB30E2E13}" type="pres">
      <dgm:prSet presAssocID="{E7217D94-0B0D-4D13-92FF-AD5CCEB855F4}" presName="hierChild4" presStyleCnt="0"/>
      <dgm:spPr/>
    </dgm:pt>
    <dgm:pt modelId="{F2C76516-8A0A-4C86-BB69-690FB156181E}" type="pres">
      <dgm:prSet presAssocID="{E7217D94-0B0D-4D13-92FF-AD5CCEB855F4}" presName="hierChild5" presStyleCnt="0"/>
      <dgm:spPr/>
    </dgm:pt>
    <dgm:pt modelId="{5AC88088-2042-4A8B-BDE4-6B5429F7F3BE}" type="pres">
      <dgm:prSet presAssocID="{C0CDBBAB-D674-4598-96C4-29DDA63CC005}" presName="Name37" presStyleLbl="parChTrans1D3" presStyleIdx="6" presStyleCnt="9"/>
      <dgm:spPr/>
    </dgm:pt>
    <dgm:pt modelId="{85D03754-5348-4E85-AB9D-FE70121AB97C}" type="pres">
      <dgm:prSet presAssocID="{FA668E5E-B401-4C5D-B096-FB3ADA34A7EA}" presName="hierRoot2" presStyleCnt="0">
        <dgm:presLayoutVars>
          <dgm:hierBranch val="init"/>
        </dgm:presLayoutVars>
      </dgm:prSet>
      <dgm:spPr/>
    </dgm:pt>
    <dgm:pt modelId="{99E13293-84C1-44B6-A953-6E2200A7EBB8}" type="pres">
      <dgm:prSet presAssocID="{FA668E5E-B401-4C5D-B096-FB3ADA34A7EA}" presName="rootComposite" presStyleCnt="0"/>
      <dgm:spPr/>
    </dgm:pt>
    <dgm:pt modelId="{EC0AC383-3EB2-4677-AC99-AA98B5FC24F0}" type="pres">
      <dgm:prSet presAssocID="{FA668E5E-B401-4C5D-B096-FB3ADA34A7EA}" presName="rootText" presStyleLbl="node3" presStyleIdx="6" presStyleCnt="9" custScaleX="272048" custScaleY="64579">
        <dgm:presLayoutVars>
          <dgm:chPref val="3"/>
        </dgm:presLayoutVars>
      </dgm:prSet>
      <dgm:spPr/>
    </dgm:pt>
    <dgm:pt modelId="{BC89324F-C5BA-4BE2-ACBD-F3104774D6D6}" type="pres">
      <dgm:prSet presAssocID="{FA668E5E-B401-4C5D-B096-FB3ADA34A7EA}" presName="rootConnector" presStyleLbl="node3" presStyleIdx="6" presStyleCnt="9"/>
      <dgm:spPr/>
    </dgm:pt>
    <dgm:pt modelId="{0F5AF692-EBCF-4CFD-820D-5E444E8099A9}" type="pres">
      <dgm:prSet presAssocID="{FA668E5E-B401-4C5D-B096-FB3ADA34A7EA}" presName="hierChild4" presStyleCnt="0"/>
      <dgm:spPr/>
    </dgm:pt>
    <dgm:pt modelId="{4592982D-F199-4A70-A519-593B842E1836}" type="pres">
      <dgm:prSet presAssocID="{FA668E5E-B401-4C5D-B096-FB3ADA34A7EA}" presName="hierChild5" presStyleCnt="0"/>
      <dgm:spPr/>
    </dgm:pt>
    <dgm:pt modelId="{B6DEFD60-6A46-466C-BE2D-D11328A03AAD}" type="pres">
      <dgm:prSet presAssocID="{997D7A0E-B258-400A-81AC-37D7E1B3D62F}" presName="Name37" presStyleLbl="parChTrans1D3" presStyleIdx="7" presStyleCnt="9"/>
      <dgm:spPr/>
    </dgm:pt>
    <dgm:pt modelId="{4439A380-8C23-4FE9-AEAE-5CFCDF0A8A67}" type="pres">
      <dgm:prSet presAssocID="{FB896775-B1FE-49E8-859C-9A2FA365B717}" presName="hierRoot2" presStyleCnt="0">
        <dgm:presLayoutVars>
          <dgm:hierBranch val="init"/>
        </dgm:presLayoutVars>
      </dgm:prSet>
      <dgm:spPr/>
    </dgm:pt>
    <dgm:pt modelId="{2FC3DCF9-EE61-43A2-B7B3-E1BB9B4D7DEB}" type="pres">
      <dgm:prSet presAssocID="{FB896775-B1FE-49E8-859C-9A2FA365B717}" presName="rootComposite" presStyleCnt="0"/>
      <dgm:spPr/>
    </dgm:pt>
    <dgm:pt modelId="{53147457-C344-4C8B-A033-2973513C0C3B}" type="pres">
      <dgm:prSet presAssocID="{FB896775-B1FE-49E8-859C-9A2FA365B717}" presName="rootText" presStyleLbl="node3" presStyleIdx="7" presStyleCnt="9" custScaleX="272048" custScaleY="64579">
        <dgm:presLayoutVars>
          <dgm:chPref val="3"/>
        </dgm:presLayoutVars>
      </dgm:prSet>
      <dgm:spPr/>
    </dgm:pt>
    <dgm:pt modelId="{303C2A95-178D-4A1A-890D-C011C43B32A3}" type="pres">
      <dgm:prSet presAssocID="{FB896775-B1FE-49E8-859C-9A2FA365B717}" presName="rootConnector" presStyleLbl="node3" presStyleIdx="7" presStyleCnt="9"/>
      <dgm:spPr/>
    </dgm:pt>
    <dgm:pt modelId="{B7FF4036-E582-4D21-A4B1-D1F08DBE8915}" type="pres">
      <dgm:prSet presAssocID="{FB896775-B1FE-49E8-859C-9A2FA365B717}" presName="hierChild4" presStyleCnt="0"/>
      <dgm:spPr/>
    </dgm:pt>
    <dgm:pt modelId="{CF7E096E-13C7-436D-8380-671ADFB6337B}" type="pres">
      <dgm:prSet presAssocID="{FB896775-B1FE-49E8-859C-9A2FA365B717}" presName="hierChild5" presStyleCnt="0"/>
      <dgm:spPr/>
    </dgm:pt>
    <dgm:pt modelId="{F4439F95-34D2-4535-8122-F115804395ED}" type="pres">
      <dgm:prSet presAssocID="{1BBC8C34-AF70-4D27-AEFE-86626BFF977E}" presName="Name37" presStyleLbl="parChTrans1D3" presStyleIdx="8" presStyleCnt="9"/>
      <dgm:spPr/>
    </dgm:pt>
    <dgm:pt modelId="{E5E042EB-A6AA-4F17-BA58-E462C1B4A17F}" type="pres">
      <dgm:prSet presAssocID="{8302C534-1462-4AAD-B793-571B69FF4419}" presName="hierRoot2" presStyleCnt="0">
        <dgm:presLayoutVars>
          <dgm:hierBranch val="init"/>
        </dgm:presLayoutVars>
      </dgm:prSet>
      <dgm:spPr/>
    </dgm:pt>
    <dgm:pt modelId="{6642FBF8-803A-4EEC-8903-6D96D514AD34}" type="pres">
      <dgm:prSet presAssocID="{8302C534-1462-4AAD-B793-571B69FF4419}" presName="rootComposite" presStyleCnt="0"/>
      <dgm:spPr/>
    </dgm:pt>
    <dgm:pt modelId="{48A0416C-5A95-441B-8333-F28810D7B129}" type="pres">
      <dgm:prSet presAssocID="{8302C534-1462-4AAD-B793-571B69FF4419}" presName="rootText" presStyleLbl="node3" presStyleIdx="8" presStyleCnt="9" custScaleX="272048" custScaleY="64579">
        <dgm:presLayoutVars>
          <dgm:chPref val="3"/>
        </dgm:presLayoutVars>
      </dgm:prSet>
      <dgm:spPr/>
    </dgm:pt>
    <dgm:pt modelId="{2CCD865A-52AB-4630-9BDB-187CCC0A1741}" type="pres">
      <dgm:prSet presAssocID="{8302C534-1462-4AAD-B793-571B69FF4419}" presName="rootConnector" presStyleLbl="node3" presStyleIdx="8" presStyleCnt="9"/>
      <dgm:spPr/>
    </dgm:pt>
    <dgm:pt modelId="{1FE4DF62-5D1E-4225-AE4F-2301FDCC7575}" type="pres">
      <dgm:prSet presAssocID="{8302C534-1462-4AAD-B793-571B69FF4419}" presName="hierChild4" presStyleCnt="0"/>
      <dgm:spPr/>
    </dgm:pt>
    <dgm:pt modelId="{5F5E0D67-1873-40C8-AB20-CDB5D4B13454}" type="pres">
      <dgm:prSet presAssocID="{8302C534-1462-4AAD-B793-571B69FF4419}" presName="hierChild5" presStyleCnt="0"/>
      <dgm:spPr/>
    </dgm:pt>
    <dgm:pt modelId="{2BB10D06-1667-4D4B-B893-C77653F4C0C4}" type="pres">
      <dgm:prSet presAssocID="{2FADACA9-CA90-46E7-9C05-ABAB02535579}" presName="hierChild5" presStyleCnt="0"/>
      <dgm:spPr/>
    </dgm:pt>
    <dgm:pt modelId="{5023C788-8188-44A9-AD19-3613CB84E8A8}" type="pres">
      <dgm:prSet presAssocID="{DF85366B-9D6E-4E87-9CB8-0C1F5A0890E4}" presName="hierChild3" presStyleCnt="0"/>
      <dgm:spPr/>
    </dgm:pt>
  </dgm:ptLst>
  <dgm:cxnLst>
    <dgm:cxn modelId="{D3675B07-7B9B-495B-B2A0-2DD3E9D72066}" srcId="{2FADACA9-CA90-46E7-9C05-ABAB02535579}" destId="{FB896775-B1FE-49E8-859C-9A2FA365B717}" srcOrd="3" destOrd="0" parTransId="{997D7A0E-B258-400A-81AC-37D7E1B3D62F}" sibTransId="{80E19D58-17A9-4CA5-88FB-D35FACD4AC9F}"/>
    <dgm:cxn modelId="{FD8E5D0C-C508-4503-AA0F-93409EF504BB}" srcId="{31E376F3-0FF4-47DE-8CB2-CE1E6B8F24D3}" destId="{0BBE3C4E-1A82-4CE2-AB7E-E84E7D955C99}" srcOrd="2" destOrd="0" parTransId="{A613E38F-D2E6-499D-90AC-F9D1A685EA9C}" sibTransId="{47EA296B-7352-4E2E-9990-BD5821E46B8C}"/>
    <dgm:cxn modelId="{1BA5590C-0E0D-4473-B22F-D28B3E518D73}" srcId="{DF85366B-9D6E-4E87-9CB8-0C1F5A0890E4}" destId="{2FADACA9-CA90-46E7-9C05-ABAB02535579}" srcOrd="1" destOrd="0" parTransId="{B531C17E-7401-41F1-A32A-D2FB04EDFDDD}" sibTransId="{C35292F4-53E8-4367-9DEC-DFCC4756CC38}"/>
    <dgm:cxn modelId="{9B706012-497F-4C1C-B9DD-A00FC14831A2}" type="presOf" srcId="{956A6E73-2481-4B1C-A1A1-E31F67EFDF17}" destId="{51E08203-6148-4473-A349-95AA1E5218E5}" srcOrd="0" destOrd="0" presId="urn:microsoft.com/office/officeart/2005/8/layout/orgChart1"/>
    <dgm:cxn modelId="{854FFA13-B4D7-4AB4-B6FC-3ED1D264661D}" type="presOf" srcId="{82D6D597-2F1E-4DB9-9F7D-F48C859D360E}" destId="{F5E40373-6788-4338-9449-D90B449745D8}" srcOrd="0" destOrd="0" presId="urn:microsoft.com/office/officeart/2005/8/layout/orgChart1"/>
    <dgm:cxn modelId="{E284B115-CD04-43EA-9709-980C0C31FB14}" type="presOf" srcId="{BBAF10F6-9AA1-4D82-AA27-5E851EDFDC5C}" destId="{203B87C0-CF8C-4502-A58A-052BF0EAA73E}" srcOrd="1" destOrd="0" presId="urn:microsoft.com/office/officeart/2005/8/layout/orgChart1"/>
    <dgm:cxn modelId="{1C85B018-55DF-4680-9EAF-D10EFDB58E20}" srcId="{116AFD06-93AA-499E-BA52-A233CDD3F8F2}" destId="{DF85366B-9D6E-4E87-9CB8-0C1F5A0890E4}" srcOrd="0" destOrd="0" parTransId="{CD162F14-68A0-4C78-8C1F-094115B6294C}" sibTransId="{CAF82800-567F-42E0-8C3F-DA0E0ECD684D}"/>
    <dgm:cxn modelId="{771A941B-E35B-492A-A0C0-F99BD5BD04B3}" type="presOf" srcId="{BBAF10F6-9AA1-4D82-AA27-5E851EDFDC5C}" destId="{77A14312-5B48-4A16-B146-D7136DD1F3E8}" srcOrd="0" destOrd="0" presId="urn:microsoft.com/office/officeart/2005/8/layout/orgChart1"/>
    <dgm:cxn modelId="{820D361C-9FD2-4C9F-A8A5-BE2EF7E8F533}" type="presOf" srcId="{C1124D32-FCBC-4ED2-B803-008777C69D41}" destId="{84F91F70-3A8F-4C1D-B645-348318823BB6}" srcOrd="1" destOrd="0" presId="urn:microsoft.com/office/officeart/2005/8/layout/orgChart1"/>
    <dgm:cxn modelId="{30EF9E1E-5D86-4944-B396-109B80E34D53}" type="presOf" srcId="{FA668E5E-B401-4C5D-B096-FB3ADA34A7EA}" destId="{BC89324F-C5BA-4BE2-ACBD-F3104774D6D6}" srcOrd="1" destOrd="0" presId="urn:microsoft.com/office/officeart/2005/8/layout/orgChart1"/>
    <dgm:cxn modelId="{F6A40220-138A-414F-8107-AF9271142591}" srcId="{31E376F3-0FF4-47DE-8CB2-CE1E6B8F24D3}" destId="{E9D5F31F-ED1D-4E2A-B227-9201CBEA327B}" srcOrd="0" destOrd="0" parTransId="{64BB10B2-CA13-411A-8D69-ACF19B680480}" sibTransId="{DD0CE6E4-27E0-4A1B-8BA8-C3AE88EE6964}"/>
    <dgm:cxn modelId="{09517921-2BCF-4259-A8F4-DD4C14005A62}" type="presOf" srcId="{4E985CAE-5757-4396-82A7-27FB51CB9598}" destId="{619204AF-7797-4C21-A504-90406B31F2CF}" srcOrd="0" destOrd="0" presId="urn:microsoft.com/office/officeart/2005/8/layout/orgChart1"/>
    <dgm:cxn modelId="{3AAF7B24-CAD7-4CD3-A359-C555E45276F4}" type="presOf" srcId="{2FADACA9-CA90-46E7-9C05-ABAB02535579}" destId="{A701389B-2F11-41DD-BFA1-E169CB3B0C5C}" srcOrd="0" destOrd="0" presId="urn:microsoft.com/office/officeart/2005/8/layout/orgChart1"/>
    <dgm:cxn modelId="{95A0582A-CE9D-4F8F-B22F-3AC86F455FDF}" type="presOf" srcId="{B531C17E-7401-41F1-A32A-D2FB04EDFDDD}" destId="{C359E1E1-0C52-4D17-BAB3-81BE51B66A8D}" srcOrd="0" destOrd="0" presId="urn:microsoft.com/office/officeart/2005/8/layout/orgChart1"/>
    <dgm:cxn modelId="{4AFA552B-6CF1-4394-88C2-534387899D3B}" type="presOf" srcId="{2FADACA9-CA90-46E7-9C05-ABAB02535579}" destId="{707CC979-16E9-4D0E-AAD3-D7C4F316CC51}" srcOrd="1" destOrd="0" presId="urn:microsoft.com/office/officeart/2005/8/layout/orgChart1"/>
    <dgm:cxn modelId="{29B0A22F-B658-4789-9054-984085F731AE}" type="presOf" srcId="{A613E38F-D2E6-499D-90AC-F9D1A685EA9C}" destId="{E59481C5-3F56-4542-B506-F099D3E8AA5C}" srcOrd="0" destOrd="0" presId="urn:microsoft.com/office/officeart/2005/8/layout/orgChart1"/>
    <dgm:cxn modelId="{0F8C4939-C929-490A-82A1-B9BA35B9ECBA}" type="presOf" srcId="{BF2ED1BA-3077-4DC9-8287-65575EAE827F}" destId="{F1CC9423-C864-488B-9987-183018F13735}" srcOrd="0" destOrd="0" presId="urn:microsoft.com/office/officeart/2005/8/layout/orgChart1"/>
    <dgm:cxn modelId="{0AC2483D-C2EA-40B9-89FF-3BC5EA5F074E}" srcId="{31E376F3-0FF4-47DE-8CB2-CE1E6B8F24D3}" destId="{82D6D597-2F1E-4DB9-9F7D-F48C859D360E}" srcOrd="1" destOrd="0" parTransId="{F10496AD-26D4-41E9-972D-FC9C12668FCF}" sibTransId="{E83DFF92-82C9-4339-A95E-49A62F6710AE}"/>
    <dgm:cxn modelId="{205D3A3E-7AAC-4591-B307-86AEEB7557D8}" type="presOf" srcId="{C1124D32-FCBC-4ED2-B803-008777C69D41}" destId="{755BEA76-8770-4471-92AA-20D1CC5049B4}" srcOrd="0" destOrd="0" presId="urn:microsoft.com/office/officeart/2005/8/layout/orgChart1"/>
    <dgm:cxn modelId="{4EAD0F5B-E458-4768-8B43-BD3FA92962C1}" type="presOf" srcId="{0BBE3C4E-1A82-4CE2-AB7E-E84E7D955C99}" destId="{D29F9C81-0B7B-46C6-9D5D-804C593445C1}" srcOrd="1" destOrd="0" presId="urn:microsoft.com/office/officeart/2005/8/layout/orgChart1"/>
    <dgm:cxn modelId="{0ED19A5F-C563-4705-BF7A-976FE8C176CD}" srcId="{2FADACA9-CA90-46E7-9C05-ABAB02535579}" destId="{8302C534-1462-4AAD-B793-571B69FF4419}" srcOrd="4" destOrd="0" parTransId="{1BBC8C34-AF70-4D27-AEFE-86626BFF977E}" sibTransId="{FF534B8F-B312-46C1-886B-3DF6FA0239FA}"/>
    <dgm:cxn modelId="{EF553D43-2DAF-44BD-A76A-DDFBDB8770B1}" type="presOf" srcId="{E7217D94-0B0D-4D13-92FF-AD5CCEB855F4}" destId="{E9158650-7CB1-4A4C-8226-41E63E87F1AF}" srcOrd="1" destOrd="0" presId="urn:microsoft.com/office/officeart/2005/8/layout/orgChart1"/>
    <dgm:cxn modelId="{C9400844-4136-4361-9CCE-4CC9F03EE078}" type="presOf" srcId="{0BBE3C4E-1A82-4CE2-AB7E-E84E7D955C99}" destId="{6A0F861B-81C6-43AD-AA4A-A18E7755F100}" srcOrd="0" destOrd="0" presId="urn:microsoft.com/office/officeart/2005/8/layout/orgChart1"/>
    <dgm:cxn modelId="{921FA444-4B4E-4616-8647-F1BF9C118324}" type="presOf" srcId="{31E376F3-0FF4-47DE-8CB2-CE1E6B8F24D3}" destId="{F68DAB4B-CBDC-42C9-9017-7F7BE9595696}" srcOrd="1" destOrd="0" presId="urn:microsoft.com/office/officeart/2005/8/layout/orgChart1"/>
    <dgm:cxn modelId="{49AA7666-2C83-49B4-9454-01152B7D1CDE}" type="presOf" srcId="{FE39F8C2-B833-45ED-A9A3-318DAFBF5202}" destId="{1FD026C8-C996-4B3F-8A76-8E41B65B45FC}" srcOrd="0" destOrd="0" presId="urn:microsoft.com/office/officeart/2005/8/layout/orgChart1"/>
    <dgm:cxn modelId="{F054DE66-D11F-47CA-BE4F-012BFE47955D}" srcId="{2FADACA9-CA90-46E7-9C05-ABAB02535579}" destId="{BBAF10F6-9AA1-4D82-AA27-5E851EDFDC5C}" srcOrd="0" destOrd="0" parTransId="{4E985CAE-5757-4396-82A7-27FB51CB9598}" sibTransId="{3AACC269-21BD-41BB-8317-11D8AC219C4B}"/>
    <dgm:cxn modelId="{4316FD66-A370-47D8-B194-56125BC67703}" type="presOf" srcId="{82D6D597-2F1E-4DB9-9F7D-F48C859D360E}" destId="{EAFA0580-83BE-4A10-A2DC-FEF455D7C479}" srcOrd="1" destOrd="0" presId="urn:microsoft.com/office/officeart/2005/8/layout/orgChart1"/>
    <dgm:cxn modelId="{D7623352-8EF7-4F3C-961B-03AC5B9E9484}" type="presOf" srcId="{FA668E5E-B401-4C5D-B096-FB3ADA34A7EA}" destId="{EC0AC383-3EB2-4677-AC99-AA98B5FC24F0}" srcOrd="0" destOrd="0" presId="urn:microsoft.com/office/officeart/2005/8/layout/orgChart1"/>
    <dgm:cxn modelId="{D604C155-C54D-4C70-8E0F-0C943A4CD6AD}" type="presOf" srcId="{E7217D94-0B0D-4D13-92FF-AD5CCEB855F4}" destId="{79576A28-F1FB-4266-9D95-98EF797FB9D0}" srcOrd="0" destOrd="0" presId="urn:microsoft.com/office/officeart/2005/8/layout/orgChart1"/>
    <dgm:cxn modelId="{477C9956-720E-491B-A0EC-5C65C8B3F76D}" srcId="{2FADACA9-CA90-46E7-9C05-ABAB02535579}" destId="{FA668E5E-B401-4C5D-B096-FB3ADA34A7EA}" srcOrd="2" destOrd="0" parTransId="{C0CDBBAB-D674-4598-96C4-29DDA63CC005}" sibTransId="{8992A78C-382A-4004-8E1C-D5D9AE0B4109}"/>
    <dgm:cxn modelId="{7D4F2B77-D566-4BCB-A4AD-D18999525AA4}" type="presOf" srcId="{F10496AD-26D4-41E9-972D-FC9C12668FCF}" destId="{44F7D668-4780-46C9-AC83-94C53B4A5142}" srcOrd="0" destOrd="0" presId="urn:microsoft.com/office/officeart/2005/8/layout/orgChart1"/>
    <dgm:cxn modelId="{4CAA3781-FE4B-4193-9313-5F9E9308AC32}" type="presOf" srcId="{E9D5F31F-ED1D-4E2A-B227-9201CBEA327B}" destId="{F4A6D63D-B6E1-4DE6-B118-C6DCD4BD7427}" srcOrd="1" destOrd="0" presId="urn:microsoft.com/office/officeart/2005/8/layout/orgChart1"/>
    <dgm:cxn modelId="{C3E32185-EA3E-41AC-98BD-DF52EBC6CB2C}" type="presOf" srcId="{8302C534-1462-4AAD-B793-571B69FF4419}" destId="{2CCD865A-52AB-4630-9BDB-187CCC0A1741}" srcOrd="1" destOrd="0" presId="urn:microsoft.com/office/officeart/2005/8/layout/orgChart1"/>
    <dgm:cxn modelId="{6F5E8486-9A0E-4918-BA5F-531D74C6F163}" srcId="{2FADACA9-CA90-46E7-9C05-ABAB02535579}" destId="{E7217D94-0B0D-4D13-92FF-AD5CCEB855F4}" srcOrd="1" destOrd="0" parTransId="{956A6E73-2481-4B1C-A1A1-E31F67EFDF17}" sibTransId="{E52AE975-9D94-4854-853B-4DC15D804C70}"/>
    <dgm:cxn modelId="{20A38093-97E7-477B-842B-3235547088F6}" type="presOf" srcId="{DF85366B-9D6E-4E87-9CB8-0C1F5A0890E4}" destId="{A04BF27A-5770-4E68-A568-9E082B256EDC}" srcOrd="1" destOrd="0" presId="urn:microsoft.com/office/officeart/2005/8/layout/orgChart1"/>
    <dgm:cxn modelId="{05E31D98-2E89-4A87-8B15-41C34E33ABD9}" type="presOf" srcId="{116AFD06-93AA-499E-BA52-A233CDD3F8F2}" destId="{A8A24200-CF6F-47BE-BE71-A89417E30087}" srcOrd="0" destOrd="0" presId="urn:microsoft.com/office/officeart/2005/8/layout/orgChart1"/>
    <dgm:cxn modelId="{A191DAA6-E3AB-4037-9E6E-2C7A83EC512B}" srcId="{31E376F3-0FF4-47DE-8CB2-CE1E6B8F24D3}" destId="{C1124D32-FCBC-4ED2-B803-008777C69D41}" srcOrd="3" destOrd="0" parTransId="{BF2ED1BA-3077-4DC9-8287-65575EAE827F}" sibTransId="{5B62BCA8-D26E-4213-9ED0-6C2FFAA04BF2}"/>
    <dgm:cxn modelId="{CE0EF6AA-914E-4991-8F37-CAE3BAF27A50}" type="presOf" srcId="{1BBC8C34-AF70-4D27-AEFE-86626BFF977E}" destId="{F4439F95-34D2-4535-8122-F115804395ED}" srcOrd="0" destOrd="0" presId="urn:microsoft.com/office/officeart/2005/8/layout/orgChart1"/>
    <dgm:cxn modelId="{21DE16AF-C025-47B1-BBCE-278500B45137}" type="presOf" srcId="{8302C534-1462-4AAD-B793-571B69FF4419}" destId="{48A0416C-5A95-441B-8333-F28810D7B129}" srcOrd="0" destOrd="0" presId="urn:microsoft.com/office/officeart/2005/8/layout/orgChart1"/>
    <dgm:cxn modelId="{DBF59AB4-793B-49B1-B746-ECA7F08D1CF7}" type="presOf" srcId="{FB896775-B1FE-49E8-859C-9A2FA365B717}" destId="{303C2A95-178D-4A1A-890D-C011C43B32A3}" srcOrd="1" destOrd="0" presId="urn:microsoft.com/office/officeart/2005/8/layout/orgChart1"/>
    <dgm:cxn modelId="{1881CEBC-CB51-4D33-A1FE-4FC240868ED3}" type="presOf" srcId="{997D7A0E-B258-400A-81AC-37D7E1B3D62F}" destId="{B6DEFD60-6A46-466C-BE2D-D11328A03AAD}" srcOrd="0" destOrd="0" presId="urn:microsoft.com/office/officeart/2005/8/layout/orgChart1"/>
    <dgm:cxn modelId="{8FD231CB-6BC9-4525-8C4D-4C042D236B10}" type="presOf" srcId="{C0CDBBAB-D674-4598-96C4-29DDA63CC005}" destId="{5AC88088-2042-4A8B-BDE4-6B5429F7F3BE}" srcOrd="0" destOrd="0" presId="urn:microsoft.com/office/officeart/2005/8/layout/orgChart1"/>
    <dgm:cxn modelId="{A69256CD-38CD-44C1-92C8-28738F72AB2C}" type="presOf" srcId="{64BB10B2-CA13-411A-8D69-ACF19B680480}" destId="{6F63015E-3DA4-4B86-9CDB-AD801B045BE6}" srcOrd="0" destOrd="0" presId="urn:microsoft.com/office/officeart/2005/8/layout/orgChart1"/>
    <dgm:cxn modelId="{AF8A48D0-14F4-410C-A673-756BB512FA51}" type="presOf" srcId="{E9D5F31F-ED1D-4E2A-B227-9201CBEA327B}" destId="{C15CDACB-63F7-42F3-AB38-E06B208C716C}" srcOrd="0" destOrd="0" presId="urn:microsoft.com/office/officeart/2005/8/layout/orgChart1"/>
    <dgm:cxn modelId="{2DB574D1-15CD-4B27-B786-58D9DB19C89F}" type="presOf" srcId="{31E376F3-0FF4-47DE-8CB2-CE1E6B8F24D3}" destId="{CD1BEDA5-6236-46A2-9F94-E50D6DA99E8F}" srcOrd="0" destOrd="0" presId="urn:microsoft.com/office/officeart/2005/8/layout/orgChart1"/>
    <dgm:cxn modelId="{826443D8-2B0C-4799-A5E5-1EC77541B76B}" type="presOf" srcId="{FB896775-B1FE-49E8-859C-9A2FA365B717}" destId="{53147457-C344-4C8B-A033-2973513C0C3B}" srcOrd="0" destOrd="0" presId="urn:microsoft.com/office/officeart/2005/8/layout/orgChart1"/>
    <dgm:cxn modelId="{995090E7-31A6-42C8-BA89-34BC7040D028}" srcId="{DF85366B-9D6E-4E87-9CB8-0C1F5A0890E4}" destId="{31E376F3-0FF4-47DE-8CB2-CE1E6B8F24D3}" srcOrd="0" destOrd="0" parTransId="{FE39F8C2-B833-45ED-A9A3-318DAFBF5202}" sibTransId="{F3F8C7AA-D422-417F-A5A6-7BE69E43AB88}"/>
    <dgm:cxn modelId="{D631BFE7-70BC-488F-8701-C3265CEDB540}" type="presOf" srcId="{DF85366B-9D6E-4E87-9CB8-0C1F5A0890E4}" destId="{BE361418-C18F-433B-8B46-AFDFC070DF36}" srcOrd="0" destOrd="0" presId="urn:microsoft.com/office/officeart/2005/8/layout/orgChart1"/>
    <dgm:cxn modelId="{48BD45A7-42CD-4324-BC39-CE34D56F3CA2}" type="presParOf" srcId="{A8A24200-CF6F-47BE-BE71-A89417E30087}" destId="{8153E6AA-9A14-4D2B-8EB2-8ED87F6CCE99}" srcOrd="0" destOrd="0" presId="urn:microsoft.com/office/officeart/2005/8/layout/orgChart1"/>
    <dgm:cxn modelId="{C3776872-6C1F-4D3E-A0C1-F47ECAD777DD}" type="presParOf" srcId="{8153E6AA-9A14-4D2B-8EB2-8ED87F6CCE99}" destId="{869068E1-589C-495A-A602-6DB3A301E5C9}" srcOrd="0" destOrd="0" presId="urn:microsoft.com/office/officeart/2005/8/layout/orgChart1"/>
    <dgm:cxn modelId="{D1E1DE59-DCD2-4129-9480-07289D0EB743}" type="presParOf" srcId="{869068E1-589C-495A-A602-6DB3A301E5C9}" destId="{BE361418-C18F-433B-8B46-AFDFC070DF36}" srcOrd="0" destOrd="0" presId="urn:microsoft.com/office/officeart/2005/8/layout/orgChart1"/>
    <dgm:cxn modelId="{020E7C72-865A-41BC-AF54-82BA6D38A536}" type="presParOf" srcId="{869068E1-589C-495A-A602-6DB3A301E5C9}" destId="{A04BF27A-5770-4E68-A568-9E082B256EDC}" srcOrd="1" destOrd="0" presId="urn:microsoft.com/office/officeart/2005/8/layout/orgChart1"/>
    <dgm:cxn modelId="{D22C1190-93EE-4493-B208-9814BD933BED}" type="presParOf" srcId="{8153E6AA-9A14-4D2B-8EB2-8ED87F6CCE99}" destId="{77B2F5BD-9F81-4700-8729-BA9A4B2C9D80}" srcOrd="1" destOrd="0" presId="urn:microsoft.com/office/officeart/2005/8/layout/orgChart1"/>
    <dgm:cxn modelId="{55BE8214-726E-4764-B3D7-657BF65CE8E7}" type="presParOf" srcId="{77B2F5BD-9F81-4700-8729-BA9A4B2C9D80}" destId="{1FD026C8-C996-4B3F-8A76-8E41B65B45FC}" srcOrd="0" destOrd="0" presId="urn:microsoft.com/office/officeart/2005/8/layout/orgChart1"/>
    <dgm:cxn modelId="{400F20BB-A820-4F10-8B3B-4AA1CCE8F31B}" type="presParOf" srcId="{77B2F5BD-9F81-4700-8729-BA9A4B2C9D80}" destId="{B37CEBE1-4A2A-4E51-9B91-6440714EC420}" srcOrd="1" destOrd="0" presId="urn:microsoft.com/office/officeart/2005/8/layout/orgChart1"/>
    <dgm:cxn modelId="{12033EB7-01B5-4FFF-925A-66AB4BC77376}" type="presParOf" srcId="{B37CEBE1-4A2A-4E51-9B91-6440714EC420}" destId="{B047E393-BBC1-49D3-9BCD-3A461ED8B0FD}" srcOrd="0" destOrd="0" presId="urn:microsoft.com/office/officeart/2005/8/layout/orgChart1"/>
    <dgm:cxn modelId="{36C7DEAD-0564-4D7C-A947-526629577D77}" type="presParOf" srcId="{B047E393-BBC1-49D3-9BCD-3A461ED8B0FD}" destId="{CD1BEDA5-6236-46A2-9F94-E50D6DA99E8F}" srcOrd="0" destOrd="0" presId="urn:microsoft.com/office/officeart/2005/8/layout/orgChart1"/>
    <dgm:cxn modelId="{097E9753-5847-413B-A60A-0271CA2D01DF}" type="presParOf" srcId="{B047E393-BBC1-49D3-9BCD-3A461ED8B0FD}" destId="{F68DAB4B-CBDC-42C9-9017-7F7BE9595696}" srcOrd="1" destOrd="0" presId="urn:microsoft.com/office/officeart/2005/8/layout/orgChart1"/>
    <dgm:cxn modelId="{3468BF32-AA0D-4016-A7EC-AC8411DD8954}" type="presParOf" srcId="{B37CEBE1-4A2A-4E51-9B91-6440714EC420}" destId="{75B0CC66-054B-45AB-86B1-A23B7BD098EB}" srcOrd="1" destOrd="0" presId="urn:microsoft.com/office/officeart/2005/8/layout/orgChart1"/>
    <dgm:cxn modelId="{2850F0B2-A4AD-4BBA-8063-03CB28FDAEFE}" type="presParOf" srcId="{75B0CC66-054B-45AB-86B1-A23B7BD098EB}" destId="{6F63015E-3DA4-4B86-9CDB-AD801B045BE6}" srcOrd="0" destOrd="0" presId="urn:microsoft.com/office/officeart/2005/8/layout/orgChart1"/>
    <dgm:cxn modelId="{ABE41CCB-AF99-45BC-BE04-9F76F0C4E144}" type="presParOf" srcId="{75B0CC66-054B-45AB-86B1-A23B7BD098EB}" destId="{0104A0C4-E036-4DFB-91A0-736609A12259}" srcOrd="1" destOrd="0" presId="urn:microsoft.com/office/officeart/2005/8/layout/orgChart1"/>
    <dgm:cxn modelId="{30D8A4CE-1C86-4C86-84BD-41381001D706}" type="presParOf" srcId="{0104A0C4-E036-4DFB-91A0-736609A12259}" destId="{6C535084-448C-4639-8019-688BFD883D3C}" srcOrd="0" destOrd="0" presId="urn:microsoft.com/office/officeart/2005/8/layout/orgChart1"/>
    <dgm:cxn modelId="{77E922B4-58A7-468B-9EBD-BF8F71DDC723}" type="presParOf" srcId="{6C535084-448C-4639-8019-688BFD883D3C}" destId="{C15CDACB-63F7-42F3-AB38-E06B208C716C}" srcOrd="0" destOrd="0" presId="urn:microsoft.com/office/officeart/2005/8/layout/orgChart1"/>
    <dgm:cxn modelId="{199C97CB-51FF-4B53-92F2-600206FCF5DC}" type="presParOf" srcId="{6C535084-448C-4639-8019-688BFD883D3C}" destId="{F4A6D63D-B6E1-4DE6-B118-C6DCD4BD7427}" srcOrd="1" destOrd="0" presId="urn:microsoft.com/office/officeart/2005/8/layout/orgChart1"/>
    <dgm:cxn modelId="{78E9B64E-14A4-4B0F-B1AB-913B6FD19811}" type="presParOf" srcId="{0104A0C4-E036-4DFB-91A0-736609A12259}" destId="{50F34911-5401-4FD2-A1C1-96C527D3BEA4}" srcOrd="1" destOrd="0" presId="urn:microsoft.com/office/officeart/2005/8/layout/orgChart1"/>
    <dgm:cxn modelId="{200F3F46-F228-41B3-926D-9DE6D05216D6}" type="presParOf" srcId="{0104A0C4-E036-4DFB-91A0-736609A12259}" destId="{C848DB67-4A60-4761-876C-1AE60CAE3214}" srcOrd="2" destOrd="0" presId="urn:microsoft.com/office/officeart/2005/8/layout/orgChart1"/>
    <dgm:cxn modelId="{C851B334-3547-48F5-8977-32AE07C4C30E}" type="presParOf" srcId="{75B0CC66-054B-45AB-86B1-A23B7BD098EB}" destId="{44F7D668-4780-46C9-AC83-94C53B4A5142}" srcOrd="2" destOrd="0" presId="urn:microsoft.com/office/officeart/2005/8/layout/orgChart1"/>
    <dgm:cxn modelId="{CCAAA2CB-5648-448C-9070-8D15413AAF91}" type="presParOf" srcId="{75B0CC66-054B-45AB-86B1-A23B7BD098EB}" destId="{95F0F780-37F2-4067-A0EC-A4DD8C769924}" srcOrd="3" destOrd="0" presId="urn:microsoft.com/office/officeart/2005/8/layout/orgChart1"/>
    <dgm:cxn modelId="{9CFDC90A-428D-4106-AD67-D5C5FD0D879E}" type="presParOf" srcId="{95F0F780-37F2-4067-A0EC-A4DD8C769924}" destId="{E533F461-2CF5-4560-A5B4-A0049AF4FA05}" srcOrd="0" destOrd="0" presId="urn:microsoft.com/office/officeart/2005/8/layout/orgChart1"/>
    <dgm:cxn modelId="{EC24854D-DBB3-407D-906A-5F4B16621431}" type="presParOf" srcId="{E533F461-2CF5-4560-A5B4-A0049AF4FA05}" destId="{F5E40373-6788-4338-9449-D90B449745D8}" srcOrd="0" destOrd="0" presId="urn:microsoft.com/office/officeart/2005/8/layout/orgChart1"/>
    <dgm:cxn modelId="{EC5ED58A-7B63-448E-83D5-58C65A3EB1FE}" type="presParOf" srcId="{E533F461-2CF5-4560-A5B4-A0049AF4FA05}" destId="{EAFA0580-83BE-4A10-A2DC-FEF455D7C479}" srcOrd="1" destOrd="0" presId="urn:microsoft.com/office/officeart/2005/8/layout/orgChart1"/>
    <dgm:cxn modelId="{82864C52-F6E0-4561-B2B0-BED7ECCBF3D7}" type="presParOf" srcId="{95F0F780-37F2-4067-A0EC-A4DD8C769924}" destId="{5B606B46-6306-4D9C-8135-CB75D1C78C20}" srcOrd="1" destOrd="0" presId="urn:microsoft.com/office/officeart/2005/8/layout/orgChart1"/>
    <dgm:cxn modelId="{9EBDC2C9-77BA-40CD-8F4D-79E8FB8435DE}" type="presParOf" srcId="{95F0F780-37F2-4067-A0EC-A4DD8C769924}" destId="{F4D6C9E7-2DCB-4E7B-B73D-874C0A3AB8C8}" srcOrd="2" destOrd="0" presId="urn:microsoft.com/office/officeart/2005/8/layout/orgChart1"/>
    <dgm:cxn modelId="{A3E2B02A-1D41-4689-B018-BCA62D08974F}" type="presParOf" srcId="{75B0CC66-054B-45AB-86B1-A23B7BD098EB}" destId="{E59481C5-3F56-4542-B506-F099D3E8AA5C}" srcOrd="4" destOrd="0" presId="urn:microsoft.com/office/officeart/2005/8/layout/orgChart1"/>
    <dgm:cxn modelId="{0A4E7AA2-431D-4F36-88D9-DD84AB918EFD}" type="presParOf" srcId="{75B0CC66-054B-45AB-86B1-A23B7BD098EB}" destId="{7F7CE060-F944-473A-8AB0-73F972179725}" srcOrd="5" destOrd="0" presId="urn:microsoft.com/office/officeart/2005/8/layout/orgChart1"/>
    <dgm:cxn modelId="{FE9821AE-EC5E-4BDA-A797-998D2839549D}" type="presParOf" srcId="{7F7CE060-F944-473A-8AB0-73F972179725}" destId="{6F156E43-D0C8-4294-8BBE-0810F0D2B951}" srcOrd="0" destOrd="0" presId="urn:microsoft.com/office/officeart/2005/8/layout/orgChart1"/>
    <dgm:cxn modelId="{4B4A55CD-151D-4047-BCDA-39E80B72C856}" type="presParOf" srcId="{6F156E43-D0C8-4294-8BBE-0810F0D2B951}" destId="{6A0F861B-81C6-43AD-AA4A-A18E7755F100}" srcOrd="0" destOrd="0" presId="urn:microsoft.com/office/officeart/2005/8/layout/orgChart1"/>
    <dgm:cxn modelId="{6F162365-9E65-4DD2-BA0C-48ADB6CB2BEB}" type="presParOf" srcId="{6F156E43-D0C8-4294-8BBE-0810F0D2B951}" destId="{D29F9C81-0B7B-46C6-9D5D-804C593445C1}" srcOrd="1" destOrd="0" presId="urn:microsoft.com/office/officeart/2005/8/layout/orgChart1"/>
    <dgm:cxn modelId="{9149F035-E965-4B43-8CE1-DABFC4190480}" type="presParOf" srcId="{7F7CE060-F944-473A-8AB0-73F972179725}" destId="{3CE9C758-4593-46F0-802A-CCF6BB899081}" srcOrd="1" destOrd="0" presId="urn:microsoft.com/office/officeart/2005/8/layout/orgChart1"/>
    <dgm:cxn modelId="{1966FC3D-0382-47B2-9F2C-8E3A896C985E}" type="presParOf" srcId="{7F7CE060-F944-473A-8AB0-73F972179725}" destId="{289BE40F-03E2-49F0-9027-4F36431D0AFC}" srcOrd="2" destOrd="0" presId="urn:microsoft.com/office/officeart/2005/8/layout/orgChart1"/>
    <dgm:cxn modelId="{2AB65B44-7A89-4EB8-ABDC-E23D696D6489}" type="presParOf" srcId="{75B0CC66-054B-45AB-86B1-A23B7BD098EB}" destId="{F1CC9423-C864-488B-9987-183018F13735}" srcOrd="6" destOrd="0" presId="urn:microsoft.com/office/officeart/2005/8/layout/orgChart1"/>
    <dgm:cxn modelId="{D973167A-896F-45CD-A6DC-20034741A58F}" type="presParOf" srcId="{75B0CC66-054B-45AB-86B1-A23B7BD098EB}" destId="{AA76EEE8-979B-4613-801C-34D9202F28B9}" srcOrd="7" destOrd="0" presId="urn:microsoft.com/office/officeart/2005/8/layout/orgChart1"/>
    <dgm:cxn modelId="{4904E9D2-96FA-4342-9FAE-3ECD87997E26}" type="presParOf" srcId="{AA76EEE8-979B-4613-801C-34D9202F28B9}" destId="{EFC178F1-105E-4D89-913F-B212EA97CAC0}" srcOrd="0" destOrd="0" presId="urn:microsoft.com/office/officeart/2005/8/layout/orgChart1"/>
    <dgm:cxn modelId="{5A251D2F-F457-496F-9EAC-881F13759645}" type="presParOf" srcId="{EFC178F1-105E-4D89-913F-B212EA97CAC0}" destId="{755BEA76-8770-4471-92AA-20D1CC5049B4}" srcOrd="0" destOrd="0" presId="urn:microsoft.com/office/officeart/2005/8/layout/orgChart1"/>
    <dgm:cxn modelId="{6FE93D33-9B25-4F1D-B167-F7689D37E9B1}" type="presParOf" srcId="{EFC178F1-105E-4D89-913F-B212EA97CAC0}" destId="{84F91F70-3A8F-4C1D-B645-348318823BB6}" srcOrd="1" destOrd="0" presId="urn:microsoft.com/office/officeart/2005/8/layout/orgChart1"/>
    <dgm:cxn modelId="{A39D56A6-F73E-4521-AA0E-8D04D126B274}" type="presParOf" srcId="{AA76EEE8-979B-4613-801C-34D9202F28B9}" destId="{7799236B-DCC2-45BE-ADE2-E08A5DD0E7EF}" srcOrd="1" destOrd="0" presId="urn:microsoft.com/office/officeart/2005/8/layout/orgChart1"/>
    <dgm:cxn modelId="{DC78FF05-797C-4DF7-B4A5-572118C510FE}" type="presParOf" srcId="{AA76EEE8-979B-4613-801C-34D9202F28B9}" destId="{9D3E2C35-73F5-48AD-8193-5231A72928B0}" srcOrd="2" destOrd="0" presId="urn:microsoft.com/office/officeart/2005/8/layout/orgChart1"/>
    <dgm:cxn modelId="{DE615FDB-76A7-48C2-B3E2-1AD953EF7F63}" type="presParOf" srcId="{B37CEBE1-4A2A-4E51-9B91-6440714EC420}" destId="{CE7DFE8D-204E-43E8-B01A-D515D1BC973D}" srcOrd="2" destOrd="0" presId="urn:microsoft.com/office/officeart/2005/8/layout/orgChart1"/>
    <dgm:cxn modelId="{682FA958-81D8-4A32-A462-039D97AD5F3C}" type="presParOf" srcId="{77B2F5BD-9F81-4700-8729-BA9A4B2C9D80}" destId="{C359E1E1-0C52-4D17-BAB3-81BE51B66A8D}" srcOrd="2" destOrd="0" presId="urn:microsoft.com/office/officeart/2005/8/layout/orgChart1"/>
    <dgm:cxn modelId="{ABB22C23-1DDA-4F5B-B6F6-435B52341BF1}" type="presParOf" srcId="{77B2F5BD-9F81-4700-8729-BA9A4B2C9D80}" destId="{84A1497C-B4E5-4E34-87E6-8243D2C1C24D}" srcOrd="3" destOrd="0" presId="urn:microsoft.com/office/officeart/2005/8/layout/orgChart1"/>
    <dgm:cxn modelId="{2BC20FC5-494A-4A1C-BA42-B2D1D0810A78}" type="presParOf" srcId="{84A1497C-B4E5-4E34-87E6-8243D2C1C24D}" destId="{5ECED990-2FAA-44D3-B3C8-B78D1CB7DE85}" srcOrd="0" destOrd="0" presId="urn:microsoft.com/office/officeart/2005/8/layout/orgChart1"/>
    <dgm:cxn modelId="{28075621-B2BA-4C7C-8912-E81EF767F0AF}" type="presParOf" srcId="{5ECED990-2FAA-44D3-B3C8-B78D1CB7DE85}" destId="{A701389B-2F11-41DD-BFA1-E169CB3B0C5C}" srcOrd="0" destOrd="0" presId="urn:microsoft.com/office/officeart/2005/8/layout/orgChart1"/>
    <dgm:cxn modelId="{81361C76-59BC-465C-9FCF-3CF8ED555F3F}" type="presParOf" srcId="{5ECED990-2FAA-44D3-B3C8-B78D1CB7DE85}" destId="{707CC979-16E9-4D0E-AAD3-D7C4F316CC51}" srcOrd="1" destOrd="0" presId="urn:microsoft.com/office/officeart/2005/8/layout/orgChart1"/>
    <dgm:cxn modelId="{AF3C47F9-6245-4EFD-8FEA-963359C04E5A}" type="presParOf" srcId="{84A1497C-B4E5-4E34-87E6-8243D2C1C24D}" destId="{F724B1A9-05F4-488C-B543-F13C28C90B98}" srcOrd="1" destOrd="0" presId="urn:microsoft.com/office/officeart/2005/8/layout/orgChart1"/>
    <dgm:cxn modelId="{C5C4846F-A6D3-4CFA-8B24-F4926ECC7281}" type="presParOf" srcId="{F724B1A9-05F4-488C-B543-F13C28C90B98}" destId="{619204AF-7797-4C21-A504-90406B31F2CF}" srcOrd="0" destOrd="0" presId="urn:microsoft.com/office/officeart/2005/8/layout/orgChart1"/>
    <dgm:cxn modelId="{F264FF6B-F627-47CA-915B-A244FE26ABC5}" type="presParOf" srcId="{F724B1A9-05F4-488C-B543-F13C28C90B98}" destId="{C33AB529-17BF-4078-9A71-58EC591A496B}" srcOrd="1" destOrd="0" presId="urn:microsoft.com/office/officeart/2005/8/layout/orgChart1"/>
    <dgm:cxn modelId="{9C7694D3-5DB6-4558-84CA-A436ED2A843F}" type="presParOf" srcId="{C33AB529-17BF-4078-9A71-58EC591A496B}" destId="{8C48E7F8-A580-488B-9D82-9B0599BE48FC}" srcOrd="0" destOrd="0" presId="urn:microsoft.com/office/officeart/2005/8/layout/orgChart1"/>
    <dgm:cxn modelId="{40934E09-E6DE-468B-809F-EE17949C7E1C}" type="presParOf" srcId="{8C48E7F8-A580-488B-9D82-9B0599BE48FC}" destId="{77A14312-5B48-4A16-B146-D7136DD1F3E8}" srcOrd="0" destOrd="0" presId="urn:microsoft.com/office/officeart/2005/8/layout/orgChart1"/>
    <dgm:cxn modelId="{B10CBFD6-AE03-473D-B14C-D347C4DE2414}" type="presParOf" srcId="{8C48E7F8-A580-488B-9D82-9B0599BE48FC}" destId="{203B87C0-CF8C-4502-A58A-052BF0EAA73E}" srcOrd="1" destOrd="0" presId="urn:microsoft.com/office/officeart/2005/8/layout/orgChart1"/>
    <dgm:cxn modelId="{3044A5CF-2AC7-4857-AA48-0AD7674B1AA8}" type="presParOf" srcId="{C33AB529-17BF-4078-9A71-58EC591A496B}" destId="{776BFBE1-D954-4D23-A560-8F8C323BC1E9}" srcOrd="1" destOrd="0" presId="urn:microsoft.com/office/officeart/2005/8/layout/orgChart1"/>
    <dgm:cxn modelId="{95AABB5C-9FBD-49BF-9CAA-0D1C3F13DE52}" type="presParOf" srcId="{C33AB529-17BF-4078-9A71-58EC591A496B}" destId="{1A0DFD0B-9533-4380-BBF7-B1B07066EC36}" srcOrd="2" destOrd="0" presId="urn:microsoft.com/office/officeart/2005/8/layout/orgChart1"/>
    <dgm:cxn modelId="{2EFCA4BF-1692-4902-AC10-C886692CD20B}" type="presParOf" srcId="{F724B1A9-05F4-488C-B543-F13C28C90B98}" destId="{51E08203-6148-4473-A349-95AA1E5218E5}" srcOrd="2" destOrd="0" presId="urn:microsoft.com/office/officeart/2005/8/layout/orgChart1"/>
    <dgm:cxn modelId="{41ADC4D0-2FAD-41B3-9129-8941034AC338}" type="presParOf" srcId="{F724B1A9-05F4-488C-B543-F13C28C90B98}" destId="{C5A25E3F-105D-48E1-B7D9-981E28C9B6E0}" srcOrd="3" destOrd="0" presId="urn:microsoft.com/office/officeart/2005/8/layout/orgChart1"/>
    <dgm:cxn modelId="{5C6FCE4C-04DD-43FA-A08D-5154DFAE930B}" type="presParOf" srcId="{C5A25E3F-105D-48E1-B7D9-981E28C9B6E0}" destId="{E79985F8-12BD-47A6-8C0E-FA4174551491}" srcOrd="0" destOrd="0" presId="urn:microsoft.com/office/officeart/2005/8/layout/orgChart1"/>
    <dgm:cxn modelId="{9DFDE0BB-E5D8-414B-9B02-5CF979A46FD6}" type="presParOf" srcId="{E79985F8-12BD-47A6-8C0E-FA4174551491}" destId="{79576A28-F1FB-4266-9D95-98EF797FB9D0}" srcOrd="0" destOrd="0" presId="urn:microsoft.com/office/officeart/2005/8/layout/orgChart1"/>
    <dgm:cxn modelId="{AC468AB9-A8FC-48B7-A3C3-5193223F4B75}" type="presParOf" srcId="{E79985F8-12BD-47A6-8C0E-FA4174551491}" destId="{E9158650-7CB1-4A4C-8226-41E63E87F1AF}" srcOrd="1" destOrd="0" presId="urn:microsoft.com/office/officeart/2005/8/layout/orgChart1"/>
    <dgm:cxn modelId="{FF298F32-1288-4491-826A-F21876EAA331}" type="presParOf" srcId="{C5A25E3F-105D-48E1-B7D9-981E28C9B6E0}" destId="{F3FCF98D-352D-4597-A624-BC2FB30E2E13}" srcOrd="1" destOrd="0" presId="urn:microsoft.com/office/officeart/2005/8/layout/orgChart1"/>
    <dgm:cxn modelId="{0819F7EE-CE11-4851-A4AC-D860D14378B9}" type="presParOf" srcId="{C5A25E3F-105D-48E1-B7D9-981E28C9B6E0}" destId="{F2C76516-8A0A-4C86-BB69-690FB156181E}" srcOrd="2" destOrd="0" presId="urn:microsoft.com/office/officeart/2005/8/layout/orgChart1"/>
    <dgm:cxn modelId="{892E4039-2D07-4BAC-A1FD-CA70D49A6F09}" type="presParOf" srcId="{F724B1A9-05F4-488C-B543-F13C28C90B98}" destId="{5AC88088-2042-4A8B-BDE4-6B5429F7F3BE}" srcOrd="4" destOrd="0" presId="urn:microsoft.com/office/officeart/2005/8/layout/orgChart1"/>
    <dgm:cxn modelId="{D216986B-1CA1-4D8C-BCAF-28A88E2C7942}" type="presParOf" srcId="{F724B1A9-05F4-488C-B543-F13C28C90B98}" destId="{85D03754-5348-4E85-AB9D-FE70121AB97C}" srcOrd="5" destOrd="0" presId="urn:microsoft.com/office/officeart/2005/8/layout/orgChart1"/>
    <dgm:cxn modelId="{0673861E-73A0-4ED2-A4AB-EECED0F8642D}" type="presParOf" srcId="{85D03754-5348-4E85-AB9D-FE70121AB97C}" destId="{99E13293-84C1-44B6-A953-6E2200A7EBB8}" srcOrd="0" destOrd="0" presId="urn:microsoft.com/office/officeart/2005/8/layout/orgChart1"/>
    <dgm:cxn modelId="{CBE50B9F-2EFD-4324-A01C-34386526C51D}" type="presParOf" srcId="{99E13293-84C1-44B6-A953-6E2200A7EBB8}" destId="{EC0AC383-3EB2-4677-AC99-AA98B5FC24F0}" srcOrd="0" destOrd="0" presId="urn:microsoft.com/office/officeart/2005/8/layout/orgChart1"/>
    <dgm:cxn modelId="{318D3D9E-C211-45A0-90B3-6AA43F775E5D}" type="presParOf" srcId="{99E13293-84C1-44B6-A953-6E2200A7EBB8}" destId="{BC89324F-C5BA-4BE2-ACBD-F3104774D6D6}" srcOrd="1" destOrd="0" presId="urn:microsoft.com/office/officeart/2005/8/layout/orgChart1"/>
    <dgm:cxn modelId="{4B5FDAC7-3762-43F5-A41E-AF2430B4F7E1}" type="presParOf" srcId="{85D03754-5348-4E85-AB9D-FE70121AB97C}" destId="{0F5AF692-EBCF-4CFD-820D-5E444E8099A9}" srcOrd="1" destOrd="0" presId="urn:microsoft.com/office/officeart/2005/8/layout/orgChart1"/>
    <dgm:cxn modelId="{00AA0E45-4657-4650-A5FD-3AD280B75B0D}" type="presParOf" srcId="{85D03754-5348-4E85-AB9D-FE70121AB97C}" destId="{4592982D-F199-4A70-A519-593B842E1836}" srcOrd="2" destOrd="0" presId="urn:microsoft.com/office/officeart/2005/8/layout/orgChart1"/>
    <dgm:cxn modelId="{E14203E2-E490-4FE1-B850-9EA4135143AF}" type="presParOf" srcId="{F724B1A9-05F4-488C-B543-F13C28C90B98}" destId="{B6DEFD60-6A46-466C-BE2D-D11328A03AAD}" srcOrd="6" destOrd="0" presId="urn:microsoft.com/office/officeart/2005/8/layout/orgChart1"/>
    <dgm:cxn modelId="{F09FC179-8DEB-46F2-9356-648EF0385CA2}" type="presParOf" srcId="{F724B1A9-05F4-488C-B543-F13C28C90B98}" destId="{4439A380-8C23-4FE9-AEAE-5CFCDF0A8A67}" srcOrd="7" destOrd="0" presId="urn:microsoft.com/office/officeart/2005/8/layout/orgChart1"/>
    <dgm:cxn modelId="{D7B096EE-0651-4660-A2E4-5C9334EC46E3}" type="presParOf" srcId="{4439A380-8C23-4FE9-AEAE-5CFCDF0A8A67}" destId="{2FC3DCF9-EE61-43A2-B7B3-E1BB9B4D7DEB}" srcOrd="0" destOrd="0" presId="urn:microsoft.com/office/officeart/2005/8/layout/orgChart1"/>
    <dgm:cxn modelId="{EB99A513-14F7-4F48-8524-011FF9106D32}" type="presParOf" srcId="{2FC3DCF9-EE61-43A2-B7B3-E1BB9B4D7DEB}" destId="{53147457-C344-4C8B-A033-2973513C0C3B}" srcOrd="0" destOrd="0" presId="urn:microsoft.com/office/officeart/2005/8/layout/orgChart1"/>
    <dgm:cxn modelId="{EDF136F0-65E7-4E15-A769-92FDC008B8A4}" type="presParOf" srcId="{2FC3DCF9-EE61-43A2-B7B3-E1BB9B4D7DEB}" destId="{303C2A95-178D-4A1A-890D-C011C43B32A3}" srcOrd="1" destOrd="0" presId="urn:microsoft.com/office/officeart/2005/8/layout/orgChart1"/>
    <dgm:cxn modelId="{830ADB4E-00DC-403B-8193-0838451D76E6}" type="presParOf" srcId="{4439A380-8C23-4FE9-AEAE-5CFCDF0A8A67}" destId="{B7FF4036-E582-4D21-A4B1-D1F08DBE8915}" srcOrd="1" destOrd="0" presId="urn:microsoft.com/office/officeart/2005/8/layout/orgChart1"/>
    <dgm:cxn modelId="{AADC15E8-9A01-4BFD-85FC-E645B40AC4F7}" type="presParOf" srcId="{4439A380-8C23-4FE9-AEAE-5CFCDF0A8A67}" destId="{CF7E096E-13C7-436D-8380-671ADFB6337B}" srcOrd="2" destOrd="0" presId="urn:microsoft.com/office/officeart/2005/8/layout/orgChart1"/>
    <dgm:cxn modelId="{5A42FA70-0914-4141-AEE4-7AB874A328D3}" type="presParOf" srcId="{F724B1A9-05F4-488C-B543-F13C28C90B98}" destId="{F4439F95-34D2-4535-8122-F115804395ED}" srcOrd="8" destOrd="0" presId="urn:microsoft.com/office/officeart/2005/8/layout/orgChart1"/>
    <dgm:cxn modelId="{19A952E9-863F-4BA4-8AB4-E52185BFABEA}" type="presParOf" srcId="{F724B1A9-05F4-488C-B543-F13C28C90B98}" destId="{E5E042EB-A6AA-4F17-BA58-E462C1B4A17F}" srcOrd="9" destOrd="0" presId="urn:microsoft.com/office/officeart/2005/8/layout/orgChart1"/>
    <dgm:cxn modelId="{1576ED9B-2DBB-4E2E-B23A-69050277B264}" type="presParOf" srcId="{E5E042EB-A6AA-4F17-BA58-E462C1B4A17F}" destId="{6642FBF8-803A-4EEC-8903-6D96D514AD34}" srcOrd="0" destOrd="0" presId="urn:microsoft.com/office/officeart/2005/8/layout/orgChart1"/>
    <dgm:cxn modelId="{6442D8E7-4FD9-4582-BC39-A2B46AC0E06D}" type="presParOf" srcId="{6642FBF8-803A-4EEC-8903-6D96D514AD34}" destId="{48A0416C-5A95-441B-8333-F28810D7B129}" srcOrd="0" destOrd="0" presId="urn:microsoft.com/office/officeart/2005/8/layout/orgChart1"/>
    <dgm:cxn modelId="{BD70F1FB-AD80-406B-B05A-95F2F0E1D2A1}" type="presParOf" srcId="{6642FBF8-803A-4EEC-8903-6D96D514AD34}" destId="{2CCD865A-52AB-4630-9BDB-187CCC0A1741}" srcOrd="1" destOrd="0" presId="urn:microsoft.com/office/officeart/2005/8/layout/orgChart1"/>
    <dgm:cxn modelId="{1501D2CC-219E-4467-9BDC-3EDDBDE62472}" type="presParOf" srcId="{E5E042EB-A6AA-4F17-BA58-E462C1B4A17F}" destId="{1FE4DF62-5D1E-4225-AE4F-2301FDCC7575}" srcOrd="1" destOrd="0" presId="urn:microsoft.com/office/officeart/2005/8/layout/orgChart1"/>
    <dgm:cxn modelId="{42F71430-1D1D-4781-B34A-046D0E8955C8}" type="presParOf" srcId="{E5E042EB-A6AA-4F17-BA58-E462C1B4A17F}" destId="{5F5E0D67-1873-40C8-AB20-CDB5D4B13454}" srcOrd="2" destOrd="0" presId="urn:microsoft.com/office/officeart/2005/8/layout/orgChart1"/>
    <dgm:cxn modelId="{5EF194F0-B85B-4750-A1D3-FFA2BE206486}" type="presParOf" srcId="{84A1497C-B4E5-4E34-87E6-8243D2C1C24D}" destId="{2BB10D06-1667-4D4B-B893-C77653F4C0C4}" srcOrd="2" destOrd="0" presId="urn:microsoft.com/office/officeart/2005/8/layout/orgChart1"/>
    <dgm:cxn modelId="{BD24BA79-8AE1-428C-922E-E7917FDFEE79}" type="presParOf" srcId="{8153E6AA-9A14-4D2B-8EB2-8ED87F6CCE99}" destId="{5023C788-8188-44A9-AD19-3613CB84E8A8}" srcOrd="2" destOrd="0" presId="urn:microsoft.com/office/officeart/2005/8/layout/orgChart1"/>
  </dgm:cxnLst>
  <dgm:bg/>
  <dgm:whole>
    <a:ln>
      <a:noFill/>
    </a:ln>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439F95-34D2-4535-8122-F115804395ED}">
      <dsp:nvSpPr>
        <dsp:cNvPr id="0" name=""/>
        <dsp:cNvSpPr/>
      </dsp:nvSpPr>
      <dsp: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B6DEFD60-6A46-466C-BE2D-D11328A03AAD}">
      <dsp:nvSpPr>
        <dsp:cNvPr id="0" name=""/>
        <dsp:cNvSpPr/>
      </dsp:nvSpPr>
      <dsp: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5AC88088-2042-4A8B-BDE4-6B5429F7F3BE}">
      <dsp:nvSpPr>
        <dsp:cNvPr id="0" name=""/>
        <dsp:cNvSpPr/>
      </dsp:nvSpPr>
      <dsp: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51E08203-6148-4473-A349-95AA1E5218E5}">
      <dsp:nvSpPr>
        <dsp:cNvPr id="0" name=""/>
        <dsp:cNvSpPr/>
      </dsp:nvSpPr>
      <dsp: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619204AF-7797-4C21-A504-90406B31F2CF}">
      <dsp:nvSpPr>
        <dsp:cNvPr id="0" name=""/>
        <dsp:cNvSpPr/>
      </dsp:nvSpPr>
      <dsp: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C359E1E1-0C52-4D17-BAB3-81BE51B66A8D}">
      <dsp:nvSpPr>
        <dsp:cNvPr id="0" name=""/>
        <dsp:cNvSpPr/>
      </dsp:nvSpPr>
      <dsp: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F1CC9423-C864-488B-9987-183018F13735}">
      <dsp:nvSpPr>
        <dsp:cNvPr id="0" name=""/>
        <dsp:cNvSpPr/>
      </dsp:nvSpPr>
      <dsp: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E59481C5-3F56-4542-B506-F099D3E8AA5C}">
      <dsp:nvSpPr>
        <dsp:cNvPr id="0" name=""/>
        <dsp:cNvSpPr/>
      </dsp:nvSpPr>
      <dsp: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44F7D668-4780-46C9-AC83-94C53B4A5142}">
      <dsp:nvSpPr>
        <dsp:cNvPr id="0" name=""/>
        <dsp:cNvSpPr/>
      </dsp:nvSpPr>
      <dsp: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6F63015E-3DA4-4B86-9CDB-AD801B045BE6}">
      <dsp:nvSpPr>
        <dsp:cNvPr id="0" name=""/>
        <dsp:cNvSpPr/>
      </dsp:nvSpPr>
      <dsp: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1FD026C8-C996-4B3F-8A76-8E41B65B45FC}">
      <dsp:nvSpPr>
        <dsp:cNvPr id="0" name=""/>
        <dsp:cNvSpPr/>
      </dsp:nvSpPr>
      <dsp: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BE361418-C18F-433B-8B46-AFDFC070DF36}">
      <dsp:nvSpPr>
        <dsp:cNvPr id="0" name=""/>
        <dsp:cNvSpPr/>
      </dsp:nvSpPr>
      <dsp:spPr>
        <a:xfrm>
          <a:off x="1426523" y="207401"/>
          <a:ext cx="3064673" cy="223791"/>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Office of Water Resources Director</a:t>
          </a:r>
          <a:endParaRPr lang="en-US" sz="1050" kern="1200">
            <a:solidFill>
              <a:sysClr val="windowText" lastClr="000000"/>
            </a:solidFill>
            <a:latin typeface="Arial" panose="020B0604020202020204" pitchFamily="34" charset="0"/>
            <a:cs typeface="Arial" panose="020B0604020202020204" pitchFamily="34" charset="0"/>
          </a:endParaRPr>
        </a:p>
      </dsp:txBody>
      <dsp:txXfrm>
        <a:off x="1426523" y="207401"/>
        <a:ext cx="3064673" cy="223791"/>
      </dsp:txXfrm>
    </dsp:sp>
    <dsp:sp modelId="{CD1BEDA5-6236-46A2-9F94-E50D6DA99E8F}">
      <dsp:nvSpPr>
        <dsp:cNvPr id="0" name=""/>
        <dsp:cNvSpPr/>
      </dsp:nvSpPr>
      <dsp:spPr>
        <a:xfrm>
          <a:off x="890" y="578341"/>
          <a:ext cx="2884395" cy="223791"/>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Division of Capital </a:t>
          </a: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Programs</a:t>
          </a:r>
        </a:p>
      </dsp:txBody>
      <dsp:txXfrm>
        <a:off x="890" y="578341"/>
        <a:ext cx="2884395" cy="223791"/>
      </dsp:txXfrm>
    </dsp:sp>
    <dsp:sp modelId="{C15CDACB-63F7-42F3-AB38-E06B208C716C}">
      <dsp:nvSpPr>
        <dsp:cNvPr id="0" name=""/>
        <dsp:cNvSpPr/>
      </dsp:nvSpPr>
      <dsp:spPr>
        <a:xfrm>
          <a:off x="721989" y="949281"/>
          <a:ext cx="1922605" cy="233808"/>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Engineering Studies</a:t>
          </a:r>
        </a:p>
      </dsp:txBody>
      <dsp:txXfrm>
        <a:off x="721989" y="949281"/>
        <a:ext cx="1922605" cy="233808"/>
      </dsp:txXfrm>
    </dsp:sp>
    <dsp:sp modelId="{F5E40373-6788-4338-9449-D90B449745D8}">
      <dsp:nvSpPr>
        <dsp:cNvPr id="0" name=""/>
        <dsp:cNvSpPr/>
      </dsp:nvSpPr>
      <dsp:spPr>
        <a:xfrm>
          <a:off x="721989" y="1330238"/>
          <a:ext cx="1922605" cy="233808"/>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Technical Services</a:t>
          </a:r>
        </a:p>
      </dsp:txBody>
      <dsp:txXfrm>
        <a:off x="721989" y="1330238"/>
        <a:ext cx="1922605" cy="233808"/>
      </dsp:txXfrm>
    </dsp:sp>
    <dsp:sp modelId="{6A0F861B-81C6-43AD-AA4A-A18E7755F100}">
      <dsp:nvSpPr>
        <dsp:cNvPr id="0" name=""/>
        <dsp:cNvSpPr/>
      </dsp:nvSpPr>
      <dsp:spPr>
        <a:xfrm>
          <a:off x="721989" y="1711194"/>
          <a:ext cx="1922605" cy="233808"/>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Design and Construction</a:t>
          </a:r>
        </a:p>
      </dsp:txBody>
      <dsp:txXfrm>
        <a:off x="721989" y="1711194"/>
        <a:ext cx="1922605" cy="233808"/>
      </dsp:txXfrm>
    </dsp:sp>
    <dsp:sp modelId="{755BEA76-8770-4471-92AA-20D1CC5049B4}">
      <dsp:nvSpPr>
        <dsp:cNvPr id="0" name=""/>
        <dsp:cNvSpPr/>
      </dsp:nvSpPr>
      <dsp:spPr>
        <a:xfrm>
          <a:off x="721989" y="2092151"/>
          <a:ext cx="1922605" cy="233808"/>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Operations</a:t>
          </a:r>
        </a:p>
      </dsp:txBody>
      <dsp:txXfrm>
        <a:off x="721989" y="2092151"/>
        <a:ext cx="1922605" cy="233808"/>
      </dsp:txXfrm>
    </dsp:sp>
    <dsp:sp modelId="{A701389B-2F11-41DD-BFA1-E169CB3B0C5C}">
      <dsp:nvSpPr>
        <dsp:cNvPr id="0" name=""/>
        <dsp:cNvSpPr/>
      </dsp:nvSpPr>
      <dsp:spPr>
        <a:xfrm>
          <a:off x="3032434" y="578341"/>
          <a:ext cx="2884395" cy="223791"/>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Division of Resource </a:t>
          </a: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Management</a:t>
          </a:r>
        </a:p>
      </dsp:txBody>
      <dsp:txXfrm>
        <a:off x="3032434" y="578341"/>
        <a:ext cx="2884395" cy="223791"/>
      </dsp:txXfrm>
    </dsp:sp>
    <dsp:sp modelId="{77A14312-5B48-4A16-B146-D7136DD1F3E8}">
      <dsp:nvSpPr>
        <dsp:cNvPr id="0" name=""/>
        <dsp:cNvSpPr/>
      </dsp:nvSpPr>
      <dsp:spPr>
        <a:xfrm>
          <a:off x="3753533" y="949281"/>
          <a:ext cx="1906258" cy="226254"/>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Northeastern Illinois Regulatory</a:t>
          </a:r>
        </a:p>
      </dsp:txBody>
      <dsp:txXfrm>
        <a:off x="3753533" y="949281"/>
        <a:ext cx="1906258" cy="226254"/>
      </dsp:txXfrm>
    </dsp:sp>
    <dsp:sp modelId="{79576A28-F1FB-4266-9D95-98EF797FB9D0}">
      <dsp:nvSpPr>
        <dsp:cNvPr id="0" name=""/>
        <dsp:cNvSpPr/>
      </dsp:nvSpPr>
      <dsp:spPr>
        <a:xfrm>
          <a:off x="3753533" y="1322684"/>
          <a:ext cx="1906258" cy="226254"/>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Downstate Regulatory</a:t>
          </a:r>
        </a:p>
      </dsp:txBody>
      <dsp:txXfrm>
        <a:off x="3753533" y="1322684"/>
        <a:ext cx="1906258" cy="226254"/>
      </dsp:txXfrm>
    </dsp:sp>
    <dsp:sp modelId="{EC0AC383-3EB2-4677-AC99-AA98B5FC24F0}">
      <dsp:nvSpPr>
        <dsp:cNvPr id="0" name=""/>
        <dsp:cNvSpPr/>
      </dsp:nvSpPr>
      <dsp:spPr>
        <a:xfrm>
          <a:off x="3753533" y="1696087"/>
          <a:ext cx="1906258" cy="226254"/>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Dam Safety</a:t>
          </a:r>
        </a:p>
      </dsp:txBody>
      <dsp:txXfrm>
        <a:off x="3753533" y="1696087"/>
        <a:ext cx="1906258" cy="226254"/>
      </dsp:txXfrm>
    </dsp:sp>
    <dsp:sp modelId="{53147457-C344-4C8B-A033-2973513C0C3B}">
      <dsp:nvSpPr>
        <dsp:cNvPr id="0" name=""/>
        <dsp:cNvSpPr/>
      </dsp:nvSpPr>
      <dsp:spPr>
        <a:xfrm>
          <a:off x="3753533" y="2069490"/>
          <a:ext cx="1906258" cy="226254"/>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Statewide Programs</a:t>
          </a:r>
        </a:p>
      </dsp:txBody>
      <dsp:txXfrm>
        <a:off x="3753533" y="2069490"/>
        <a:ext cx="1906258" cy="226254"/>
      </dsp:txXfrm>
    </dsp:sp>
    <dsp:sp modelId="{48A0416C-5A95-441B-8333-F28810D7B129}">
      <dsp:nvSpPr>
        <dsp:cNvPr id="0" name=""/>
        <dsp:cNvSpPr/>
      </dsp:nvSpPr>
      <dsp:spPr>
        <a:xfrm>
          <a:off x="3753533" y="2442893"/>
          <a:ext cx="1906258" cy="226254"/>
        </a:xfrm>
        <a:prstGeom prst="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Lake Michigan Management</a:t>
          </a:r>
        </a:p>
      </dsp:txBody>
      <dsp:txXfrm>
        <a:off x="3753533" y="2442893"/>
        <a:ext cx="1906258" cy="2262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970FD20C858489B15DF5A2A18EF9B" ma:contentTypeVersion="11" ma:contentTypeDescription="Create a new document." ma:contentTypeScope="" ma:versionID="9ac46035b8adf538b0caafbc9beed193">
  <xsd:schema xmlns:xsd="http://www.w3.org/2001/XMLSchema" xmlns:xs="http://www.w3.org/2001/XMLSchema" xmlns:p="http://schemas.microsoft.com/office/2006/metadata/properties" xmlns:ns3="9e3526de-3c9b-4336-b17a-e62d40b8b063" xmlns:ns4="b7d368d6-ce7b-4e43-97eb-f484a713896f" targetNamespace="http://schemas.microsoft.com/office/2006/metadata/properties" ma:root="true" ma:fieldsID="5603fa2c577343c67f13e786d7c2a7d5" ns3:_="" ns4:_="">
    <xsd:import namespace="9e3526de-3c9b-4336-b17a-e62d40b8b063"/>
    <xsd:import namespace="b7d368d6-ce7b-4e43-97eb-f484a713896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26de-3c9b-4336-b17a-e62d40b8b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d368d6-ce7b-4e43-97eb-f484a71389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3526de-3c9b-4336-b17a-e62d40b8b06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3618A-7715-4145-85EB-BC71F7202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26de-3c9b-4336-b17a-e62d40b8b063"/>
    <ds:schemaRef ds:uri="b7d368d6-ce7b-4e43-97eb-f484a713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EA8D9-CB36-4B07-A7AE-A67D0D8B1E8F}">
  <ds:schemaRefs>
    <ds:schemaRef ds:uri="http://purl.org/dc/elements/1.1/"/>
    <ds:schemaRef ds:uri="http://schemas.microsoft.com/office/2006/metadata/properties"/>
    <ds:schemaRef ds:uri="9e3526de-3c9b-4336-b17a-e62d40b8b063"/>
    <ds:schemaRef ds:uri="http://purl.org/dc/terms/"/>
    <ds:schemaRef ds:uri="http://schemas.openxmlformats.org/package/2006/metadata/core-properties"/>
    <ds:schemaRef ds:uri="b7d368d6-ce7b-4e43-97eb-f484a713896f"/>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3E9DAB2C-D9E1-4C88-9D29-FECE8F1FC769}">
  <ds:schemaRefs>
    <ds:schemaRef ds:uri="http://schemas.microsoft.com/sharepoint/v3/contenttype/forms"/>
  </ds:schemaRefs>
</ds:datastoreItem>
</file>

<file path=customXml/itemProps4.xml><?xml version="1.0" encoding="utf-8"?>
<ds:datastoreItem xmlns:ds="http://schemas.openxmlformats.org/officeDocument/2006/customXml" ds:itemID="{47E8AB09-8254-4499-9DED-5A0964E7F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67</Pages>
  <Words>15283</Words>
  <Characters>87114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102193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McConkey, Sally A</dc:creator>
  <cp:keywords/>
  <dc:description/>
  <cp:lastModifiedBy>Altman, Steve</cp:lastModifiedBy>
  <cp:revision>2</cp:revision>
  <cp:lastPrinted>2020-06-20T01:44:00Z</cp:lastPrinted>
  <dcterms:created xsi:type="dcterms:W3CDTF">2025-09-12T17:02:00Z</dcterms:created>
  <dcterms:modified xsi:type="dcterms:W3CDTF">2025-09-12T17:02:00Z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0x01010080E970FD20C858489B15DF5A2A18EF9B</vt:lpwstr>
  </property>
</Properties>
</file>